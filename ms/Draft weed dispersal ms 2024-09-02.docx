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A7C5F7" w14:textId="77777777" w:rsidR="002C022F" w:rsidRPr="00FD2CEE" w:rsidRDefault="002C022F" w:rsidP="00D91F9B">
      <w:pPr>
        <w:pStyle w:val="Heading1"/>
      </w:pPr>
      <w:bookmarkStart w:id="0" w:name="_GoBack"/>
      <w:bookmarkEnd w:id="0"/>
      <w:r w:rsidRPr="00FD2CEE">
        <w:t xml:space="preserve">Seed dispersal </w:t>
      </w:r>
      <w:r w:rsidR="00D148EC">
        <w:t xml:space="preserve">mechanisms and dispersal capacity </w:t>
      </w:r>
      <w:r w:rsidRPr="00FD2CEE">
        <w:t>of environmental weeds in New Zealand</w:t>
      </w:r>
    </w:p>
    <w:p w14:paraId="55A7C5F8" w14:textId="77777777" w:rsidR="002C022F" w:rsidRDefault="002C022F" w:rsidP="002C022F"/>
    <w:p w14:paraId="55A7C5F9" w14:textId="77777777" w:rsidR="002C022F" w:rsidRPr="002C022F" w:rsidRDefault="002C022F" w:rsidP="002C022F">
      <w:pPr>
        <w:rPr>
          <w:rFonts w:ascii="Times New Roman" w:hAnsi="Times New Roman" w:cs="Times New Roman"/>
          <w:sz w:val="28"/>
          <w:szCs w:val="28"/>
        </w:rPr>
      </w:pPr>
      <w:r w:rsidRPr="002C022F">
        <w:rPr>
          <w:rFonts w:ascii="Times New Roman" w:hAnsi="Times New Roman" w:cs="Times New Roman"/>
          <w:sz w:val="28"/>
          <w:szCs w:val="28"/>
        </w:rPr>
        <w:t>Debra M. Wotton</w:t>
      </w:r>
      <w:r w:rsidRPr="002C022F">
        <w:rPr>
          <w:rFonts w:ascii="Times New Roman" w:hAnsi="Times New Roman" w:cs="Times New Roman"/>
          <w:sz w:val="28"/>
          <w:szCs w:val="28"/>
          <w:vertAlign w:val="superscript"/>
        </w:rPr>
        <w:t>1</w:t>
      </w:r>
      <w:r w:rsidR="00862F66">
        <w:rPr>
          <w:rFonts w:ascii="Times New Roman" w:hAnsi="Times New Roman" w:cs="Times New Roman"/>
          <w:sz w:val="28"/>
          <w:szCs w:val="28"/>
          <w:vertAlign w:val="superscript"/>
        </w:rPr>
        <w:t>,2</w:t>
      </w:r>
      <w:r w:rsidRPr="002C022F">
        <w:rPr>
          <w:rFonts w:ascii="Times New Roman" w:hAnsi="Times New Roman" w:cs="Times New Roman"/>
          <w:sz w:val="28"/>
          <w:szCs w:val="28"/>
          <w:vertAlign w:val="superscript"/>
        </w:rPr>
        <w:t>*</w:t>
      </w:r>
      <w:r w:rsidR="00F670B6">
        <w:rPr>
          <w:rFonts w:ascii="Times New Roman" w:hAnsi="Times New Roman" w:cs="Times New Roman"/>
          <w:sz w:val="28"/>
          <w:szCs w:val="28"/>
        </w:rPr>
        <w:t>,</w:t>
      </w:r>
      <w:r w:rsidRPr="002C022F">
        <w:rPr>
          <w:rFonts w:ascii="Times New Roman" w:hAnsi="Times New Roman" w:cs="Times New Roman"/>
          <w:sz w:val="28"/>
          <w:szCs w:val="28"/>
        </w:rPr>
        <w:t xml:space="preserve"> Kate G. McAlpine</w:t>
      </w:r>
      <w:r>
        <w:rPr>
          <w:rFonts w:ascii="Times New Roman" w:hAnsi="Times New Roman" w:cs="Times New Roman"/>
          <w:sz w:val="28"/>
          <w:szCs w:val="28"/>
          <w:vertAlign w:val="superscript"/>
        </w:rPr>
        <w:t>3</w:t>
      </w:r>
      <w:r w:rsidR="00F670B6">
        <w:rPr>
          <w:rFonts w:ascii="Times New Roman" w:hAnsi="Times New Roman" w:cs="Times New Roman"/>
          <w:sz w:val="28"/>
          <w:szCs w:val="28"/>
        </w:rPr>
        <w:t xml:space="preserve"> </w:t>
      </w:r>
      <w:r w:rsidR="00F670B6" w:rsidRPr="002C022F">
        <w:rPr>
          <w:rFonts w:ascii="Times New Roman" w:hAnsi="Times New Roman" w:cs="Times New Roman"/>
          <w:sz w:val="28"/>
          <w:szCs w:val="28"/>
        </w:rPr>
        <w:t>and</w:t>
      </w:r>
      <w:r w:rsidR="00F670B6">
        <w:rPr>
          <w:rFonts w:ascii="Times New Roman" w:hAnsi="Times New Roman" w:cs="Times New Roman"/>
          <w:sz w:val="28"/>
          <w:szCs w:val="28"/>
        </w:rPr>
        <w:t xml:space="preserve"> George L. W. Perry</w:t>
      </w:r>
      <w:r w:rsidR="00F670B6" w:rsidRPr="00F670B6">
        <w:rPr>
          <w:rFonts w:ascii="Times New Roman" w:hAnsi="Times New Roman" w:cs="Times New Roman"/>
          <w:sz w:val="28"/>
          <w:szCs w:val="28"/>
          <w:vertAlign w:val="superscript"/>
        </w:rPr>
        <w:t>4</w:t>
      </w:r>
    </w:p>
    <w:p w14:paraId="55A7C5FA" w14:textId="77777777" w:rsidR="002C022F" w:rsidRPr="002C022F" w:rsidRDefault="002C022F" w:rsidP="002C022F">
      <w:pPr>
        <w:rPr>
          <w:rFonts w:ascii="Times New Roman" w:hAnsi="Times New Roman" w:cs="Times New Roman"/>
        </w:rPr>
      </w:pPr>
    </w:p>
    <w:p w14:paraId="55A7C5FB"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sz w:val="24"/>
          <w:szCs w:val="24"/>
          <w:vertAlign w:val="superscript"/>
        </w:rPr>
        <w:t>1</w:t>
      </w:r>
      <w:r w:rsidRPr="002C022F">
        <w:rPr>
          <w:rFonts w:ascii="Times New Roman" w:hAnsi="Times New Roman" w:cs="Times New Roman"/>
          <w:sz w:val="24"/>
          <w:szCs w:val="24"/>
        </w:rPr>
        <w:t xml:space="preserve">Moa’s Ark Research, </w:t>
      </w:r>
      <w:r w:rsidR="00145588">
        <w:rPr>
          <w:rFonts w:ascii="Times New Roman" w:hAnsi="Times New Roman" w:cs="Times New Roman"/>
          <w:sz w:val="24"/>
          <w:szCs w:val="24"/>
        </w:rPr>
        <w:t>Paraparaumu</w:t>
      </w:r>
      <w:r w:rsidRPr="002C022F">
        <w:rPr>
          <w:rFonts w:ascii="Times New Roman" w:hAnsi="Times New Roman" w:cs="Times New Roman"/>
          <w:sz w:val="24"/>
          <w:szCs w:val="24"/>
        </w:rPr>
        <w:t>, New Zealand</w:t>
      </w:r>
    </w:p>
    <w:p w14:paraId="55A7C5FC"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sz w:val="24"/>
          <w:szCs w:val="24"/>
          <w:vertAlign w:val="superscript"/>
        </w:rPr>
        <w:t>2</w:t>
      </w:r>
      <w:r>
        <w:rPr>
          <w:rFonts w:ascii="Times New Roman" w:hAnsi="Times New Roman" w:cs="Times New Roman"/>
          <w:sz w:val="24"/>
          <w:szCs w:val="24"/>
        </w:rPr>
        <w:t>Biological Sciences, University of Canterbury, Christchurch, New Zealand</w:t>
      </w:r>
    </w:p>
    <w:p w14:paraId="55A7C5FD" w14:textId="77777777" w:rsidR="002C022F" w:rsidRDefault="002C022F" w:rsidP="002C022F">
      <w:pPr>
        <w:rPr>
          <w:rFonts w:ascii="Times New Roman" w:hAnsi="Times New Roman" w:cs="Times New Roman"/>
          <w:sz w:val="24"/>
          <w:szCs w:val="24"/>
        </w:rPr>
      </w:pPr>
      <w:r>
        <w:rPr>
          <w:rFonts w:ascii="Times New Roman" w:hAnsi="Times New Roman" w:cs="Times New Roman"/>
          <w:sz w:val="24"/>
          <w:szCs w:val="24"/>
          <w:vertAlign w:val="superscript"/>
        </w:rPr>
        <w:t>3</w:t>
      </w:r>
      <w:r w:rsidR="00C85DD3" w:rsidRPr="00C85DD3">
        <w:rPr>
          <w:rFonts w:ascii="Times New Roman" w:hAnsi="Times New Roman" w:cs="Times New Roman"/>
          <w:sz w:val="24"/>
          <w:szCs w:val="24"/>
        </w:rPr>
        <w:t>Biodiversity, Heritage &amp; Visitors Group</w:t>
      </w:r>
      <w:r w:rsidRPr="002C022F">
        <w:rPr>
          <w:rFonts w:ascii="Times New Roman" w:hAnsi="Times New Roman" w:cs="Times New Roman"/>
          <w:sz w:val="24"/>
          <w:szCs w:val="24"/>
        </w:rPr>
        <w:t>, Department of Conservation, Wellington, New Zealand</w:t>
      </w:r>
    </w:p>
    <w:p w14:paraId="55A7C5FE" w14:textId="77777777" w:rsidR="00F670B6" w:rsidRPr="002C022F" w:rsidRDefault="00F670B6" w:rsidP="002C022F">
      <w:pPr>
        <w:rPr>
          <w:rFonts w:ascii="Times New Roman" w:hAnsi="Times New Roman" w:cs="Times New Roman"/>
          <w:sz w:val="24"/>
          <w:szCs w:val="24"/>
        </w:rPr>
      </w:pPr>
      <w:r w:rsidRPr="00F670B6">
        <w:rPr>
          <w:rFonts w:ascii="Times New Roman" w:hAnsi="Times New Roman" w:cs="Times New Roman"/>
          <w:sz w:val="24"/>
          <w:szCs w:val="24"/>
          <w:vertAlign w:val="superscript"/>
        </w:rPr>
        <w:t>4</w:t>
      </w:r>
      <w:r w:rsidR="00D11E75" w:rsidRPr="00D11E75">
        <w:rPr>
          <w:rFonts w:ascii="Times New Roman" w:hAnsi="Times New Roman" w:cs="Times New Roman"/>
          <w:sz w:val="24"/>
          <w:szCs w:val="24"/>
        </w:rPr>
        <w:t xml:space="preserve">School of Environment, </w:t>
      </w:r>
      <w:r>
        <w:rPr>
          <w:rFonts w:ascii="Times New Roman" w:hAnsi="Times New Roman" w:cs="Times New Roman"/>
          <w:sz w:val="24"/>
          <w:szCs w:val="24"/>
        </w:rPr>
        <w:t>University of Auckland, Auckland, New Zealand</w:t>
      </w:r>
    </w:p>
    <w:p w14:paraId="55A7C5FF" w14:textId="77777777" w:rsidR="002C022F" w:rsidRPr="002C022F" w:rsidRDefault="002C022F" w:rsidP="002C022F">
      <w:pPr>
        <w:rPr>
          <w:rFonts w:ascii="Times New Roman" w:hAnsi="Times New Roman" w:cs="Times New Roman"/>
          <w:sz w:val="24"/>
          <w:szCs w:val="24"/>
        </w:rPr>
      </w:pPr>
    </w:p>
    <w:p w14:paraId="55A7C600"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sz w:val="24"/>
          <w:szCs w:val="24"/>
        </w:rPr>
        <w:t>*Author for correspondence (Email: debra</w:t>
      </w:r>
      <w:r>
        <w:rPr>
          <w:rFonts w:ascii="Times New Roman" w:hAnsi="Times New Roman" w:cs="Times New Roman"/>
          <w:sz w:val="24"/>
          <w:szCs w:val="24"/>
        </w:rPr>
        <w:t>.</w:t>
      </w:r>
      <w:r w:rsidRPr="002C022F">
        <w:rPr>
          <w:rFonts w:ascii="Times New Roman" w:hAnsi="Times New Roman" w:cs="Times New Roman"/>
          <w:sz w:val="24"/>
          <w:szCs w:val="24"/>
        </w:rPr>
        <w:t>wotton@</w:t>
      </w:r>
      <w:r>
        <w:rPr>
          <w:rFonts w:ascii="Times New Roman" w:hAnsi="Times New Roman" w:cs="Times New Roman"/>
          <w:sz w:val="24"/>
          <w:szCs w:val="24"/>
        </w:rPr>
        <w:t>moasark</w:t>
      </w:r>
      <w:r w:rsidRPr="002C022F">
        <w:rPr>
          <w:rFonts w:ascii="Times New Roman" w:hAnsi="Times New Roman" w:cs="Times New Roman"/>
          <w:sz w:val="24"/>
          <w:szCs w:val="24"/>
        </w:rPr>
        <w:t>.co.nz)</w:t>
      </w:r>
    </w:p>
    <w:p w14:paraId="55A7C601" w14:textId="77777777" w:rsidR="002C022F" w:rsidRPr="002C022F" w:rsidRDefault="002C022F" w:rsidP="002C022F">
      <w:pPr>
        <w:rPr>
          <w:rFonts w:ascii="Times New Roman" w:hAnsi="Times New Roman" w:cs="Times New Roman"/>
          <w:sz w:val="24"/>
          <w:szCs w:val="24"/>
        </w:rPr>
      </w:pPr>
    </w:p>
    <w:p w14:paraId="55A7C602"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b/>
          <w:sz w:val="24"/>
          <w:szCs w:val="24"/>
        </w:rPr>
        <w:t>Running head:</w:t>
      </w:r>
      <w:r w:rsidRPr="002C022F">
        <w:rPr>
          <w:rFonts w:ascii="Times New Roman" w:hAnsi="Times New Roman" w:cs="Times New Roman"/>
          <w:sz w:val="24"/>
          <w:szCs w:val="24"/>
        </w:rPr>
        <w:t xml:space="preserve"> weed seed dispersal</w:t>
      </w:r>
    </w:p>
    <w:p w14:paraId="55A7C603" w14:textId="77777777" w:rsidR="002C022F" w:rsidRPr="002C022F" w:rsidRDefault="002C022F" w:rsidP="002C022F">
      <w:pPr>
        <w:rPr>
          <w:rFonts w:ascii="Times New Roman" w:hAnsi="Times New Roman" w:cs="Times New Roman"/>
        </w:rPr>
      </w:pPr>
    </w:p>
    <w:p w14:paraId="55A7C604" w14:textId="77777777" w:rsidR="00145588" w:rsidRDefault="002C022F" w:rsidP="002C022F">
      <w:pPr>
        <w:rPr>
          <w:rFonts w:ascii="Times New Roman" w:hAnsi="Times New Roman" w:cs="Times New Roman"/>
          <w:sz w:val="24"/>
          <w:szCs w:val="24"/>
        </w:rPr>
      </w:pPr>
      <w:r w:rsidRPr="002C022F">
        <w:rPr>
          <w:rFonts w:ascii="Times New Roman" w:hAnsi="Times New Roman" w:cs="Times New Roman"/>
          <w:b/>
          <w:sz w:val="24"/>
          <w:szCs w:val="24"/>
        </w:rPr>
        <w:t>Abstract (400 words max.):</w:t>
      </w:r>
      <w:r w:rsidR="00862F66">
        <w:rPr>
          <w:rFonts w:ascii="Times New Roman" w:hAnsi="Times New Roman" w:cs="Times New Roman"/>
          <w:sz w:val="24"/>
          <w:szCs w:val="24"/>
        </w:rPr>
        <w:t xml:space="preserve"> </w:t>
      </w:r>
      <w:r w:rsidR="00E659FD">
        <w:rPr>
          <w:rFonts w:ascii="Times New Roman" w:hAnsi="Times New Roman" w:cs="Times New Roman"/>
          <w:sz w:val="24"/>
          <w:szCs w:val="24"/>
        </w:rPr>
        <w:t>Of the 37</w:t>
      </w:r>
      <w:r w:rsidR="004B3F75">
        <w:rPr>
          <w:rFonts w:ascii="Times New Roman" w:hAnsi="Times New Roman" w:cs="Times New Roman"/>
          <w:sz w:val="24"/>
          <w:szCs w:val="24"/>
        </w:rPr>
        <w:t>2</w:t>
      </w:r>
      <w:r w:rsidR="002718D9" w:rsidRPr="002C022F">
        <w:rPr>
          <w:rFonts w:ascii="Times New Roman" w:hAnsi="Times New Roman" w:cs="Times New Roman"/>
          <w:sz w:val="24"/>
          <w:szCs w:val="24"/>
        </w:rPr>
        <w:t xml:space="preserve"> </w:t>
      </w:r>
      <w:r w:rsidR="00862F66">
        <w:rPr>
          <w:rFonts w:ascii="Times New Roman" w:hAnsi="Times New Roman" w:cs="Times New Roman"/>
          <w:sz w:val="24"/>
          <w:szCs w:val="24"/>
        </w:rPr>
        <w:t>environmental weed species in New Zealand</w:t>
      </w:r>
      <w:r w:rsidR="002718D9">
        <w:rPr>
          <w:rFonts w:ascii="Times New Roman" w:hAnsi="Times New Roman" w:cs="Times New Roman"/>
          <w:sz w:val="24"/>
          <w:szCs w:val="24"/>
        </w:rPr>
        <w:t xml:space="preserve"> (excluding ferns, fern allies and </w:t>
      </w:r>
      <w:r w:rsidR="00E659FD">
        <w:rPr>
          <w:rFonts w:ascii="Times New Roman" w:hAnsi="Times New Roman" w:cs="Times New Roman"/>
          <w:sz w:val="24"/>
          <w:szCs w:val="24"/>
        </w:rPr>
        <w:t>seaweeds), s</w:t>
      </w:r>
      <w:r w:rsidR="00E91698">
        <w:rPr>
          <w:rFonts w:ascii="Times New Roman" w:hAnsi="Times New Roman" w:cs="Times New Roman"/>
          <w:sz w:val="24"/>
          <w:szCs w:val="24"/>
        </w:rPr>
        <w:t xml:space="preserve">eed dispersal contributes little or nothing to the spread of </w:t>
      </w:r>
      <w:r w:rsidR="004B3F75">
        <w:rPr>
          <w:rFonts w:ascii="Times New Roman" w:hAnsi="Times New Roman" w:cs="Times New Roman"/>
          <w:sz w:val="24"/>
          <w:szCs w:val="24"/>
        </w:rPr>
        <w:t>15</w:t>
      </w:r>
      <w:r w:rsidR="00E91698">
        <w:rPr>
          <w:rFonts w:ascii="Times New Roman" w:hAnsi="Times New Roman" w:cs="Times New Roman"/>
          <w:sz w:val="24"/>
          <w:szCs w:val="24"/>
        </w:rPr>
        <w:t>% – 3</w:t>
      </w:r>
      <w:r w:rsidR="00E659FD">
        <w:rPr>
          <w:rFonts w:ascii="Times New Roman" w:hAnsi="Times New Roman" w:cs="Times New Roman"/>
          <w:sz w:val="24"/>
          <w:szCs w:val="24"/>
        </w:rPr>
        <w:t>4</w:t>
      </w:r>
      <w:r w:rsidR="00E91698">
        <w:rPr>
          <w:rFonts w:ascii="Times New Roman" w:hAnsi="Times New Roman" w:cs="Times New Roman"/>
          <w:sz w:val="24"/>
          <w:szCs w:val="24"/>
        </w:rPr>
        <w:t xml:space="preserve"> </w:t>
      </w:r>
      <w:r w:rsidR="00145588">
        <w:rPr>
          <w:rFonts w:ascii="Times New Roman" w:hAnsi="Times New Roman" w:cs="Times New Roman"/>
          <w:sz w:val="24"/>
          <w:szCs w:val="24"/>
        </w:rPr>
        <w:t>species</w:t>
      </w:r>
      <w:r w:rsidR="004B3F75">
        <w:rPr>
          <w:rFonts w:ascii="Times New Roman" w:hAnsi="Times New Roman" w:cs="Times New Roman"/>
          <w:sz w:val="24"/>
          <w:szCs w:val="24"/>
        </w:rPr>
        <w:t xml:space="preserve"> </w:t>
      </w:r>
      <w:r w:rsidR="00862F66">
        <w:rPr>
          <w:rFonts w:ascii="Times New Roman" w:hAnsi="Times New Roman" w:cs="Times New Roman"/>
          <w:sz w:val="24"/>
          <w:szCs w:val="24"/>
        </w:rPr>
        <w:t>do</w:t>
      </w:r>
      <w:r w:rsidR="00862F66" w:rsidRPr="002C022F">
        <w:rPr>
          <w:rFonts w:ascii="Times New Roman" w:hAnsi="Times New Roman" w:cs="Times New Roman"/>
          <w:sz w:val="24"/>
          <w:szCs w:val="24"/>
        </w:rPr>
        <w:t xml:space="preserve"> not produce viable seed</w:t>
      </w:r>
      <w:r w:rsidR="00E659FD">
        <w:rPr>
          <w:rFonts w:ascii="Times New Roman" w:hAnsi="Times New Roman" w:cs="Times New Roman"/>
          <w:sz w:val="24"/>
          <w:szCs w:val="24"/>
        </w:rPr>
        <w:t xml:space="preserve"> in New Zealand</w:t>
      </w:r>
      <w:r w:rsidR="00862F66">
        <w:rPr>
          <w:rFonts w:ascii="Times New Roman" w:hAnsi="Times New Roman" w:cs="Times New Roman"/>
          <w:sz w:val="24"/>
          <w:szCs w:val="24"/>
        </w:rPr>
        <w:t xml:space="preserve">, while seed set is rare in </w:t>
      </w:r>
      <w:r w:rsidR="002718D9">
        <w:rPr>
          <w:rFonts w:ascii="Times New Roman" w:hAnsi="Times New Roman" w:cs="Times New Roman"/>
          <w:sz w:val="24"/>
          <w:szCs w:val="24"/>
        </w:rPr>
        <w:t xml:space="preserve">a further </w:t>
      </w:r>
      <w:r w:rsidR="00E659FD">
        <w:rPr>
          <w:rFonts w:ascii="Times New Roman" w:hAnsi="Times New Roman" w:cs="Times New Roman"/>
          <w:sz w:val="24"/>
          <w:szCs w:val="24"/>
        </w:rPr>
        <w:t>20</w:t>
      </w:r>
      <w:r w:rsidR="004B3F75">
        <w:rPr>
          <w:rFonts w:ascii="Times New Roman" w:hAnsi="Times New Roman" w:cs="Times New Roman"/>
          <w:sz w:val="24"/>
          <w:szCs w:val="24"/>
        </w:rPr>
        <w:t xml:space="preserve"> species</w:t>
      </w:r>
      <w:r w:rsidR="00862F66">
        <w:rPr>
          <w:rFonts w:ascii="Times New Roman" w:hAnsi="Times New Roman" w:cs="Times New Roman"/>
          <w:sz w:val="24"/>
          <w:szCs w:val="24"/>
        </w:rPr>
        <w:t>.</w:t>
      </w:r>
      <w:r w:rsidR="00E91698">
        <w:rPr>
          <w:rFonts w:ascii="Times New Roman" w:hAnsi="Times New Roman" w:cs="Times New Roman"/>
          <w:sz w:val="24"/>
          <w:szCs w:val="24"/>
        </w:rPr>
        <w:t xml:space="preserve"> </w:t>
      </w:r>
      <w:r w:rsidR="00862F66" w:rsidRPr="002C022F">
        <w:rPr>
          <w:rFonts w:ascii="Times New Roman" w:hAnsi="Times New Roman" w:cs="Times New Roman"/>
          <w:sz w:val="24"/>
          <w:szCs w:val="24"/>
        </w:rPr>
        <w:t xml:space="preserve">We </w:t>
      </w:r>
      <w:r w:rsidR="00145588">
        <w:rPr>
          <w:rFonts w:ascii="Times New Roman" w:hAnsi="Times New Roman" w:cs="Times New Roman"/>
          <w:sz w:val="24"/>
          <w:szCs w:val="24"/>
        </w:rPr>
        <w:t xml:space="preserve">collated </w:t>
      </w:r>
      <w:r w:rsidR="000628B9">
        <w:rPr>
          <w:rFonts w:ascii="Times New Roman" w:hAnsi="Times New Roman" w:cs="Times New Roman"/>
          <w:sz w:val="24"/>
          <w:szCs w:val="24"/>
        </w:rPr>
        <w:t xml:space="preserve">existing </w:t>
      </w:r>
      <w:r w:rsidR="00145588">
        <w:rPr>
          <w:rFonts w:ascii="Times New Roman" w:hAnsi="Times New Roman" w:cs="Times New Roman"/>
          <w:sz w:val="24"/>
          <w:szCs w:val="24"/>
        </w:rPr>
        <w:t>data</w:t>
      </w:r>
      <w:r w:rsidR="00862F66" w:rsidRPr="002C022F">
        <w:rPr>
          <w:rFonts w:ascii="Times New Roman" w:hAnsi="Times New Roman" w:cs="Times New Roman"/>
          <w:sz w:val="24"/>
          <w:szCs w:val="24"/>
        </w:rPr>
        <w:t xml:space="preserve"> </w:t>
      </w:r>
      <w:r w:rsidR="00145588">
        <w:rPr>
          <w:rFonts w:ascii="Times New Roman" w:hAnsi="Times New Roman" w:cs="Times New Roman"/>
          <w:sz w:val="24"/>
          <w:szCs w:val="24"/>
        </w:rPr>
        <w:t xml:space="preserve">on </w:t>
      </w:r>
      <w:r w:rsidR="00862F66" w:rsidRPr="002C022F">
        <w:rPr>
          <w:rFonts w:ascii="Times New Roman" w:hAnsi="Times New Roman" w:cs="Times New Roman"/>
          <w:sz w:val="24"/>
          <w:szCs w:val="24"/>
        </w:rPr>
        <w:t>seed dispersal mechanisms for the remaining</w:t>
      </w:r>
      <w:r w:rsidR="00862F66">
        <w:rPr>
          <w:rFonts w:ascii="Times New Roman" w:hAnsi="Times New Roman" w:cs="Times New Roman"/>
          <w:sz w:val="24"/>
          <w:szCs w:val="24"/>
        </w:rPr>
        <w:t xml:space="preserve"> 3</w:t>
      </w:r>
      <w:r w:rsidR="004B3F75">
        <w:rPr>
          <w:rFonts w:ascii="Times New Roman" w:hAnsi="Times New Roman" w:cs="Times New Roman"/>
          <w:sz w:val="24"/>
          <w:szCs w:val="24"/>
        </w:rPr>
        <w:t>18</w:t>
      </w:r>
      <w:r w:rsidR="00E91698">
        <w:rPr>
          <w:rFonts w:ascii="Times New Roman" w:hAnsi="Times New Roman" w:cs="Times New Roman"/>
          <w:sz w:val="24"/>
          <w:szCs w:val="24"/>
        </w:rPr>
        <w:t xml:space="preserve"> species</w:t>
      </w:r>
      <w:r w:rsidR="00145588">
        <w:rPr>
          <w:rFonts w:ascii="Times New Roman" w:hAnsi="Times New Roman" w:cs="Times New Roman"/>
          <w:sz w:val="24"/>
          <w:szCs w:val="24"/>
        </w:rPr>
        <w:t xml:space="preserve">. We modelled the seed dispersal capacity of </w:t>
      </w:r>
      <w:r w:rsidR="00272D20">
        <w:rPr>
          <w:rFonts w:ascii="Times New Roman" w:hAnsi="Times New Roman" w:cs="Times New Roman"/>
          <w:sz w:val="24"/>
          <w:szCs w:val="24"/>
        </w:rPr>
        <w:t xml:space="preserve">279 </w:t>
      </w:r>
      <w:r w:rsidR="00145588">
        <w:rPr>
          <w:rFonts w:ascii="Times New Roman" w:hAnsi="Times New Roman" w:cs="Times New Roman"/>
          <w:sz w:val="24"/>
          <w:szCs w:val="24"/>
        </w:rPr>
        <w:t xml:space="preserve">species </w:t>
      </w:r>
      <w:r w:rsidR="004D7804">
        <w:rPr>
          <w:rFonts w:ascii="Times New Roman" w:hAnsi="Times New Roman" w:cs="Times New Roman"/>
          <w:sz w:val="24"/>
          <w:szCs w:val="24"/>
        </w:rPr>
        <w:t xml:space="preserve">for which data was available </w:t>
      </w:r>
      <w:r w:rsidR="00145588">
        <w:rPr>
          <w:rFonts w:ascii="Times New Roman" w:hAnsi="Times New Roman" w:cs="Times New Roman"/>
          <w:sz w:val="24"/>
          <w:szCs w:val="24"/>
        </w:rPr>
        <w:t>using dispersal mechanism, growth form, seed release height and seed mass</w:t>
      </w:r>
      <w:r w:rsidR="002718D9">
        <w:rPr>
          <w:rFonts w:ascii="Times New Roman" w:hAnsi="Times New Roman" w:cs="Times New Roman"/>
          <w:sz w:val="24"/>
          <w:szCs w:val="24"/>
        </w:rPr>
        <w:t>.</w:t>
      </w:r>
    </w:p>
    <w:p w14:paraId="55A7C605" w14:textId="77777777" w:rsidR="00145588" w:rsidRDefault="00735381" w:rsidP="00145588">
      <w:pPr>
        <w:ind w:firstLine="720"/>
        <w:rPr>
          <w:rFonts w:ascii="Times New Roman" w:hAnsi="Times New Roman" w:cs="Times New Roman"/>
          <w:sz w:val="24"/>
          <w:szCs w:val="24"/>
        </w:rPr>
      </w:pPr>
      <w:r>
        <w:rPr>
          <w:rFonts w:ascii="Times New Roman" w:hAnsi="Times New Roman" w:cs="Times New Roman"/>
          <w:sz w:val="24"/>
          <w:szCs w:val="24"/>
        </w:rPr>
        <w:t>About a third of weed species (34</w:t>
      </w:r>
      <w:r w:rsidRPr="002C022F">
        <w:rPr>
          <w:rFonts w:ascii="Times New Roman" w:hAnsi="Times New Roman" w:cs="Times New Roman"/>
          <w:sz w:val="24"/>
          <w:szCs w:val="24"/>
        </w:rPr>
        <w:t>%) have fleshy fruits</w:t>
      </w:r>
      <w:r>
        <w:rPr>
          <w:rFonts w:ascii="Times New Roman" w:hAnsi="Times New Roman" w:cs="Times New Roman"/>
          <w:sz w:val="24"/>
          <w:szCs w:val="24"/>
        </w:rPr>
        <w:t xml:space="preserve"> (primarily</w:t>
      </w:r>
      <w:r w:rsidRPr="002C022F">
        <w:rPr>
          <w:rFonts w:ascii="Times New Roman" w:hAnsi="Times New Roman" w:cs="Times New Roman"/>
          <w:sz w:val="24"/>
          <w:szCs w:val="24"/>
        </w:rPr>
        <w:t xml:space="preserve"> dispersed internally by </w:t>
      </w:r>
      <w:r>
        <w:rPr>
          <w:rFonts w:ascii="Times New Roman" w:hAnsi="Times New Roman" w:cs="Times New Roman"/>
          <w:sz w:val="24"/>
          <w:szCs w:val="24"/>
        </w:rPr>
        <w:t xml:space="preserve">frugivores), while the remaining 209 species (66%) are </w:t>
      </w:r>
      <w:r w:rsidRPr="002C022F">
        <w:rPr>
          <w:rFonts w:ascii="Times New Roman" w:hAnsi="Times New Roman" w:cs="Times New Roman"/>
          <w:sz w:val="24"/>
          <w:szCs w:val="24"/>
        </w:rPr>
        <w:t>dry-fruited</w:t>
      </w:r>
      <w:r>
        <w:rPr>
          <w:rFonts w:ascii="Times New Roman" w:hAnsi="Times New Roman" w:cs="Times New Roman"/>
          <w:sz w:val="24"/>
          <w:szCs w:val="24"/>
        </w:rPr>
        <w:t>. Although most weed species (58%) have a single known disper</w:t>
      </w:r>
      <w:r w:rsidR="004B3F75">
        <w:rPr>
          <w:rFonts w:ascii="Times New Roman" w:hAnsi="Times New Roman" w:cs="Times New Roman"/>
          <w:sz w:val="24"/>
          <w:szCs w:val="24"/>
        </w:rPr>
        <w:t>sal vector, many (33</w:t>
      </w:r>
      <w:r>
        <w:rPr>
          <w:rFonts w:ascii="Times New Roman" w:hAnsi="Times New Roman" w:cs="Times New Roman"/>
          <w:sz w:val="24"/>
          <w:szCs w:val="24"/>
        </w:rPr>
        <w:t xml:space="preserve">%) are dispersed by multiple vectors, </w:t>
      </w:r>
      <w:r w:rsidR="00D148EC">
        <w:rPr>
          <w:rFonts w:ascii="Times New Roman" w:hAnsi="Times New Roman" w:cs="Times New Roman"/>
          <w:sz w:val="24"/>
          <w:szCs w:val="24"/>
        </w:rPr>
        <w:t>while</w:t>
      </w:r>
      <w:r w:rsidR="00145588">
        <w:rPr>
          <w:rFonts w:ascii="Times New Roman" w:hAnsi="Times New Roman" w:cs="Times New Roman"/>
          <w:sz w:val="24"/>
          <w:szCs w:val="24"/>
        </w:rPr>
        <w:t xml:space="preserve"> </w:t>
      </w:r>
      <w:r>
        <w:rPr>
          <w:rFonts w:ascii="Times New Roman" w:hAnsi="Times New Roman" w:cs="Times New Roman"/>
          <w:sz w:val="24"/>
          <w:szCs w:val="24"/>
        </w:rPr>
        <w:t>8% of species</w:t>
      </w:r>
      <w:r w:rsidR="00145588">
        <w:rPr>
          <w:rFonts w:ascii="Times New Roman" w:hAnsi="Times New Roman" w:cs="Times New Roman"/>
          <w:sz w:val="24"/>
          <w:szCs w:val="24"/>
        </w:rPr>
        <w:t xml:space="preserve"> </w:t>
      </w:r>
      <w:r w:rsidR="00D148EC">
        <w:rPr>
          <w:rFonts w:ascii="Times New Roman" w:hAnsi="Times New Roman" w:cs="Times New Roman"/>
          <w:sz w:val="24"/>
          <w:szCs w:val="24"/>
        </w:rPr>
        <w:t>have no known</w:t>
      </w:r>
      <w:r w:rsidR="00145588">
        <w:rPr>
          <w:rFonts w:ascii="Times New Roman" w:hAnsi="Times New Roman" w:cs="Times New Roman"/>
          <w:sz w:val="24"/>
          <w:szCs w:val="24"/>
        </w:rPr>
        <w:t xml:space="preserve"> dispersal mechanism</w:t>
      </w:r>
      <w:r>
        <w:rPr>
          <w:rFonts w:ascii="Times New Roman" w:hAnsi="Times New Roman" w:cs="Times New Roman"/>
          <w:sz w:val="24"/>
          <w:szCs w:val="24"/>
        </w:rPr>
        <w:t xml:space="preserve">. </w:t>
      </w:r>
      <w:r w:rsidR="000628B9">
        <w:rPr>
          <w:rFonts w:ascii="Times New Roman" w:hAnsi="Times New Roman" w:cs="Times New Roman"/>
          <w:sz w:val="24"/>
          <w:szCs w:val="24"/>
        </w:rPr>
        <w:t>Internal dispersal by vertebrates</w:t>
      </w:r>
      <w:r w:rsidR="004B3F75">
        <w:rPr>
          <w:rFonts w:ascii="Times New Roman" w:hAnsi="Times New Roman" w:cs="Times New Roman"/>
          <w:sz w:val="24"/>
          <w:szCs w:val="24"/>
        </w:rPr>
        <w:t xml:space="preserve"> was t</w:t>
      </w:r>
      <w:r w:rsidR="00E659FD">
        <w:rPr>
          <w:rFonts w:ascii="Times New Roman" w:hAnsi="Times New Roman" w:cs="Times New Roman"/>
          <w:sz w:val="24"/>
          <w:szCs w:val="24"/>
        </w:rPr>
        <w:t xml:space="preserve">he most common mechanism, both among weed species </w:t>
      </w:r>
      <w:r w:rsidR="004B3F75">
        <w:rPr>
          <w:rFonts w:ascii="Times New Roman" w:hAnsi="Times New Roman" w:cs="Times New Roman"/>
          <w:sz w:val="24"/>
          <w:szCs w:val="24"/>
        </w:rPr>
        <w:t>(49%, two thirds of which had fleshy fruits) and all mechanisms</w:t>
      </w:r>
      <w:r w:rsidR="00E659FD">
        <w:rPr>
          <w:rFonts w:ascii="Times New Roman" w:hAnsi="Times New Roman" w:cs="Times New Roman"/>
          <w:sz w:val="24"/>
          <w:szCs w:val="24"/>
        </w:rPr>
        <w:t xml:space="preserve"> </w:t>
      </w:r>
      <w:r w:rsidR="004B3F75">
        <w:rPr>
          <w:rFonts w:ascii="Times New Roman" w:hAnsi="Times New Roman" w:cs="Times New Roman"/>
          <w:sz w:val="24"/>
          <w:szCs w:val="24"/>
        </w:rPr>
        <w:t>(32%)</w:t>
      </w:r>
      <w:r w:rsidR="00E659FD">
        <w:rPr>
          <w:rFonts w:ascii="Times New Roman" w:hAnsi="Times New Roman" w:cs="Times New Roman"/>
          <w:sz w:val="24"/>
          <w:szCs w:val="24"/>
        </w:rPr>
        <w:t>. Water was the next most frequent mechanism</w:t>
      </w:r>
      <w:r w:rsidR="00FA50B5">
        <w:rPr>
          <w:rFonts w:ascii="Times New Roman" w:hAnsi="Times New Roman" w:cs="Times New Roman"/>
          <w:sz w:val="24"/>
          <w:szCs w:val="24"/>
        </w:rPr>
        <w:t xml:space="preserve"> (</w:t>
      </w:r>
      <w:r w:rsidR="0033489D">
        <w:rPr>
          <w:rFonts w:ascii="Times New Roman" w:hAnsi="Times New Roman" w:cs="Times New Roman"/>
          <w:sz w:val="24"/>
          <w:szCs w:val="24"/>
        </w:rPr>
        <w:t>2</w:t>
      </w:r>
      <w:r w:rsidR="001912B5">
        <w:rPr>
          <w:rFonts w:ascii="Times New Roman" w:hAnsi="Times New Roman" w:cs="Times New Roman"/>
          <w:sz w:val="24"/>
          <w:szCs w:val="24"/>
        </w:rPr>
        <w:t>8</w:t>
      </w:r>
      <w:r w:rsidR="0033489D">
        <w:rPr>
          <w:rFonts w:ascii="Times New Roman" w:hAnsi="Times New Roman" w:cs="Times New Roman"/>
          <w:sz w:val="24"/>
          <w:szCs w:val="24"/>
        </w:rPr>
        <w:t>%</w:t>
      </w:r>
      <w:r>
        <w:rPr>
          <w:rFonts w:ascii="Times New Roman" w:hAnsi="Times New Roman" w:cs="Times New Roman"/>
          <w:sz w:val="24"/>
          <w:szCs w:val="24"/>
        </w:rPr>
        <w:t xml:space="preserve"> of species</w:t>
      </w:r>
      <w:r w:rsidR="006E4D4F">
        <w:rPr>
          <w:rFonts w:ascii="Times New Roman" w:hAnsi="Times New Roman" w:cs="Times New Roman"/>
          <w:sz w:val="24"/>
          <w:szCs w:val="24"/>
        </w:rPr>
        <w:t xml:space="preserve"> and 18% of mechanisms</w:t>
      </w:r>
      <w:r w:rsidR="00FA50B5">
        <w:rPr>
          <w:rFonts w:ascii="Times New Roman" w:hAnsi="Times New Roman" w:cs="Times New Roman"/>
          <w:sz w:val="24"/>
          <w:szCs w:val="24"/>
        </w:rPr>
        <w:t>)</w:t>
      </w:r>
      <w:r w:rsidR="00E659FD">
        <w:rPr>
          <w:rFonts w:ascii="Times New Roman" w:hAnsi="Times New Roman" w:cs="Times New Roman"/>
          <w:sz w:val="24"/>
          <w:szCs w:val="24"/>
        </w:rPr>
        <w:t>, followed by specialised wind</w:t>
      </w:r>
      <w:r w:rsidR="00FA50B5">
        <w:rPr>
          <w:rFonts w:ascii="Times New Roman" w:hAnsi="Times New Roman" w:cs="Times New Roman"/>
          <w:sz w:val="24"/>
          <w:szCs w:val="24"/>
        </w:rPr>
        <w:t xml:space="preserve"> (</w:t>
      </w:r>
      <w:r w:rsidR="0033489D">
        <w:rPr>
          <w:rFonts w:ascii="Times New Roman" w:hAnsi="Times New Roman" w:cs="Times New Roman"/>
          <w:sz w:val="24"/>
          <w:szCs w:val="24"/>
        </w:rPr>
        <w:t>25%</w:t>
      </w:r>
      <w:r w:rsidR="006E4D4F">
        <w:rPr>
          <w:rFonts w:ascii="Times New Roman" w:hAnsi="Times New Roman" w:cs="Times New Roman"/>
          <w:sz w:val="24"/>
          <w:szCs w:val="24"/>
        </w:rPr>
        <w:t xml:space="preserve"> and 16%</w:t>
      </w:r>
      <w:r w:rsidR="00FA50B5">
        <w:rPr>
          <w:rFonts w:ascii="Times New Roman" w:hAnsi="Times New Roman" w:cs="Times New Roman"/>
          <w:sz w:val="24"/>
          <w:szCs w:val="24"/>
        </w:rPr>
        <w:t>)</w:t>
      </w:r>
      <w:r w:rsidR="00E659FD">
        <w:rPr>
          <w:rFonts w:ascii="Times New Roman" w:hAnsi="Times New Roman" w:cs="Times New Roman"/>
          <w:sz w:val="24"/>
          <w:szCs w:val="24"/>
        </w:rPr>
        <w:t>,</w:t>
      </w:r>
      <w:r w:rsidR="00FA50B5">
        <w:rPr>
          <w:rFonts w:ascii="Times New Roman" w:hAnsi="Times New Roman" w:cs="Times New Roman"/>
          <w:sz w:val="24"/>
          <w:szCs w:val="24"/>
        </w:rPr>
        <w:t xml:space="preserve"> </w:t>
      </w:r>
      <w:r w:rsidR="00E659FD">
        <w:rPr>
          <w:rFonts w:ascii="Times New Roman" w:hAnsi="Times New Roman" w:cs="Times New Roman"/>
          <w:sz w:val="24"/>
          <w:szCs w:val="24"/>
        </w:rPr>
        <w:t>attachment</w:t>
      </w:r>
      <w:r w:rsidR="00FA50B5">
        <w:rPr>
          <w:rFonts w:ascii="Times New Roman" w:hAnsi="Times New Roman" w:cs="Times New Roman"/>
          <w:sz w:val="24"/>
          <w:szCs w:val="24"/>
        </w:rPr>
        <w:t xml:space="preserve"> (</w:t>
      </w:r>
      <w:r w:rsidR="001912B5">
        <w:rPr>
          <w:rFonts w:ascii="Times New Roman" w:hAnsi="Times New Roman" w:cs="Times New Roman"/>
          <w:sz w:val="24"/>
          <w:szCs w:val="24"/>
        </w:rPr>
        <w:t>16</w:t>
      </w:r>
      <w:r w:rsidR="0033489D">
        <w:rPr>
          <w:rFonts w:ascii="Times New Roman" w:hAnsi="Times New Roman" w:cs="Times New Roman"/>
          <w:sz w:val="24"/>
          <w:szCs w:val="24"/>
        </w:rPr>
        <w:t>%</w:t>
      </w:r>
      <w:r w:rsidR="006E4D4F">
        <w:rPr>
          <w:rFonts w:ascii="Times New Roman" w:hAnsi="Times New Roman" w:cs="Times New Roman"/>
          <w:sz w:val="24"/>
          <w:szCs w:val="24"/>
        </w:rPr>
        <w:t xml:space="preserve"> and 10%</w:t>
      </w:r>
      <w:r w:rsidR="00FA50B5">
        <w:rPr>
          <w:rFonts w:ascii="Times New Roman" w:hAnsi="Times New Roman" w:cs="Times New Roman"/>
          <w:sz w:val="24"/>
          <w:szCs w:val="24"/>
        </w:rPr>
        <w:t>),</w:t>
      </w:r>
      <w:r w:rsidR="00E659FD">
        <w:rPr>
          <w:rFonts w:ascii="Times New Roman" w:hAnsi="Times New Roman" w:cs="Times New Roman"/>
          <w:sz w:val="24"/>
          <w:szCs w:val="24"/>
        </w:rPr>
        <w:t xml:space="preserve"> unspecialised wind</w:t>
      </w:r>
      <w:r w:rsidR="00FA50B5">
        <w:rPr>
          <w:rFonts w:ascii="Times New Roman" w:hAnsi="Times New Roman" w:cs="Times New Roman"/>
          <w:sz w:val="24"/>
          <w:szCs w:val="24"/>
        </w:rPr>
        <w:t xml:space="preserve"> (</w:t>
      </w:r>
      <w:r w:rsidR="0033489D">
        <w:rPr>
          <w:rFonts w:ascii="Times New Roman" w:hAnsi="Times New Roman" w:cs="Times New Roman"/>
          <w:sz w:val="24"/>
          <w:szCs w:val="24"/>
        </w:rPr>
        <w:t>15%</w:t>
      </w:r>
      <w:r w:rsidR="006E4D4F">
        <w:rPr>
          <w:rFonts w:ascii="Times New Roman" w:hAnsi="Times New Roman" w:cs="Times New Roman"/>
          <w:sz w:val="24"/>
          <w:szCs w:val="24"/>
        </w:rPr>
        <w:t xml:space="preserve"> and 10%</w:t>
      </w:r>
      <w:r w:rsidR="00FA50B5">
        <w:rPr>
          <w:rFonts w:ascii="Times New Roman" w:hAnsi="Times New Roman" w:cs="Times New Roman"/>
          <w:sz w:val="24"/>
          <w:szCs w:val="24"/>
        </w:rPr>
        <w:t>), ant (</w:t>
      </w:r>
      <w:r w:rsidR="0033489D">
        <w:rPr>
          <w:rFonts w:ascii="Times New Roman" w:hAnsi="Times New Roman" w:cs="Times New Roman"/>
          <w:sz w:val="24"/>
          <w:szCs w:val="24"/>
        </w:rPr>
        <w:t>8%</w:t>
      </w:r>
      <w:r w:rsidR="006E4D4F">
        <w:rPr>
          <w:rFonts w:ascii="Times New Roman" w:hAnsi="Times New Roman" w:cs="Times New Roman"/>
          <w:sz w:val="24"/>
          <w:szCs w:val="24"/>
        </w:rPr>
        <w:t xml:space="preserve"> and 5%</w:t>
      </w:r>
      <w:r w:rsidR="00FA50B5">
        <w:rPr>
          <w:rFonts w:ascii="Times New Roman" w:hAnsi="Times New Roman" w:cs="Times New Roman"/>
          <w:sz w:val="24"/>
          <w:szCs w:val="24"/>
        </w:rPr>
        <w:t xml:space="preserve">) and ballistic dispersal </w:t>
      </w:r>
      <w:r w:rsidR="00E659FD">
        <w:rPr>
          <w:rFonts w:ascii="Times New Roman" w:hAnsi="Times New Roman" w:cs="Times New Roman"/>
          <w:sz w:val="24"/>
          <w:szCs w:val="24"/>
        </w:rPr>
        <w:t>(</w:t>
      </w:r>
      <w:r w:rsidR="0033489D">
        <w:rPr>
          <w:rFonts w:ascii="Times New Roman" w:hAnsi="Times New Roman" w:cs="Times New Roman"/>
          <w:sz w:val="24"/>
          <w:szCs w:val="24"/>
        </w:rPr>
        <w:t>5%</w:t>
      </w:r>
      <w:r w:rsidR="006E4D4F">
        <w:rPr>
          <w:rFonts w:ascii="Times New Roman" w:hAnsi="Times New Roman" w:cs="Times New Roman"/>
          <w:sz w:val="24"/>
          <w:szCs w:val="24"/>
        </w:rPr>
        <w:t xml:space="preserve"> and 3%</w:t>
      </w:r>
      <w:r w:rsidR="00E659FD">
        <w:rPr>
          <w:rFonts w:ascii="Times New Roman" w:hAnsi="Times New Roman" w:cs="Times New Roman"/>
          <w:sz w:val="24"/>
          <w:szCs w:val="24"/>
        </w:rPr>
        <w:t>)</w:t>
      </w:r>
      <w:r>
        <w:rPr>
          <w:rFonts w:ascii="Times New Roman" w:hAnsi="Times New Roman" w:cs="Times New Roman"/>
          <w:sz w:val="24"/>
          <w:szCs w:val="24"/>
        </w:rPr>
        <w:t>.</w:t>
      </w:r>
    </w:p>
    <w:p w14:paraId="55A7C606" w14:textId="77777777" w:rsidR="00145588" w:rsidRDefault="001912B5" w:rsidP="00145588">
      <w:pPr>
        <w:ind w:firstLine="720"/>
        <w:rPr>
          <w:rFonts w:ascii="Times New Roman" w:hAnsi="Times New Roman" w:cs="Times New Roman"/>
          <w:sz w:val="24"/>
          <w:szCs w:val="24"/>
        </w:rPr>
      </w:pPr>
      <w:r>
        <w:rPr>
          <w:rFonts w:ascii="Times New Roman" w:hAnsi="Times New Roman" w:cs="Times New Roman"/>
          <w:sz w:val="24"/>
          <w:szCs w:val="24"/>
        </w:rPr>
        <w:t>Maximum modelled seed dispersal distances show that most weed species have the capacity for long-distance dispersal</w:t>
      </w:r>
      <w:r w:rsidR="006E4D4F">
        <w:rPr>
          <w:rFonts w:ascii="Times New Roman" w:hAnsi="Times New Roman" w:cs="Times New Roman"/>
          <w:sz w:val="24"/>
          <w:szCs w:val="24"/>
        </w:rPr>
        <w:t xml:space="preserve"> – </w:t>
      </w:r>
      <w:r>
        <w:rPr>
          <w:rFonts w:ascii="Times New Roman" w:hAnsi="Times New Roman" w:cs="Times New Roman"/>
          <w:sz w:val="24"/>
          <w:szCs w:val="24"/>
        </w:rPr>
        <w:t xml:space="preserve">67% of species </w:t>
      </w:r>
      <w:r w:rsidR="006E4D4F">
        <w:rPr>
          <w:rFonts w:ascii="Times New Roman" w:hAnsi="Times New Roman" w:cs="Times New Roman"/>
          <w:sz w:val="24"/>
          <w:szCs w:val="24"/>
        </w:rPr>
        <w:t xml:space="preserve">were </w:t>
      </w:r>
      <w:r>
        <w:rPr>
          <w:rFonts w:ascii="Times New Roman" w:hAnsi="Times New Roman" w:cs="Times New Roman"/>
          <w:sz w:val="24"/>
          <w:szCs w:val="24"/>
        </w:rPr>
        <w:t xml:space="preserve">dispersed &gt; 100 </w:t>
      </w:r>
      <w:r w:rsidR="006E4D4F">
        <w:rPr>
          <w:rFonts w:ascii="Times New Roman" w:hAnsi="Times New Roman" w:cs="Times New Roman"/>
          <w:sz w:val="24"/>
          <w:szCs w:val="24"/>
        </w:rPr>
        <w:t>m, 16% &gt; 1 km and 0.4% &gt; 10 km</w:t>
      </w:r>
      <w:r>
        <w:rPr>
          <w:rFonts w:ascii="Times New Roman" w:hAnsi="Times New Roman" w:cs="Times New Roman"/>
          <w:sz w:val="24"/>
          <w:szCs w:val="24"/>
        </w:rPr>
        <w:t xml:space="preserve">. Dispersal distances were greatest for </w:t>
      </w:r>
      <w:r w:rsidR="004D7804">
        <w:rPr>
          <w:rFonts w:ascii="Times New Roman" w:hAnsi="Times New Roman" w:cs="Times New Roman"/>
          <w:sz w:val="24"/>
          <w:szCs w:val="24"/>
        </w:rPr>
        <w:t>vertebrate</w:t>
      </w:r>
      <w:r>
        <w:rPr>
          <w:rFonts w:ascii="Times New Roman" w:hAnsi="Times New Roman" w:cs="Times New Roman"/>
          <w:sz w:val="24"/>
          <w:szCs w:val="24"/>
        </w:rPr>
        <w:t>-dispersed seeds (mean = 945 m), followed by seeds dispersed by specialised wind (182 m), ant (73 m), ballistic (14 m) and unspecialised wind (4 m).</w:t>
      </w:r>
      <w:r w:rsidR="00A560D5">
        <w:rPr>
          <w:rFonts w:ascii="Times New Roman" w:hAnsi="Times New Roman" w:cs="Times New Roman"/>
          <w:sz w:val="24"/>
          <w:szCs w:val="24"/>
        </w:rPr>
        <w:t xml:space="preserve"> Eleven weed species with the capacity to disperse &gt; 1 km currently have a restricted distribution in New Zealand.</w:t>
      </w:r>
    </w:p>
    <w:p w14:paraId="55A7C607" w14:textId="512F14B5" w:rsidR="00FA50B5" w:rsidRPr="002C022F" w:rsidRDefault="00145588" w:rsidP="00145588">
      <w:pPr>
        <w:ind w:firstLine="720"/>
        <w:rPr>
          <w:rFonts w:ascii="Times New Roman" w:hAnsi="Times New Roman" w:cs="Times New Roman"/>
          <w:sz w:val="24"/>
          <w:szCs w:val="24"/>
        </w:rPr>
      </w:pPr>
      <w:r>
        <w:rPr>
          <w:rFonts w:ascii="Times New Roman" w:hAnsi="Times New Roman" w:cs="Times New Roman"/>
          <w:sz w:val="24"/>
          <w:szCs w:val="24"/>
        </w:rPr>
        <w:t>Many weed</w:t>
      </w:r>
      <w:r w:rsidR="004D7804">
        <w:rPr>
          <w:rFonts w:ascii="Times New Roman" w:hAnsi="Times New Roman" w:cs="Times New Roman"/>
          <w:sz w:val="24"/>
          <w:szCs w:val="24"/>
        </w:rPr>
        <w:t xml:space="preserve"> </w:t>
      </w:r>
      <w:r>
        <w:rPr>
          <w:rFonts w:ascii="Times New Roman" w:hAnsi="Times New Roman" w:cs="Times New Roman"/>
          <w:sz w:val="24"/>
          <w:szCs w:val="24"/>
        </w:rPr>
        <w:t>s</w:t>
      </w:r>
      <w:r w:rsidR="004D7804">
        <w:rPr>
          <w:rFonts w:ascii="Times New Roman" w:hAnsi="Times New Roman" w:cs="Times New Roman"/>
          <w:sz w:val="24"/>
          <w:szCs w:val="24"/>
        </w:rPr>
        <w:t>pecies</w:t>
      </w:r>
      <w:r>
        <w:rPr>
          <w:rFonts w:ascii="Times New Roman" w:hAnsi="Times New Roman" w:cs="Times New Roman"/>
          <w:sz w:val="24"/>
          <w:szCs w:val="24"/>
        </w:rPr>
        <w:t xml:space="preserve"> are dispersed by vectors </w:t>
      </w:r>
      <w:r w:rsidR="00735381">
        <w:rPr>
          <w:rFonts w:ascii="Times New Roman" w:hAnsi="Times New Roman" w:cs="Times New Roman"/>
          <w:sz w:val="24"/>
          <w:szCs w:val="24"/>
        </w:rPr>
        <w:t xml:space="preserve">not predicted by </w:t>
      </w:r>
      <w:r>
        <w:rPr>
          <w:rFonts w:ascii="Times New Roman" w:hAnsi="Times New Roman" w:cs="Times New Roman"/>
          <w:sz w:val="24"/>
          <w:szCs w:val="24"/>
        </w:rPr>
        <w:t xml:space="preserve">their </w:t>
      </w:r>
      <w:r w:rsidR="00735381">
        <w:rPr>
          <w:rFonts w:ascii="Times New Roman" w:hAnsi="Times New Roman" w:cs="Times New Roman"/>
          <w:sz w:val="24"/>
          <w:szCs w:val="24"/>
        </w:rPr>
        <w:t>seed morphology.</w:t>
      </w:r>
      <w:r w:rsidR="00FA50B5">
        <w:rPr>
          <w:rFonts w:ascii="Times New Roman" w:hAnsi="Times New Roman" w:cs="Times New Roman"/>
          <w:sz w:val="24"/>
          <w:szCs w:val="24"/>
        </w:rPr>
        <w:t xml:space="preserve"> These no</w:t>
      </w:r>
      <w:r w:rsidR="00272D20">
        <w:rPr>
          <w:rFonts w:ascii="Times New Roman" w:hAnsi="Times New Roman" w:cs="Times New Roman"/>
          <w:sz w:val="24"/>
          <w:szCs w:val="24"/>
        </w:rPr>
        <w:t xml:space="preserve">n-standard dispersal mechanisms </w:t>
      </w:r>
      <w:r w:rsidR="004D7804">
        <w:rPr>
          <w:rFonts w:ascii="Times New Roman" w:hAnsi="Times New Roman" w:cs="Times New Roman"/>
          <w:sz w:val="24"/>
          <w:szCs w:val="24"/>
        </w:rPr>
        <w:t xml:space="preserve">(especially vertebrate dispersal) </w:t>
      </w:r>
      <w:r w:rsidR="00FA50B5">
        <w:rPr>
          <w:rFonts w:ascii="Times New Roman" w:hAnsi="Times New Roman" w:cs="Times New Roman"/>
          <w:sz w:val="24"/>
          <w:szCs w:val="24"/>
        </w:rPr>
        <w:t>have the potential to move seeds much further</w:t>
      </w:r>
      <w:r w:rsidR="00024858">
        <w:rPr>
          <w:rFonts w:ascii="Times New Roman" w:hAnsi="Times New Roman" w:cs="Times New Roman"/>
          <w:sz w:val="24"/>
          <w:szCs w:val="24"/>
        </w:rPr>
        <w:t xml:space="preserve"> than standard mechanisms</w:t>
      </w:r>
      <w:r w:rsidR="00FA50B5">
        <w:rPr>
          <w:rFonts w:ascii="Times New Roman" w:hAnsi="Times New Roman" w:cs="Times New Roman"/>
          <w:sz w:val="24"/>
          <w:szCs w:val="24"/>
        </w:rPr>
        <w:t>, and thus accelerate range expansion of environmental weeds</w:t>
      </w:r>
      <w:r w:rsidR="00FA50B5" w:rsidRPr="002C022F">
        <w:rPr>
          <w:rFonts w:ascii="Times New Roman" w:hAnsi="Times New Roman" w:cs="Times New Roman"/>
          <w:sz w:val="24"/>
          <w:szCs w:val="24"/>
        </w:rPr>
        <w:t>.</w:t>
      </w:r>
      <w:r w:rsidR="00F362E0">
        <w:rPr>
          <w:rFonts w:ascii="Times New Roman" w:hAnsi="Times New Roman" w:cs="Times New Roman"/>
          <w:sz w:val="24"/>
          <w:szCs w:val="24"/>
        </w:rPr>
        <w:t xml:space="preserve"> We predict that non-standard dispersal mechanisms are even more common than report</w:t>
      </w:r>
      <w:r w:rsidR="00E360EA">
        <w:rPr>
          <w:rFonts w:ascii="Times New Roman" w:hAnsi="Times New Roman" w:cs="Times New Roman"/>
          <w:sz w:val="24"/>
          <w:szCs w:val="24"/>
        </w:rPr>
        <w:t>ed to date</w:t>
      </w:r>
      <w:r w:rsidR="00F362E0">
        <w:rPr>
          <w:rFonts w:ascii="Times New Roman" w:hAnsi="Times New Roman" w:cs="Times New Roman"/>
          <w:sz w:val="24"/>
          <w:szCs w:val="24"/>
        </w:rPr>
        <w:t>, as they can be difficult to identify and have been rarely studied in New Zealand.</w:t>
      </w:r>
      <w:r w:rsidR="00D445A2">
        <w:rPr>
          <w:rFonts w:ascii="Times New Roman" w:hAnsi="Times New Roman" w:cs="Times New Roman"/>
          <w:sz w:val="24"/>
          <w:szCs w:val="24"/>
        </w:rPr>
        <w:t xml:space="preserve"> </w:t>
      </w:r>
      <w:r w:rsidR="00E360EA">
        <w:rPr>
          <w:rFonts w:ascii="Times New Roman" w:hAnsi="Times New Roman" w:cs="Times New Roman"/>
          <w:sz w:val="24"/>
          <w:szCs w:val="24"/>
        </w:rPr>
        <w:t>Examining</w:t>
      </w:r>
      <w:r w:rsidR="00D445A2" w:rsidRPr="00371C7D">
        <w:rPr>
          <w:rFonts w:ascii="Times New Roman" w:hAnsi="Times New Roman" w:cs="Times New Roman"/>
          <w:sz w:val="24"/>
          <w:szCs w:val="24"/>
        </w:rPr>
        <w:t xml:space="preserve"> the combined</w:t>
      </w:r>
      <w:r w:rsidR="00D445A2">
        <w:rPr>
          <w:rFonts w:ascii="Times New Roman" w:hAnsi="Times New Roman" w:cs="Times New Roman"/>
          <w:sz w:val="24"/>
          <w:szCs w:val="24"/>
        </w:rPr>
        <w:t xml:space="preserve"> </w:t>
      </w:r>
      <w:r w:rsidR="00D445A2" w:rsidRPr="00371C7D">
        <w:rPr>
          <w:rFonts w:ascii="Times New Roman" w:hAnsi="Times New Roman" w:cs="Times New Roman"/>
          <w:sz w:val="24"/>
          <w:szCs w:val="24"/>
        </w:rPr>
        <w:t xml:space="preserve">effect of multiple vectors is </w:t>
      </w:r>
      <w:r w:rsidR="00D445A2">
        <w:rPr>
          <w:rFonts w:ascii="Times New Roman" w:hAnsi="Times New Roman" w:cs="Times New Roman"/>
          <w:sz w:val="24"/>
          <w:szCs w:val="24"/>
        </w:rPr>
        <w:t xml:space="preserve">critical </w:t>
      </w:r>
      <w:r w:rsidR="00D445A2" w:rsidRPr="00371C7D">
        <w:rPr>
          <w:rFonts w:ascii="Times New Roman" w:hAnsi="Times New Roman" w:cs="Times New Roman"/>
          <w:sz w:val="24"/>
          <w:szCs w:val="24"/>
        </w:rPr>
        <w:t>to understand</w:t>
      </w:r>
      <w:r w:rsidR="00D445A2">
        <w:rPr>
          <w:rFonts w:ascii="Times New Roman" w:hAnsi="Times New Roman" w:cs="Times New Roman"/>
          <w:sz w:val="24"/>
          <w:szCs w:val="24"/>
        </w:rPr>
        <w:t>ing</w:t>
      </w:r>
      <w:r w:rsidR="00D445A2" w:rsidRPr="00371C7D">
        <w:rPr>
          <w:rFonts w:ascii="Times New Roman" w:hAnsi="Times New Roman" w:cs="Times New Roman"/>
          <w:sz w:val="24"/>
          <w:szCs w:val="24"/>
        </w:rPr>
        <w:t xml:space="preserve"> </w:t>
      </w:r>
      <w:r w:rsidR="00D445A2">
        <w:rPr>
          <w:rFonts w:ascii="Times New Roman" w:hAnsi="Times New Roman" w:cs="Times New Roman"/>
          <w:sz w:val="24"/>
          <w:szCs w:val="24"/>
        </w:rPr>
        <w:t>both historic</w:t>
      </w:r>
      <w:r w:rsidR="00D445A2" w:rsidRPr="00371C7D">
        <w:rPr>
          <w:rFonts w:ascii="Times New Roman" w:hAnsi="Times New Roman" w:cs="Times New Roman"/>
          <w:sz w:val="24"/>
          <w:szCs w:val="24"/>
        </w:rPr>
        <w:t xml:space="preserve"> </w:t>
      </w:r>
      <w:r w:rsidR="00D445A2">
        <w:rPr>
          <w:rFonts w:ascii="Times New Roman" w:hAnsi="Times New Roman" w:cs="Times New Roman"/>
          <w:sz w:val="24"/>
          <w:szCs w:val="24"/>
        </w:rPr>
        <w:t xml:space="preserve">and future </w:t>
      </w:r>
      <w:r w:rsidR="00D445A2" w:rsidRPr="00371C7D">
        <w:rPr>
          <w:rFonts w:ascii="Times New Roman" w:hAnsi="Times New Roman" w:cs="Times New Roman"/>
          <w:sz w:val="24"/>
          <w:szCs w:val="24"/>
        </w:rPr>
        <w:t xml:space="preserve">spread of </w:t>
      </w:r>
      <w:r w:rsidR="00E360EA">
        <w:rPr>
          <w:rFonts w:ascii="Times New Roman" w:hAnsi="Times New Roman" w:cs="Times New Roman"/>
          <w:sz w:val="24"/>
          <w:szCs w:val="24"/>
        </w:rPr>
        <w:t xml:space="preserve">environmental </w:t>
      </w:r>
      <w:r w:rsidR="00D445A2">
        <w:rPr>
          <w:rFonts w:ascii="Times New Roman" w:hAnsi="Times New Roman" w:cs="Times New Roman"/>
          <w:sz w:val="24"/>
          <w:szCs w:val="24"/>
        </w:rPr>
        <w:t>weed</w:t>
      </w:r>
      <w:r w:rsidR="00E360EA">
        <w:rPr>
          <w:rFonts w:ascii="Times New Roman" w:hAnsi="Times New Roman" w:cs="Times New Roman"/>
          <w:sz w:val="24"/>
          <w:szCs w:val="24"/>
        </w:rPr>
        <w:t>s</w:t>
      </w:r>
      <w:r w:rsidR="00D445A2">
        <w:rPr>
          <w:rFonts w:ascii="Times New Roman" w:hAnsi="Times New Roman" w:cs="Times New Roman"/>
          <w:sz w:val="24"/>
          <w:szCs w:val="24"/>
        </w:rPr>
        <w:t>.</w:t>
      </w:r>
    </w:p>
    <w:p w14:paraId="55A7C608"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sz w:val="24"/>
          <w:szCs w:val="24"/>
        </w:rPr>
        <w:tab/>
      </w:r>
    </w:p>
    <w:p w14:paraId="55A7C609"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b/>
          <w:sz w:val="24"/>
          <w:szCs w:val="24"/>
        </w:rPr>
        <w:lastRenderedPageBreak/>
        <w:t>Keywords:</w:t>
      </w:r>
      <w:r w:rsidRPr="002C022F">
        <w:rPr>
          <w:rFonts w:ascii="Times New Roman" w:hAnsi="Times New Roman" w:cs="Times New Roman"/>
          <w:sz w:val="24"/>
          <w:szCs w:val="24"/>
        </w:rPr>
        <w:t xml:space="preserve"> anemochory; biological invasions; dispersal distance; endozoochory; epizoochory; germination; </w:t>
      </w:r>
      <w:r>
        <w:rPr>
          <w:rFonts w:ascii="Times New Roman" w:hAnsi="Times New Roman" w:cs="Times New Roman"/>
          <w:sz w:val="24"/>
          <w:szCs w:val="24"/>
        </w:rPr>
        <w:t xml:space="preserve">granivory; </w:t>
      </w:r>
      <w:r w:rsidRPr="002C022F">
        <w:rPr>
          <w:rFonts w:ascii="Times New Roman" w:hAnsi="Times New Roman" w:cs="Times New Roman"/>
          <w:sz w:val="24"/>
          <w:szCs w:val="24"/>
        </w:rPr>
        <w:t>hydrochory; invasive plants; myrmecochory</w:t>
      </w:r>
      <w:r w:rsidR="00E360EA">
        <w:rPr>
          <w:rFonts w:ascii="Times New Roman" w:hAnsi="Times New Roman" w:cs="Times New Roman"/>
          <w:sz w:val="24"/>
          <w:szCs w:val="24"/>
        </w:rPr>
        <w:t>; polychory</w:t>
      </w:r>
    </w:p>
    <w:p w14:paraId="55A7C60A" w14:textId="77777777" w:rsidR="002C022F" w:rsidRPr="002C022F" w:rsidRDefault="002C022F" w:rsidP="008509A9">
      <w:pPr>
        <w:pStyle w:val="Heading2"/>
      </w:pPr>
      <w:r w:rsidRPr="002C022F">
        <w:t>Introduction</w:t>
      </w:r>
    </w:p>
    <w:p w14:paraId="55A7C60B" w14:textId="56BDDAD5" w:rsidR="00DE689B" w:rsidRDefault="002C022F" w:rsidP="00FF0AB5">
      <w:pPr>
        <w:rPr>
          <w:rFonts w:ascii="Times New Roman" w:hAnsi="Times New Roman" w:cs="Times New Roman"/>
          <w:sz w:val="24"/>
          <w:szCs w:val="24"/>
        </w:rPr>
      </w:pPr>
      <w:r w:rsidRPr="002C022F">
        <w:rPr>
          <w:rFonts w:ascii="Times New Roman" w:hAnsi="Times New Roman" w:cs="Times New Roman"/>
          <w:sz w:val="24"/>
          <w:szCs w:val="24"/>
        </w:rPr>
        <w:t xml:space="preserve">Seed dispersal is the </w:t>
      </w:r>
      <w:r w:rsidR="00245273">
        <w:rPr>
          <w:rFonts w:ascii="Times New Roman" w:hAnsi="Times New Roman" w:cs="Times New Roman"/>
          <w:sz w:val="24"/>
          <w:szCs w:val="24"/>
        </w:rPr>
        <w:t>main</w:t>
      </w:r>
      <w:r w:rsidRPr="002C022F">
        <w:rPr>
          <w:rFonts w:ascii="Times New Roman" w:hAnsi="Times New Roman" w:cs="Times New Roman"/>
          <w:sz w:val="24"/>
          <w:szCs w:val="24"/>
        </w:rPr>
        <w:t xml:space="preserve"> process by which plants colonise new sites. How a plant disperses determines where and when it can spread </w:t>
      </w:r>
      <w:r w:rsidR="00C52D07">
        <w:rPr>
          <w:rFonts w:ascii="Times New Roman" w:hAnsi="Times New Roman" w:cs="Times New Roman"/>
          <w:sz w:val="24"/>
          <w:szCs w:val="24"/>
        </w:rPr>
        <w:t>in a landscape (Westcott &amp; Fletcher</w:t>
      </w:r>
      <w:r w:rsidRPr="002C022F">
        <w:rPr>
          <w:rFonts w:ascii="Times New Roman" w:hAnsi="Times New Roman" w:cs="Times New Roman"/>
          <w:sz w:val="24"/>
          <w:szCs w:val="24"/>
        </w:rPr>
        <w:t xml:space="preserve"> 2011</w:t>
      </w:r>
      <w:r w:rsidR="00C52D07">
        <w:rPr>
          <w:rFonts w:ascii="Times New Roman" w:hAnsi="Times New Roman" w:cs="Times New Roman"/>
          <w:sz w:val="24"/>
          <w:szCs w:val="24"/>
        </w:rPr>
        <w:t>)</w:t>
      </w:r>
      <w:r w:rsidRPr="002C022F">
        <w:rPr>
          <w:rFonts w:ascii="Times New Roman" w:hAnsi="Times New Roman" w:cs="Times New Roman"/>
          <w:sz w:val="24"/>
          <w:szCs w:val="24"/>
        </w:rPr>
        <w:t xml:space="preserve">. </w:t>
      </w:r>
      <w:r w:rsidR="00FF0AB5">
        <w:rPr>
          <w:rFonts w:ascii="Times New Roman" w:hAnsi="Times New Roman" w:cs="Times New Roman"/>
          <w:sz w:val="24"/>
          <w:szCs w:val="24"/>
        </w:rPr>
        <w:t xml:space="preserve">Dispersal ability has been shown to have the strongest effect on the rate of plant spread, including for invasive species </w:t>
      </w:r>
      <w:r w:rsidR="00F633CC">
        <w:rPr>
          <w:rFonts w:ascii="Times New Roman" w:hAnsi="Times New Roman" w:cs="Times New Roman"/>
          <w:sz w:val="24"/>
          <w:szCs w:val="24"/>
        </w:rPr>
        <w:t>(</w:t>
      </w:r>
      <w:r w:rsidR="00FF0AB5">
        <w:rPr>
          <w:rFonts w:ascii="Times New Roman" w:hAnsi="Times New Roman" w:cs="Times New Roman"/>
          <w:sz w:val="24"/>
          <w:szCs w:val="24"/>
        </w:rPr>
        <w:t xml:space="preserve">Higgins &amp; Richardson 1999; </w:t>
      </w:r>
      <w:r w:rsidR="00F633CC">
        <w:rPr>
          <w:rFonts w:ascii="Times New Roman" w:hAnsi="Times New Roman" w:cs="Times New Roman"/>
          <w:sz w:val="24"/>
          <w:szCs w:val="24"/>
        </w:rPr>
        <w:t xml:space="preserve">Theoharides &amp; Dukes 2007). </w:t>
      </w:r>
      <w:r w:rsidR="00D12909">
        <w:rPr>
          <w:rFonts w:ascii="Times New Roman" w:hAnsi="Times New Roman" w:cs="Times New Roman"/>
          <w:sz w:val="24"/>
          <w:szCs w:val="24"/>
        </w:rPr>
        <w:t>Our</w:t>
      </w:r>
      <w:r w:rsidR="00FF0AB5">
        <w:rPr>
          <w:rFonts w:ascii="Times New Roman" w:hAnsi="Times New Roman" w:cs="Times New Roman"/>
          <w:sz w:val="24"/>
          <w:szCs w:val="24"/>
        </w:rPr>
        <w:t xml:space="preserve"> ability to predict how rapidly invasive plant species will spread, including in response to climate change, depends on being able to estimate seed dispersal distances (Higgins &amp; Richardson 1999). </w:t>
      </w:r>
      <w:r w:rsidR="00B2530E">
        <w:rPr>
          <w:rFonts w:ascii="Times New Roman" w:hAnsi="Times New Roman" w:cs="Times New Roman"/>
          <w:sz w:val="24"/>
          <w:szCs w:val="24"/>
        </w:rPr>
        <w:t>T</w:t>
      </w:r>
      <w:r w:rsidR="00DE689B">
        <w:rPr>
          <w:rFonts w:ascii="Times New Roman" w:hAnsi="Times New Roman" w:cs="Times New Roman"/>
          <w:sz w:val="24"/>
          <w:szCs w:val="24"/>
        </w:rPr>
        <w:t>here is some evidence that species that reproduce by seed have faster rates of spread than clonal species (</w:t>
      </w:r>
      <w:r w:rsidR="00DE689B" w:rsidRPr="00FD773E">
        <w:rPr>
          <w:rFonts w:ascii="Times New Roman" w:hAnsi="Times New Roman" w:cs="Times New Roman"/>
          <w:sz w:val="24"/>
          <w:szCs w:val="24"/>
        </w:rPr>
        <w:t>Pyšek</w:t>
      </w:r>
      <w:r w:rsidR="00DE689B">
        <w:rPr>
          <w:rFonts w:ascii="Times New Roman" w:hAnsi="Times New Roman" w:cs="Times New Roman"/>
          <w:sz w:val="24"/>
          <w:szCs w:val="24"/>
        </w:rPr>
        <w:t xml:space="preserve"> &amp; Hulme</w:t>
      </w:r>
      <w:r w:rsidR="00DE689B" w:rsidRPr="00FD773E">
        <w:rPr>
          <w:rFonts w:ascii="Times New Roman" w:hAnsi="Times New Roman" w:cs="Times New Roman"/>
          <w:sz w:val="24"/>
          <w:szCs w:val="24"/>
        </w:rPr>
        <w:t xml:space="preserve"> 2005</w:t>
      </w:r>
      <w:r w:rsidR="00DE689B">
        <w:rPr>
          <w:rFonts w:ascii="Times New Roman" w:hAnsi="Times New Roman" w:cs="Times New Roman"/>
          <w:sz w:val="24"/>
          <w:szCs w:val="24"/>
        </w:rPr>
        <w:t>)</w:t>
      </w:r>
      <w:r w:rsidR="00B2530E">
        <w:rPr>
          <w:rFonts w:ascii="Times New Roman" w:hAnsi="Times New Roman" w:cs="Times New Roman"/>
          <w:sz w:val="24"/>
          <w:szCs w:val="24"/>
        </w:rPr>
        <w:t>, while the invasion capacity of some species is minimal without seed dispersal (</w:t>
      </w:r>
      <w:r w:rsidR="005C7915">
        <w:rPr>
          <w:rFonts w:ascii="Times New Roman" w:hAnsi="Times New Roman" w:cs="Times New Roman"/>
          <w:sz w:val="24"/>
          <w:szCs w:val="24"/>
        </w:rPr>
        <w:t xml:space="preserve">e.g. </w:t>
      </w:r>
      <w:r w:rsidR="00B2530E">
        <w:rPr>
          <w:rFonts w:ascii="Times New Roman" w:hAnsi="Times New Roman" w:cs="Times New Roman"/>
          <w:sz w:val="24"/>
          <w:szCs w:val="24"/>
        </w:rPr>
        <w:t xml:space="preserve">Arambout &amp; Endress 2018). </w:t>
      </w:r>
      <w:r w:rsidR="00DE689B" w:rsidRPr="002C022F">
        <w:rPr>
          <w:rFonts w:ascii="Times New Roman" w:hAnsi="Times New Roman" w:cs="Times New Roman"/>
          <w:sz w:val="24"/>
          <w:szCs w:val="24"/>
        </w:rPr>
        <w:t>Identi</w:t>
      </w:r>
      <w:r w:rsidR="00DE689B">
        <w:rPr>
          <w:rFonts w:ascii="Times New Roman" w:hAnsi="Times New Roman" w:cs="Times New Roman"/>
          <w:sz w:val="24"/>
          <w:szCs w:val="24"/>
        </w:rPr>
        <w:t>fying seed dispersal mechanisms and estimating dispersal distances are</w:t>
      </w:r>
      <w:r w:rsidR="00DE689B" w:rsidRPr="002C022F">
        <w:rPr>
          <w:rFonts w:ascii="Times New Roman" w:hAnsi="Times New Roman" w:cs="Times New Roman"/>
          <w:sz w:val="24"/>
          <w:szCs w:val="24"/>
        </w:rPr>
        <w:t xml:space="preserve"> </w:t>
      </w:r>
      <w:r w:rsidR="00DE689B">
        <w:rPr>
          <w:rFonts w:ascii="Times New Roman" w:hAnsi="Times New Roman" w:cs="Times New Roman"/>
          <w:sz w:val="24"/>
          <w:szCs w:val="24"/>
        </w:rPr>
        <w:t>fundamental</w:t>
      </w:r>
      <w:r w:rsidR="00DE689B" w:rsidRPr="002C022F">
        <w:rPr>
          <w:rFonts w:ascii="Times New Roman" w:hAnsi="Times New Roman" w:cs="Times New Roman"/>
          <w:sz w:val="24"/>
          <w:szCs w:val="24"/>
        </w:rPr>
        <w:t xml:space="preserve"> to describing potential weed spread and developing effective management strategies </w:t>
      </w:r>
      <w:r w:rsidR="00DE689B">
        <w:rPr>
          <w:rFonts w:ascii="Times New Roman" w:hAnsi="Times New Roman" w:cs="Times New Roman"/>
          <w:sz w:val="24"/>
          <w:szCs w:val="24"/>
        </w:rPr>
        <w:t>(Westcott &amp; Fletcher</w:t>
      </w:r>
      <w:r w:rsidR="00DE689B" w:rsidRPr="002C022F">
        <w:rPr>
          <w:rFonts w:ascii="Times New Roman" w:hAnsi="Times New Roman" w:cs="Times New Roman"/>
          <w:sz w:val="24"/>
          <w:szCs w:val="24"/>
        </w:rPr>
        <w:t xml:space="preserve"> 2011</w:t>
      </w:r>
      <w:r w:rsidR="00DE689B">
        <w:rPr>
          <w:rFonts w:ascii="Times New Roman" w:hAnsi="Times New Roman" w:cs="Times New Roman"/>
          <w:sz w:val="24"/>
          <w:szCs w:val="24"/>
        </w:rPr>
        <w:t>)</w:t>
      </w:r>
      <w:r w:rsidR="00DE689B" w:rsidRPr="002C022F">
        <w:rPr>
          <w:rFonts w:ascii="Times New Roman" w:hAnsi="Times New Roman" w:cs="Times New Roman"/>
          <w:sz w:val="24"/>
          <w:szCs w:val="24"/>
        </w:rPr>
        <w:t>.</w:t>
      </w:r>
    </w:p>
    <w:p w14:paraId="55A7C60C" w14:textId="77777777" w:rsidR="00EA295E" w:rsidRDefault="00972109" w:rsidP="00EA295E">
      <w:pPr>
        <w:ind w:firstLine="720"/>
        <w:rPr>
          <w:rFonts w:ascii="Times New Roman" w:hAnsi="Times New Roman" w:cs="Times New Roman"/>
          <w:sz w:val="24"/>
          <w:szCs w:val="24"/>
        </w:rPr>
      </w:pPr>
      <w:r>
        <w:rPr>
          <w:rFonts w:ascii="Times New Roman" w:hAnsi="Times New Roman" w:cs="Times New Roman"/>
          <w:sz w:val="24"/>
          <w:szCs w:val="24"/>
        </w:rPr>
        <w:t xml:space="preserve">Seed dispersal research has largely been dominated by the classical dispersal syndrome paradigm (Green et al. 2021), where the means of dispersal is predicted based on diaspore </w:t>
      </w:r>
      <w:r w:rsidR="00472B8B">
        <w:rPr>
          <w:rFonts w:ascii="Times New Roman" w:hAnsi="Times New Roman" w:cs="Times New Roman"/>
          <w:sz w:val="24"/>
          <w:szCs w:val="24"/>
        </w:rPr>
        <w:t xml:space="preserve">(the dispersal unit) </w:t>
      </w:r>
      <w:r>
        <w:rPr>
          <w:rFonts w:ascii="Times New Roman" w:hAnsi="Times New Roman" w:cs="Times New Roman"/>
          <w:sz w:val="24"/>
          <w:szCs w:val="24"/>
        </w:rPr>
        <w:t>morphology (van der Pijl 1982). Seed dispersal syndromes</w:t>
      </w:r>
      <w:r w:rsidR="002C022F" w:rsidRPr="002C022F">
        <w:rPr>
          <w:rFonts w:ascii="Times New Roman" w:hAnsi="Times New Roman" w:cs="Times New Roman"/>
          <w:sz w:val="24"/>
          <w:szCs w:val="24"/>
        </w:rPr>
        <w:t xml:space="preserve"> </w:t>
      </w:r>
      <w:r w:rsidR="00BE404A">
        <w:rPr>
          <w:rFonts w:ascii="Times New Roman" w:hAnsi="Times New Roman" w:cs="Times New Roman"/>
          <w:sz w:val="24"/>
          <w:szCs w:val="24"/>
        </w:rPr>
        <w:t>includ</w:t>
      </w:r>
      <w:r>
        <w:rPr>
          <w:rFonts w:ascii="Times New Roman" w:hAnsi="Times New Roman" w:cs="Times New Roman"/>
          <w:sz w:val="24"/>
          <w:szCs w:val="24"/>
        </w:rPr>
        <w:t>e</w:t>
      </w:r>
      <w:r w:rsidR="00BE404A">
        <w:rPr>
          <w:rFonts w:ascii="Times New Roman" w:hAnsi="Times New Roman" w:cs="Times New Roman"/>
          <w:sz w:val="24"/>
          <w:szCs w:val="24"/>
        </w:rPr>
        <w:t xml:space="preserve"> </w:t>
      </w:r>
      <w:r>
        <w:rPr>
          <w:rFonts w:ascii="Times New Roman" w:hAnsi="Times New Roman" w:cs="Times New Roman"/>
          <w:sz w:val="24"/>
          <w:szCs w:val="24"/>
        </w:rPr>
        <w:t xml:space="preserve">movement by </w:t>
      </w:r>
      <w:r w:rsidR="00BE404A" w:rsidRPr="002C022F">
        <w:rPr>
          <w:rFonts w:ascii="Times New Roman" w:hAnsi="Times New Roman" w:cs="Times New Roman"/>
          <w:sz w:val="24"/>
          <w:szCs w:val="24"/>
        </w:rPr>
        <w:t>wind</w:t>
      </w:r>
      <w:r w:rsidR="005B376F">
        <w:rPr>
          <w:rFonts w:ascii="Times New Roman" w:hAnsi="Times New Roman" w:cs="Times New Roman"/>
          <w:sz w:val="24"/>
          <w:szCs w:val="24"/>
        </w:rPr>
        <w:t xml:space="preserve"> (anemochory)</w:t>
      </w:r>
      <w:r w:rsidR="00BE404A" w:rsidRPr="002C022F">
        <w:rPr>
          <w:rFonts w:ascii="Times New Roman" w:hAnsi="Times New Roman" w:cs="Times New Roman"/>
          <w:sz w:val="24"/>
          <w:szCs w:val="24"/>
        </w:rPr>
        <w:t>, water</w:t>
      </w:r>
      <w:r w:rsidR="005B376F">
        <w:rPr>
          <w:rFonts w:ascii="Times New Roman" w:hAnsi="Times New Roman" w:cs="Times New Roman"/>
          <w:sz w:val="24"/>
          <w:szCs w:val="24"/>
        </w:rPr>
        <w:t xml:space="preserve"> (hydrochory)</w:t>
      </w:r>
      <w:r w:rsidR="00BE404A" w:rsidRPr="002C022F">
        <w:rPr>
          <w:rFonts w:ascii="Times New Roman" w:hAnsi="Times New Roman" w:cs="Times New Roman"/>
          <w:sz w:val="24"/>
          <w:szCs w:val="24"/>
        </w:rPr>
        <w:t xml:space="preserve">, </w:t>
      </w:r>
      <w:r w:rsidR="00BE404A">
        <w:rPr>
          <w:rFonts w:ascii="Times New Roman" w:hAnsi="Times New Roman" w:cs="Times New Roman"/>
          <w:sz w:val="24"/>
          <w:szCs w:val="24"/>
        </w:rPr>
        <w:t>gravity</w:t>
      </w:r>
      <w:r w:rsidR="005B376F">
        <w:rPr>
          <w:rFonts w:ascii="Times New Roman" w:hAnsi="Times New Roman" w:cs="Times New Roman"/>
          <w:sz w:val="24"/>
          <w:szCs w:val="24"/>
        </w:rPr>
        <w:t xml:space="preserve"> (barochory)</w:t>
      </w:r>
      <w:r w:rsidR="00BE404A">
        <w:rPr>
          <w:rFonts w:ascii="Times New Roman" w:hAnsi="Times New Roman" w:cs="Times New Roman"/>
          <w:sz w:val="24"/>
          <w:szCs w:val="24"/>
        </w:rPr>
        <w:t xml:space="preserve">, </w:t>
      </w:r>
      <w:r w:rsidR="00114BE8">
        <w:rPr>
          <w:rFonts w:ascii="Times New Roman" w:hAnsi="Times New Roman" w:cs="Times New Roman"/>
          <w:sz w:val="24"/>
          <w:szCs w:val="24"/>
        </w:rPr>
        <w:t>animal</w:t>
      </w:r>
      <w:r w:rsidR="00BE404A" w:rsidRPr="002C022F">
        <w:rPr>
          <w:rFonts w:ascii="Times New Roman" w:hAnsi="Times New Roman" w:cs="Times New Roman"/>
          <w:sz w:val="24"/>
          <w:szCs w:val="24"/>
        </w:rPr>
        <w:t xml:space="preserve"> ingestion</w:t>
      </w:r>
      <w:r w:rsidR="005B376F">
        <w:rPr>
          <w:rFonts w:ascii="Times New Roman" w:hAnsi="Times New Roman" w:cs="Times New Roman"/>
          <w:sz w:val="24"/>
          <w:szCs w:val="24"/>
        </w:rPr>
        <w:t xml:space="preserve"> (endozoochory)</w:t>
      </w:r>
      <w:r w:rsidR="00BE404A" w:rsidRPr="002C022F">
        <w:rPr>
          <w:rFonts w:ascii="Times New Roman" w:hAnsi="Times New Roman" w:cs="Times New Roman"/>
          <w:sz w:val="24"/>
          <w:szCs w:val="24"/>
        </w:rPr>
        <w:t>, external attachment to animal feathers</w:t>
      </w:r>
      <w:r w:rsidR="00BE404A">
        <w:rPr>
          <w:rFonts w:ascii="Times New Roman" w:hAnsi="Times New Roman" w:cs="Times New Roman"/>
          <w:sz w:val="24"/>
          <w:szCs w:val="24"/>
        </w:rPr>
        <w:t>,</w:t>
      </w:r>
      <w:r w:rsidR="00BE404A" w:rsidRPr="002C022F">
        <w:rPr>
          <w:rFonts w:ascii="Times New Roman" w:hAnsi="Times New Roman" w:cs="Times New Roman"/>
          <w:sz w:val="24"/>
          <w:szCs w:val="24"/>
        </w:rPr>
        <w:t xml:space="preserve"> fur</w:t>
      </w:r>
      <w:r w:rsidR="00BE404A">
        <w:rPr>
          <w:rFonts w:ascii="Times New Roman" w:hAnsi="Times New Roman" w:cs="Times New Roman"/>
          <w:sz w:val="24"/>
          <w:szCs w:val="24"/>
        </w:rPr>
        <w:t xml:space="preserve"> or feet</w:t>
      </w:r>
      <w:r w:rsidR="005B376F">
        <w:rPr>
          <w:rFonts w:ascii="Times New Roman" w:hAnsi="Times New Roman" w:cs="Times New Roman"/>
          <w:sz w:val="24"/>
          <w:szCs w:val="24"/>
        </w:rPr>
        <w:t xml:space="preserve"> (epizoochory)</w:t>
      </w:r>
      <w:r w:rsidR="00BE404A">
        <w:rPr>
          <w:rFonts w:ascii="Times New Roman" w:hAnsi="Times New Roman" w:cs="Times New Roman"/>
          <w:sz w:val="24"/>
          <w:szCs w:val="24"/>
        </w:rPr>
        <w:t>, explosive propulsion</w:t>
      </w:r>
      <w:r w:rsidR="005B376F">
        <w:rPr>
          <w:rFonts w:ascii="Times New Roman" w:hAnsi="Times New Roman" w:cs="Times New Roman"/>
          <w:sz w:val="24"/>
          <w:szCs w:val="24"/>
        </w:rPr>
        <w:t xml:space="preserve"> (ballistic)</w:t>
      </w:r>
      <w:r w:rsidR="00352D66">
        <w:rPr>
          <w:rFonts w:ascii="Times New Roman" w:hAnsi="Times New Roman" w:cs="Times New Roman"/>
          <w:sz w:val="24"/>
          <w:szCs w:val="24"/>
        </w:rPr>
        <w:t>,</w:t>
      </w:r>
      <w:r>
        <w:rPr>
          <w:rFonts w:ascii="Times New Roman" w:hAnsi="Times New Roman" w:cs="Times New Roman"/>
          <w:sz w:val="24"/>
          <w:szCs w:val="24"/>
        </w:rPr>
        <w:t xml:space="preserve"> and</w:t>
      </w:r>
      <w:r w:rsidR="00BE404A">
        <w:rPr>
          <w:rFonts w:ascii="Times New Roman" w:hAnsi="Times New Roman" w:cs="Times New Roman"/>
          <w:sz w:val="24"/>
          <w:szCs w:val="24"/>
        </w:rPr>
        <w:t xml:space="preserve"> </w:t>
      </w:r>
      <w:r w:rsidR="00F633CC">
        <w:rPr>
          <w:rFonts w:ascii="Times New Roman" w:hAnsi="Times New Roman" w:cs="Times New Roman"/>
          <w:sz w:val="24"/>
          <w:szCs w:val="24"/>
        </w:rPr>
        <w:t>ants</w:t>
      </w:r>
      <w:r w:rsidR="005B376F">
        <w:rPr>
          <w:rFonts w:ascii="Times New Roman" w:hAnsi="Times New Roman" w:cs="Times New Roman"/>
          <w:sz w:val="24"/>
          <w:szCs w:val="24"/>
        </w:rPr>
        <w:t xml:space="preserve"> (myrmecochory)</w:t>
      </w:r>
      <w:r>
        <w:rPr>
          <w:rFonts w:ascii="Times New Roman" w:hAnsi="Times New Roman" w:cs="Times New Roman"/>
          <w:sz w:val="24"/>
          <w:szCs w:val="24"/>
        </w:rPr>
        <w:t>.</w:t>
      </w:r>
      <w:r w:rsidR="00F633CC">
        <w:rPr>
          <w:rFonts w:ascii="Times New Roman" w:hAnsi="Times New Roman" w:cs="Times New Roman"/>
          <w:sz w:val="24"/>
          <w:szCs w:val="24"/>
        </w:rPr>
        <w:t xml:space="preserve"> </w:t>
      </w:r>
    </w:p>
    <w:p w14:paraId="55A7C60D" w14:textId="77777777" w:rsidR="00F633CC" w:rsidRDefault="00454219" w:rsidP="006278A3">
      <w:pPr>
        <w:ind w:firstLine="720"/>
        <w:rPr>
          <w:rFonts w:ascii="Times New Roman" w:hAnsi="Times New Roman" w:cs="Times New Roman"/>
          <w:sz w:val="24"/>
          <w:szCs w:val="24"/>
        </w:rPr>
      </w:pPr>
      <w:r>
        <w:rPr>
          <w:rFonts w:ascii="Times New Roman" w:hAnsi="Times New Roman" w:cs="Times New Roman"/>
          <w:sz w:val="24"/>
          <w:szCs w:val="24"/>
        </w:rPr>
        <w:t xml:space="preserve">Both biotic and abiotic dispersal mechanisms may act on a wider range of species </w:t>
      </w:r>
      <w:r w:rsidR="00FB60A8">
        <w:rPr>
          <w:rFonts w:ascii="Times New Roman" w:hAnsi="Times New Roman" w:cs="Times New Roman"/>
          <w:sz w:val="24"/>
          <w:szCs w:val="24"/>
        </w:rPr>
        <w:t xml:space="preserve">than expected based on seed morphology </w:t>
      </w:r>
      <w:r>
        <w:rPr>
          <w:rFonts w:ascii="Times New Roman" w:hAnsi="Times New Roman" w:cs="Times New Roman"/>
          <w:sz w:val="24"/>
          <w:szCs w:val="24"/>
        </w:rPr>
        <w:t xml:space="preserve">(Reynolds et al. 2015; Green et al. 2021; Nathan 2007). </w:t>
      </w:r>
      <w:r w:rsidR="00FB60A8">
        <w:rPr>
          <w:rFonts w:ascii="Times New Roman" w:hAnsi="Times New Roman" w:cs="Times New Roman"/>
          <w:sz w:val="24"/>
          <w:szCs w:val="24"/>
        </w:rPr>
        <w:t>In fact, research shows that s</w:t>
      </w:r>
      <w:r w:rsidR="00577AB1">
        <w:rPr>
          <w:rFonts w:ascii="Times New Roman" w:hAnsi="Times New Roman" w:cs="Times New Roman"/>
          <w:sz w:val="24"/>
          <w:szCs w:val="24"/>
        </w:rPr>
        <w:t>eed</w:t>
      </w:r>
      <w:r w:rsidR="00EA295E">
        <w:rPr>
          <w:rFonts w:ascii="Times New Roman" w:hAnsi="Times New Roman" w:cs="Times New Roman"/>
          <w:sz w:val="24"/>
          <w:szCs w:val="24"/>
        </w:rPr>
        <w:t xml:space="preserve"> dispersal syndromes are poor predictors of</w:t>
      </w:r>
      <w:r w:rsidR="00577AB1">
        <w:rPr>
          <w:rFonts w:ascii="Times New Roman" w:hAnsi="Times New Roman" w:cs="Times New Roman"/>
          <w:sz w:val="24"/>
          <w:szCs w:val="24"/>
        </w:rPr>
        <w:t xml:space="preserve"> both</w:t>
      </w:r>
      <w:r w:rsidR="00EA295E">
        <w:rPr>
          <w:rFonts w:ascii="Times New Roman" w:hAnsi="Times New Roman" w:cs="Times New Roman"/>
          <w:sz w:val="24"/>
          <w:szCs w:val="24"/>
        </w:rPr>
        <w:t xml:space="preserve"> actual dispersal vector</w:t>
      </w:r>
      <w:r w:rsidR="00577AB1">
        <w:rPr>
          <w:rFonts w:ascii="Times New Roman" w:hAnsi="Times New Roman" w:cs="Times New Roman"/>
          <w:sz w:val="24"/>
          <w:szCs w:val="24"/>
        </w:rPr>
        <w:t>s (</w:t>
      </w:r>
      <w:r w:rsidR="00EA295E">
        <w:rPr>
          <w:rFonts w:ascii="Times New Roman" w:hAnsi="Times New Roman" w:cs="Times New Roman"/>
          <w:sz w:val="24"/>
          <w:szCs w:val="24"/>
        </w:rPr>
        <w:t>particularly for seed dispersal by vertebrates</w:t>
      </w:r>
      <w:r w:rsidR="00577AB1">
        <w:rPr>
          <w:rFonts w:ascii="Times New Roman" w:hAnsi="Times New Roman" w:cs="Times New Roman"/>
          <w:sz w:val="24"/>
          <w:szCs w:val="24"/>
        </w:rPr>
        <w:t xml:space="preserve">; </w:t>
      </w:r>
      <w:r w:rsidR="00EA295E">
        <w:rPr>
          <w:rFonts w:ascii="Times New Roman" w:hAnsi="Times New Roman" w:cs="Times New Roman"/>
          <w:sz w:val="24"/>
          <w:szCs w:val="24"/>
        </w:rPr>
        <w:t>Green et al. 2021)</w:t>
      </w:r>
      <w:r w:rsidR="00044916">
        <w:rPr>
          <w:rFonts w:ascii="Times New Roman" w:hAnsi="Times New Roman" w:cs="Times New Roman"/>
          <w:sz w:val="24"/>
          <w:szCs w:val="24"/>
        </w:rPr>
        <w:t>,</w:t>
      </w:r>
      <w:r w:rsidR="00577AB1">
        <w:rPr>
          <w:rFonts w:ascii="Times New Roman" w:hAnsi="Times New Roman" w:cs="Times New Roman"/>
          <w:sz w:val="24"/>
          <w:szCs w:val="24"/>
        </w:rPr>
        <w:t xml:space="preserve"> long-distance dispersal (Higgins et al. 2003)</w:t>
      </w:r>
      <w:r w:rsidR="00044916">
        <w:rPr>
          <w:rFonts w:ascii="Times New Roman" w:hAnsi="Times New Roman" w:cs="Times New Roman"/>
          <w:sz w:val="24"/>
          <w:szCs w:val="24"/>
        </w:rPr>
        <w:t xml:space="preserve">, </w:t>
      </w:r>
      <w:r w:rsidR="0065649B">
        <w:rPr>
          <w:rFonts w:ascii="Times New Roman" w:hAnsi="Times New Roman" w:cs="Times New Roman"/>
          <w:sz w:val="24"/>
          <w:szCs w:val="24"/>
        </w:rPr>
        <w:t>range size (</w:t>
      </w:r>
      <w:r w:rsidR="00BB5154" w:rsidRPr="00CD5EC3">
        <w:rPr>
          <w:rFonts w:ascii="Times New Roman" w:hAnsi="Times New Roman" w:cs="Times New Roman"/>
          <w:sz w:val="24"/>
          <w:szCs w:val="24"/>
        </w:rPr>
        <w:t xml:space="preserve">Alzate </w:t>
      </w:r>
      <w:r w:rsidR="00BB5154">
        <w:rPr>
          <w:rFonts w:ascii="Times New Roman" w:hAnsi="Times New Roman" w:cs="Times New Roman"/>
          <w:sz w:val="24"/>
          <w:szCs w:val="24"/>
        </w:rPr>
        <w:t>&amp;</w:t>
      </w:r>
      <w:r w:rsidR="00BB5154" w:rsidRPr="00CD5EC3">
        <w:rPr>
          <w:rFonts w:ascii="Times New Roman" w:hAnsi="Times New Roman" w:cs="Times New Roman"/>
          <w:sz w:val="24"/>
          <w:szCs w:val="24"/>
        </w:rPr>
        <w:t xml:space="preserve"> Onstein 2022</w:t>
      </w:r>
      <w:r w:rsidR="0065649B">
        <w:rPr>
          <w:rFonts w:ascii="Times New Roman" w:hAnsi="Times New Roman" w:cs="Times New Roman"/>
          <w:sz w:val="24"/>
          <w:szCs w:val="24"/>
        </w:rPr>
        <w:t xml:space="preserve">), </w:t>
      </w:r>
      <w:r w:rsidR="00044916">
        <w:rPr>
          <w:rFonts w:ascii="Times New Roman" w:hAnsi="Times New Roman" w:cs="Times New Roman"/>
          <w:sz w:val="24"/>
          <w:szCs w:val="24"/>
        </w:rPr>
        <w:t>and</w:t>
      </w:r>
      <w:r w:rsidR="00577AB1">
        <w:rPr>
          <w:rFonts w:ascii="Times New Roman" w:hAnsi="Times New Roman" w:cs="Times New Roman"/>
          <w:sz w:val="24"/>
          <w:szCs w:val="24"/>
        </w:rPr>
        <w:t xml:space="preserve"> </w:t>
      </w:r>
      <w:r w:rsidR="00044916">
        <w:rPr>
          <w:rFonts w:ascii="Times New Roman" w:hAnsi="Times New Roman" w:cs="Times New Roman"/>
          <w:sz w:val="24"/>
          <w:szCs w:val="24"/>
        </w:rPr>
        <w:t>landscape scale spread of invasive plants (</w:t>
      </w:r>
      <w:r w:rsidR="00044916" w:rsidRPr="00FD773E">
        <w:rPr>
          <w:rFonts w:ascii="Times New Roman" w:hAnsi="Times New Roman" w:cs="Times New Roman"/>
          <w:sz w:val="24"/>
          <w:szCs w:val="24"/>
        </w:rPr>
        <w:t>Pyšek</w:t>
      </w:r>
      <w:r w:rsidR="00044916">
        <w:rPr>
          <w:rFonts w:ascii="Times New Roman" w:hAnsi="Times New Roman" w:cs="Times New Roman"/>
          <w:sz w:val="24"/>
          <w:szCs w:val="24"/>
        </w:rPr>
        <w:t xml:space="preserve"> &amp; Hulme</w:t>
      </w:r>
      <w:r w:rsidR="00044916" w:rsidRPr="00FD773E">
        <w:rPr>
          <w:rFonts w:ascii="Times New Roman" w:hAnsi="Times New Roman" w:cs="Times New Roman"/>
          <w:sz w:val="24"/>
          <w:szCs w:val="24"/>
        </w:rPr>
        <w:t xml:space="preserve"> 2005</w:t>
      </w:r>
      <w:r w:rsidR="00044916">
        <w:rPr>
          <w:rFonts w:ascii="Times New Roman" w:hAnsi="Times New Roman" w:cs="Times New Roman"/>
          <w:sz w:val="24"/>
          <w:szCs w:val="24"/>
        </w:rPr>
        <w:t xml:space="preserve">). </w:t>
      </w:r>
      <w:r w:rsidR="0000058F">
        <w:rPr>
          <w:rFonts w:ascii="Times New Roman" w:hAnsi="Times New Roman" w:cs="Times New Roman"/>
          <w:sz w:val="24"/>
          <w:szCs w:val="24"/>
        </w:rPr>
        <w:t xml:space="preserve">Many plant species utilise additional mechanisms to disperse their seed alongside their standard mechanism (Chambers &amp; MacMahon 1994; Higgins et al. 2003). These so-called non-standard dispersal mechanisms </w:t>
      </w:r>
      <w:r w:rsidR="00472B8B">
        <w:rPr>
          <w:rFonts w:ascii="Times New Roman" w:hAnsi="Times New Roman" w:cs="Times New Roman"/>
          <w:sz w:val="24"/>
          <w:szCs w:val="24"/>
        </w:rPr>
        <w:t xml:space="preserve">may occur when the alternative mechanism is a well-described </w:t>
      </w:r>
      <w:r w:rsidR="00C1161B">
        <w:rPr>
          <w:rFonts w:ascii="Times New Roman" w:hAnsi="Times New Roman" w:cs="Times New Roman"/>
          <w:sz w:val="24"/>
          <w:szCs w:val="24"/>
        </w:rPr>
        <w:t xml:space="preserve">“classic” </w:t>
      </w:r>
      <w:r w:rsidR="00472B8B">
        <w:rPr>
          <w:rFonts w:ascii="Times New Roman" w:hAnsi="Times New Roman" w:cs="Times New Roman"/>
          <w:sz w:val="24"/>
          <w:szCs w:val="24"/>
        </w:rPr>
        <w:t xml:space="preserve">dispersal mechanism (e.g. wind), or by unusual mechanisms that are not well studied (Higgins et al. 2003). Non-standard mechanisms </w:t>
      </w:r>
      <w:r w:rsidR="00577AB1">
        <w:rPr>
          <w:rFonts w:ascii="Times New Roman" w:hAnsi="Times New Roman" w:cs="Times New Roman"/>
          <w:sz w:val="24"/>
          <w:szCs w:val="24"/>
        </w:rPr>
        <w:t xml:space="preserve">often result in rare long-distance dispersal events (Higgins et al. 2003), which are particularly important in driving plant range expansion </w:t>
      </w:r>
      <w:r w:rsidR="00FB60A8">
        <w:rPr>
          <w:rFonts w:ascii="Times New Roman" w:hAnsi="Times New Roman" w:cs="Times New Roman"/>
          <w:sz w:val="24"/>
          <w:szCs w:val="24"/>
        </w:rPr>
        <w:t xml:space="preserve">and the spread of invasive plants </w:t>
      </w:r>
      <w:r w:rsidR="00577AB1">
        <w:rPr>
          <w:rFonts w:ascii="Times New Roman" w:hAnsi="Times New Roman" w:cs="Times New Roman"/>
          <w:sz w:val="24"/>
          <w:szCs w:val="24"/>
        </w:rPr>
        <w:t>(Higgins &amp; Richardson 1999)</w:t>
      </w:r>
      <w:r>
        <w:rPr>
          <w:rFonts w:ascii="Times New Roman" w:hAnsi="Times New Roman" w:cs="Times New Roman"/>
          <w:sz w:val="24"/>
          <w:szCs w:val="24"/>
        </w:rPr>
        <w:t>.</w:t>
      </w:r>
    </w:p>
    <w:p w14:paraId="55A7C60E" w14:textId="77777777" w:rsidR="00C01ECA" w:rsidRPr="001026AA" w:rsidRDefault="00C01ECA" w:rsidP="00C01ECA">
      <w:pPr>
        <w:ind w:firstLine="720"/>
        <w:rPr>
          <w:rFonts w:ascii="Times New Roman" w:hAnsi="Times New Roman" w:cs="Times New Roman"/>
          <w:sz w:val="24"/>
          <w:szCs w:val="24"/>
        </w:rPr>
      </w:pPr>
      <w:r>
        <w:rPr>
          <w:rFonts w:ascii="Times New Roman" w:hAnsi="Times New Roman" w:cs="Times New Roman"/>
          <w:sz w:val="24"/>
          <w:szCs w:val="24"/>
        </w:rPr>
        <w:t xml:space="preserve">While seed dispersal mechanisms have a strong influence on how far seeds are dispersed, plant traits such as height and seed mass also play a role. </w:t>
      </w:r>
      <w:r w:rsidR="0065649B">
        <w:rPr>
          <w:rFonts w:ascii="Times New Roman" w:hAnsi="Times New Roman" w:cs="Times New Roman"/>
          <w:sz w:val="24"/>
          <w:szCs w:val="24"/>
        </w:rPr>
        <w:t>Taller plants and those with small seeds</w:t>
      </w:r>
      <w:r w:rsidR="0065649B" w:rsidRPr="00CD5EC3">
        <w:rPr>
          <w:rFonts w:ascii="Times New Roman" w:hAnsi="Times New Roman" w:cs="Times New Roman"/>
          <w:sz w:val="24"/>
          <w:szCs w:val="24"/>
        </w:rPr>
        <w:t xml:space="preserve"> </w:t>
      </w:r>
      <w:r w:rsidR="0065649B">
        <w:rPr>
          <w:rFonts w:ascii="Times New Roman" w:hAnsi="Times New Roman" w:cs="Times New Roman"/>
          <w:sz w:val="24"/>
          <w:szCs w:val="24"/>
        </w:rPr>
        <w:t>have larger</w:t>
      </w:r>
      <w:r w:rsidR="0065649B" w:rsidRPr="00CD5EC3">
        <w:rPr>
          <w:rFonts w:ascii="Times New Roman" w:hAnsi="Times New Roman" w:cs="Times New Roman"/>
          <w:sz w:val="24"/>
          <w:szCs w:val="24"/>
        </w:rPr>
        <w:t xml:space="preserve"> range</w:t>
      </w:r>
      <w:r w:rsidR="0065649B">
        <w:rPr>
          <w:rFonts w:ascii="Times New Roman" w:hAnsi="Times New Roman" w:cs="Times New Roman"/>
          <w:sz w:val="24"/>
          <w:szCs w:val="24"/>
        </w:rPr>
        <w:t>s (</w:t>
      </w:r>
      <w:r w:rsidR="0065649B" w:rsidRPr="00CD5EC3">
        <w:rPr>
          <w:rFonts w:ascii="Times New Roman" w:hAnsi="Times New Roman" w:cs="Times New Roman"/>
          <w:sz w:val="24"/>
          <w:szCs w:val="24"/>
        </w:rPr>
        <w:t xml:space="preserve">Alzate </w:t>
      </w:r>
      <w:r w:rsidR="0065649B">
        <w:rPr>
          <w:rFonts w:ascii="Times New Roman" w:hAnsi="Times New Roman" w:cs="Times New Roman"/>
          <w:sz w:val="24"/>
          <w:szCs w:val="24"/>
        </w:rPr>
        <w:t>&amp;</w:t>
      </w:r>
      <w:r w:rsidR="0065649B" w:rsidRPr="00CD5EC3">
        <w:rPr>
          <w:rFonts w:ascii="Times New Roman" w:hAnsi="Times New Roman" w:cs="Times New Roman"/>
          <w:sz w:val="24"/>
          <w:szCs w:val="24"/>
        </w:rPr>
        <w:t xml:space="preserve"> Onstein 2022</w:t>
      </w:r>
      <w:r w:rsidR="0065649B">
        <w:rPr>
          <w:rFonts w:ascii="Times New Roman" w:hAnsi="Times New Roman" w:cs="Times New Roman"/>
          <w:sz w:val="24"/>
          <w:szCs w:val="24"/>
        </w:rPr>
        <w:t xml:space="preserve">). </w:t>
      </w:r>
      <w:r>
        <w:rPr>
          <w:rFonts w:ascii="Times New Roman" w:hAnsi="Times New Roman" w:cs="Times New Roman"/>
          <w:sz w:val="24"/>
          <w:szCs w:val="24"/>
        </w:rPr>
        <w:t xml:space="preserve">Plant height is </w:t>
      </w:r>
      <w:r w:rsidR="00DE6CB3">
        <w:rPr>
          <w:rFonts w:ascii="Times New Roman" w:hAnsi="Times New Roman" w:cs="Times New Roman"/>
          <w:sz w:val="24"/>
          <w:szCs w:val="24"/>
        </w:rPr>
        <w:t xml:space="preserve">also </w:t>
      </w:r>
      <w:r>
        <w:rPr>
          <w:rFonts w:ascii="Times New Roman" w:hAnsi="Times New Roman" w:cs="Times New Roman"/>
          <w:sz w:val="24"/>
          <w:szCs w:val="24"/>
        </w:rPr>
        <w:t xml:space="preserve">positively correlated with mean seed dispersal distance across species, and with maximum distances for species with wind, ballistic and unassisted dispersal syndromes (Thomson  et al. 2011). For wind-dispersed species, tree height is more important for local or shorter-distance dispersal, while seed terminal velocity influences long distance dispersal (Tackenberg et al. 2003; Wyse &amp; Hulme 2021). </w:t>
      </w:r>
      <w:r w:rsidR="003840F3">
        <w:rPr>
          <w:rFonts w:ascii="Times New Roman" w:hAnsi="Times New Roman" w:cs="Times New Roman"/>
          <w:sz w:val="24"/>
          <w:szCs w:val="24"/>
        </w:rPr>
        <w:t>Although</w:t>
      </w:r>
      <w:r>
        <w:rPr>
          <w:rFonts w:ascii="Times New Roman" w:hAnsi="Times New Roman" w:cs="Times New Roman"/>
          <w:sz w:val="24"/>
          <w:szCs w:val="24"/>
        </w:rPr>
        <w:t xml:space="preserve"> seed mass is far less important than plant height, it is still positively correlated with maximum seed dispersal distances for ballistic dispersal, and negatively correlated with maximum distances for wind-dispersed species (Thomson  et al. 2011). </w:t>
      </w:r>
      <w:r w:rsidRPr="00FB5A55">
        <w:rPr>
          <w:rFonts w:ascii="Times New Roman" w:hAnsi="Times New Roman" w:cs="Times New Roman"/>
          <w:sz w:val="24"/>
          <w:szCs w:val="24"/>
        </w:rPr>
        <w:t xml:space="preserve">Species </w:t>
      </w:r>
      <w:r>
        <w:rPr>
          <w:rFonts w:ascii="Times New Roman" w:hAnsi="Times New Roman" w:cs="Times New Roman"/>
          <w:sz w:val="24"/>
          <w:szCs w:val="24"/>
        </w:rPr>
        <w:t>with</w:t>
      </w:r>
      <w:r w:rsidRPr="00FB5A55">
        <w:rPr>
          <w:rFonts w:ascii="Times New Roman" w:hAnsi="Times New Roman" w:cs="Times New Roman"/>
          <w:sz w:val="24"/>
          <w:szCs w:val="24"/>
        </w:rPr>
        <w:t xml:space="preserve"> extremely light </w:t>
      </w:r>
      <w:r>
        <w:rPr>
          <w:rFonts w:ascii="Times New Roman" w:hAnsi="Times New Roman" w:cs="Times New Roman"/>
          <w:sz w:val="24"/>
          <w:szCs w:val="24"/>
        </w:rPr>
        <w:t xml:space="preserve">so-called ‘dust </w:t>
      </w:r>
      <w:r w:rsidRPr="00FB5A55">
        <w:rPr>
          <w:rFonts w:ascii="Times New Roman" w:hAnsi="Times New Roman" w:cs="Times New Roman"/>
          <w:sz w:val="24"/>
          <w:szCs w:val="24"/>
        </w:rPr>
        <w:t>seeds</w:t>
      </w:r>
      <w:r>
        <w:rPr>
          <w:rFonts w:ascii="Times New Roman" w:hAnsi="Times New Roman" w:cs="Times New Roman"/>
          <w:sz w:val="24"/>
          <w:szCs w:val="24"/>
        </w:rPr>
        <w:t>’</w:t>
      </w:r>
      <w:r w:rsidRPr="00FB5A55">
        <w:rPr>
          <w:rFonts w:ascii="Times New Roman" w:hAnsi="Times New Roman" w:cs="Times New Roman"/>
          <w:sz w:val="24"/>
          <w:szCs w:val="24"/>
        </w:rPr>
        <w:t xml:space="preserve"> that disperse </w:t>
      </w:r>
      <w:r w:rsidRPr="00FB5A55">
        <w:rPr>
          <w:rFonts w:ascii="Times New Roman" w:hAnsi="Times New Roman" w:cs="Times New Roman"/>
          <w:sz w:val="24"/>
          <w:szCs w:val="24"/>
        </w:rPr>
        <w:lastRenderedPageBreak/>
        <w:t xml:space="preserve">individually should, in theory, be able to disperse widely irrespective of seed shape (Eriksson &amp; Kainulainen 2011). Nevertheless, the few studies that have estimated dispersal range in dust seeds suggest that the majority are deposited very close to the </w:t>
      </w:r>
      <w:r>
        <w:rPr>
          <w:rFonts w:ascii="Times New Roman" w:hAnsi="Times New Roman" w:cs="Times New Roman"/>
          <w:sz w:val="24"/>
          <w:szCs w:val="24"/>
        </w:rPr>
        <w:t>parent</w:t>
      </w:r>
      <w:r w:rsidRPr="00FB5A55">
        <w:rPr>
          <w:rFonts w:ascii="Times New Roman" w:hAnsi="Times New Roman" w:cs="Times New Roman"/>
          <w:sz w:val="24"/>
          <w:szCs w:val="24"/>
        </w:rPr>
        <w:t xml:space="preserve"> plant, although rare long-distance dispersal events are possible (Eriksson &amp; Kainulainen 2011).</w:t>
      </w:r>
    </w:p>
    <w:p w14:paraId="55A7C60F" w14:textId="32D43481" w:rsidR="002C022F" w:rsidRPr="002C022F" w:rsidRDefault="002C022F" w:rsidP="00524313">
      <w:pPr>
        <w:ind w:firstLine="720"/>
        <w:rPr>
          <w:rFonts w:ascii="Times New Roman" w:hAnsi="Times New Roman" w:cs="Times New Roman"/>
          <w:sz w:val="24"/>
          <w:szCs w:val="24"/>
        </w:rPr>
      </w:pPr>
      <w:r w:rsidRPr="006278A3">
        <w:rPr>
          <w:rFonts w:ascii="Times New Roman" w:hAnsi="Times New Roman" w:cs="Times New Roman"/>
          <w:sz w:val="24"/>
          <w:szCs w:val="24"/>
        </w:rPr>
        <w:t xml:space="preserve">We </w:t>
      </w:r>
      <w:r w:rsidR="00C1161B">
        <w:rPr>
          <w:rFonts w:ascii="Times New Roman" w:hAnsi="Times New Roman" w:cs="Times New Roman"/>
          <w:sz w:val="24"/>
          <w:szCs w:val="24"/>
        </w:rPr>
        <w:t>previously</w:t>
      </w:r>
      <w:r w:rsidRPr="006278A3">
        <w:rPr>
          <w:rFonts w:ascii="Times New Roman" w:hAnsi="Times New Roman" w:cs="Times New Roman"/>
          <w:sz w:val="24"/>
          <w:szCs w:val="24"/>
        </w:rPr>
        <w:t xml:space="preserve"> reviewed seed dispersal </w:t>
      </w:r>
      <w:r w:rsidR="00FB60A8">
        <w:rPr>
          <w:rFonts w:ascii="Times New Roman" w:hAnsi="Times New Roman" w:cs="Times New Roman"/>
          <w:sz w:val="24"/>
          <w:szCs w:val="24"/>
        </w:rPr>
        <w:t xml:space="preserve">by frugivores </w:t>
      </w:r>
      <w:r w:rsidRPr="006278A3">
        <w:rPr>
          <w:rFonts w:ascii="Times New Roman" w:hAnsi="Times New Roman" w:cs="Times New Roman"/>
          <w:sz w:val="24"/>
          <w:szCs w:val="24"/>
        </w:rPr>
        <w:t xml:space="preserve">of fleshy-fruited environmental weeds in New Zealand (Wotton &amp; McAlpine 2015). In this </w:t>
      </w:r>
      <w:r w:rsidR="00FB60A8">
        <w:rPr>
          <w:rFonts w:ascii="Times New Roman" w:hAnsi="Times New Roman" w:cs="Times New Roman"/>
          <w:sz w:val="24"/>
          <w:szCs w:val="24"/>
        </w:rPr>
        <w:t>follow-up</w:t>
      </w:r>
      <w:r w:rsidRPr="006278A3">
        <w:rPr>
          <w:rFonts w:ascii="Times New Roman" w:hAnsi="Times New Roman" w:cs="Times New Roman"/>
          <w:sz w:val="24"/>
          <w:szCs w:val="24"/>
        </w:rPr>
        <w:t xml:space="preserve"> study, we review </w:t>
      </w:r>
      <w:r w:rsidR="00FB60A8">
        <w:rPr>
          <w:rFonts w:ascii="Times New Roman" w:hAnsi="Times New Roman" w:cs="Times New Roman"/>
          <w:sz w:val="24"/>
          <w:szCs w:val="24"/>
        </w:rPr>
        <w:t xml:space="preserve">seed </w:t>
      </w:r>
      <w:r w:rsidRPr="006278A3">
        <w:rPr>
          <w:rFonts w:ascii="Times New Roman" w:hAnsi="Times New Roman" w:cs="Times New Roman"/>
          <w:sz w:val="24"/>
          <w:szCs w:val="24"/>
        </w:rPr>
        <w:t xml:space="preserve">dispersal of </w:t>
      </w:r>
      <w:r w:rsidR="00FB60A8">
        <w:rPr>
          <w:rFonts w:ascii="Times New Roman" w:hAnsi="Times New Roman" w:cs="Times New Roman"/>
          <w:sz w:val="24"/>
          <w:szCs w:val="24"/>
        </w:rPr>
        <w:t>an updated list of environmental weeds in New Zealand</w:t>
      </w:r>
      <w:r w:rsidR="007508E6">
        <w:rPr>
          <w:rFonts w:ascii="Times New Roman" w:hAnsi="Times New Roman" w:cs="Times New Roman"/>
          <w:sz w:val="24"/>
          <w:szCs w:val="24"/>
        </w:rPr>
        <w:t xml:space="preserve"> (</w:t>
      </w:r>
      <w:r w:rsidR="00A23A5A">
        <w:rPr>
          <w:rFonts w:ascii="Times New Roman" w:hAnsi="Times New Roman" w:cs="Times New Roman"/>
          <w:sz w:val="24"/>
          <w:szCs w:val="24"/>
        </w:rPr>
        <w:t xml:space="preserve">McAlpine </w:t>
      </w:r>
      <w:r w:rsidR="00BE7563">
        <w:rPr>
          <w:rFonts w:ascii="Times New Roman" w:hAnsi="Times New Roman" w:cs="Times New Roman"/>
          <w:sz w:val="24"/>
          <w:szCs w:val="24"/>
        </w:rPr>
        <w:t>&amp; Howell</w:t>
      </w:r>
      <w:r w:rsidR="00A23A5A">
        <w:rPr>
          <w:rFonts w:ascii="Times New Roman" w:hAnsi="Times New Roman" w:cs="Times New Roman"/>
          <w:sz w:val="24"/>
          <w:szCs w:val="24"/>
        </w:rPr>
        <w:t xml:space="preserve"> </w:t>
      </w:r>
      <w:r w:rsidR="00BE7563">
        <w:rPr>
          <w:rFonts w:ascii="Times New Roman" w:hAnsi="Times New Roman" w:cs="Times New Roman"/>
          <w:sz w:val="24"/>
          <w:szCs w:val="24"/>
        </w:rPr>
        <w:t>2024</w:t>
      </w:r>
      <w:r w:rsidR="007508E6">
        <w:rPr>
          <w:rFonts w:ascii="Times New Roman" w:hAnsi="Times New Roman" w:cs="Times New Roman"/>
          <w:sz w:val="24"/>
          <w:szCs w:val="24"/>
        </w:rPr>
        <w:t>)</w:t>
      </w:r>
      <w:r w:rsidR="00FB60A8">
        <w:rPr>
          <w:rFonts w:ascii="Times New Roman" w:hAnsi="Times New Roman" w:cs="Times New Roman"/>
          <w:sz w:val="24"/>
          <w:szCs w:val="24"/>
        </w:rPr>
        <w:t xml:space="preserve">, </w:t>
      </w:r>
      <w:r w:rsidR="00C1161B">
        <w:rPr>
          <w:rFonts w:ascii="Times New Roman" w:hAnsi="Times New Roman" w:cs="Times New Roman"/>
          <w:sz w:val="24"/>
          <w:szCs w:val="24"/>
        </w:rPr>
        <w:t xml:space="preserve">including </w:t>
      </w:r>
      <w:r w:rsidR="003B0179">
        <w:rPr>
          <w:rFonts w:ascii="Times New Roman" w:hAnsi="Times New Roman" w:cs="Times New Roman"/>
          <w:sz w:val="24"/>
          <w:szCs w:val="24"/>
        </w:rPr>
        <w:t>both fleshy- and dry-fruited</w:t>
      </w:r>
      <w:r w:rsidR="005C124D">
        <w:rPr>
          <w:rFonts w:ascii="Times New Roman" w:hAnsi="Times New Roman" w:cs="Times New Roman"/>
          <w:sz w:val="24"/>
          <w:szCs w:val="24"/>
        </w:rPr>
        <w:t xml:space="preserve"> species</w:t>
      </w:r>
      <w:r w:rsidR="00FB60A8">
        <w:rPr>
          <w:rFonts w:ascii="Times New Roman" w:hAnsi="Times New Roman" w:cs="Times New Roman"/>
          <w:sz w:val="24"/>
          <w:szCs w:val="24"/>
        </w:rPr>
        <w:t>. We</w:t>
      </w:r>
      <w:r w:rsidR="00824A90">
        <w:rPr>
          <w:rFonts w:ascii="Times New Roman" w:hAnsi="Times New Roman" w:cs="Times New Roman"/>
          <w:sz w:val="24"/>
          <w:szCs w:val="24"/>
        </w:rPr>
        <w:t xml:space="preserve"> </w:t>
      </w:r>
      <w:r w:rsidR="00FB60A8">
        <w:rPr>
          <w:rFonts w:ascii="Times New Roman" w:hAnsi="Times New Roman" w:cs="Times New Roman"/>
          <w:sz w:val="24"/>
          <w:szCs w:val="24"/>
        </w:rPr>
        <w:t xml:space="preserve">specifically </w:t>
      </w:r>
      <w:r w:rsidR="00824A90">
        <w:rPr>
          <w:rFonts w:ascii="Times New Roman" w:hAnsi="Times New Roman" w:cs="Times New Roman"/>
          <w:sz w:val="24"/>
          <w:szCs w:val="24"/>
        </w:rPr>
        <w:t>address</w:t>
      </w:r>
      <w:r w:rsidR="0029129A">
        <w:rPr>
          <w:rFonts w:ascii="Times New Roman" w:hAnsi="Times New Roman" w:cs="Times New Roman"/>
          <w:sz w:val="24"/>
          <w:szCs w:val="24"/>
        </w:rPr>
        <w:t xml:space="preserve"> the following questions: 1) What is</w:t>
      </w:r>
      <w:r w:rsidR="006278A3" w:rsidRPr="006278A3">
        <w:rPr>
          <w:rFonts w:ascii="Times New Roman" w:hAnsi="Times New Roman" w:cs="Times New Roman"/>
          <w:sz w:val="24"/>
          <w:szCs w:val="24"/>
        </w:rPr>
        <w:t xml:space="preserve"> the frequency of each </w:t>
      </w:r>
      <w:r w:rsidR="00FB60A8">
        <w:rPr>
          <w:rFonts w:ascii="Times New Roman" w:hAnsi="Times New Roman" w:cs="Times New Roman"/>
          <w:sz w:val="24"/>
          <w:szCs w:val="24"/>
        </w:rPr>
        <w:t xml:space="preserve">seed </w:t>
      </w:r>
      <w:r w:rsidR="006278A3" w:rsidRPr="006278A3">
        <w:rPr>
          <w:rFonts w:ascii="Times New Roman" w:hAnsi="Times New Roman" w:cs="Times New Roman"/>
          <w:sz w:val="24"/>
          <w:szCs w:val="24"/>
        </w:rPr>
        <w:t>dispersal mechanism in the N</w:t>
      </w:r>
      <w:r w:rsidR="00E41A3A">
        <w:rPr>
          <w:rFonts w:ascii="Times New Roman" w:hAnsi="Times New Roman" w:cs="Times New Roman"/>
          <w:sz w:val="24"/>
          <w:szCs w:val="24"/>
        </w:rPr>
        <w:t xml:space="preserve">ew </w:t>
      </w:r>
      <w:r w:rsidR="006278A3" w:rsidRPr="006278A3">
        <w:rPr>
          <w:rFonts w:ascii="Times New Roman" w:hAnsi="Times New Roman" w:cs="Times New Roman"/>
          <w:sz w:val="24"/>
          <w:szCs w:val="24"/>
        </w:rPr>
        <w:t>Z</w:t>
      </w:r>
      <w:r w:rsidR="00E41A3A">
        <w:rPr>
          <w:rFonts w:ascii="Times New Roman" w:hAnsi="Times New Roman" w:cs="Times New Roman"/>
          <w:sz w:val="24"/>
          <w:szCs w:val="24"/>
        </w:rPr>
        <w:t>ealand</w:t>
      </w:r>
      <w:r w:rsidR="006278A3" w:rsidRPr="006278A3">
        <w:rPr>
          <w:rFonts w:ascii="Times New Roman" w:hAnsi="Times New Roman" w:cs="Times New Roman"/>
          <w:sz w:val="24"/>
          <w:szCs w:val="24"/>
        </w:rPr>
        <w:t xml:space="preserve"> environmental weed flora</w:t>
      </w:r>
      <w:r w:rsidR="0029129A">
        <w:rPr>
          <w:rFonts w:ascii="Times New Roman" w:hAnsi="Times New Roman" w:cs="Times New Roman"/>
          <w:sz w:val="24"/>
          <w:szCs w:val="24"/>
        </w:rPr>
        <w:t>?</w:t>
      </w:r>
      <w:r w:rsidR="006278A3">
        <w:rPr>
          <w:rFonts w:ascii="Times New Roman" w:hAnsi="Times New Roman" w:cs="Times New Roman"/>
          <w:sz w:val="24"/>
          <w:szCs w:val="24"/>
        </w:rPr>
        <w:t xml:space="preserve"> </w:t>
      </w:r>
      <w:r w:rsidR="00FB60A8">
        <w:rPr>
          <w:rFonts w:ascii="Times New Roman" w:hAnsi="Times New Roman" w:cs="Times New Roman"/>
          <w:sz w:val="24"/>
          <w:szCs w:val="24"/>
        </w:rPr>
        <w:t xml:space="preserve">2) How common are non-standard </w:t>
      </w:r>
      <w:r w:rsidR="007508E6">
        <w:rPr>
          <w:rFonts w:ascii="Times New Roman" w:hAnsi="Times New Roman" w:cs="Times New Roman"/>
          <w:sz w:val="24"/>
          <w:szCs w:val="24"/>
        </w:rPr>
        <w:t xml:space="preserve">dispersal </w:t>
      </w:r>
      <w:r w:rsidR="00FB60A8">
        <w:rPr>
          <w:rFonts w:ascii="Times New Roman" w:hAnsi="Times New Roman" w:cs="Times New Roman"/>
          <w:sz w:val="24"/>
          <w:szCs w:val="24"/>
        </w:rPr>
        <w:t>mechanisms? 3</w:t>
      </w:r>
      <w:r w:rsidR="006278A3">
        <w:rPr>
          <w:rFonts w:ascii="Times New Roman" w:hAnsi="Times New Roman" w:cs="Times New Roman"/>
          <w:sz w:val="24"/>
          <w:szCs w:val="24"/>
        </w:rPr>
        <w:t xml:space="preserve">) </w:t>
      </w:r>
      <w:r w:rsidR="00FB60A8">
        <w:rPr>
          <w:rFonts w:ascii="Times New Roman" w:hAnsi="Times New Roman" w:cs="Times New Roman"/>
          <w:sz w:val="24"/>
          <w:szCs w:val="24"/>
        </w:rPr>
        <w:t>D</w:t>
      </w:r>
      <w:r w:rsidR="006278A3" w:rsidRPr="00C52D07">
        <w:rPr>
          <w:rFonts w:ascii="Times New Roman" w:hAnsi="Times New Roman" w:cs="Times New Roman"/>
          <w:sz w:val="24"/>
          <w:szCs w:val="24"/>
        </w:rPr>
        <w:t xml:space="preserve">oes dispersal distance differ among </w:t>
      </w:r>
      <w:r w:rsidR="00824A90">
        <w:rPr>
          <w:rFonts w:ascii="Times New Roman" w:hAnsi="Times New Roman" w:cs="Times New Roman"/>
          <w:sz w:val="24"/>
          <w:szCs w:val="24"/>
        </w:rPr>
        <w:t xml:space="preserve">seed </w:t>
      </w:r>
      <w:r w:rsidR="0029129A" w:rsidRPr="00C52D07">
        <w:rPr>
          <w:rFonts w:ascii="Times New Roman" w:hAnsi="Times New Roman" w:cs="Times New Roman"/>
          <w:sz w:val="24"/>
          <w:szCs w:val="24"/>
        </w:rPr>
        <w:t>dispersal mechanisms</w:t>
      </w:r>
      <w:r w:rsidR="006278A3" w:rsidRPr="00C52D07">
        <w:rPr>
          <w:rFonts w:ascii="Times New Roman" w:hAnsi="Times New Roman" w:cs="Times New Roman"/>
          <w:sz w:val="24"/>
          <w:szCs w:val="24"/>
        </w:rPr>
        <w:t>?</w:t>
      </w:r>
      <w:r w:rsidR="00E41A3A">
        <w:rPr>
          <w:rFonts w:ascii="Times New Roman" w:hAnsi="Times New Roman" w:cs="Times New Roman"/>
          <w:sz w:val="24"/>
          <w:szCs w:val="24"/>
        </w:rPr>
        <w:t xml:space="preserve"> </w:t>
      </w:r>
      <w:r w:rsidR="005C124D">
        <w:rPr>
          <w:rFonts w:ascii="Times New Roman" w:hAnsi="Times New Roman" w:cs="Times New Roman"/>
          <w:sz w:val="24"/>
          <w:szCs w:val="24"/>
        </w:rPr>
        <w:t xml:space="preserve">and </w:t>
      </w:r>
      <w:r w:rsidR="00FB60A8">
        <w:rPr>
          <w:rFonts w:ascii="Times New Roman" w:hAnsi="Times New Roman" w:cs="Times New Roman"/>
          <w:sz w:val="24"/>
          <w:szCs w:val="24"/>
        </w:rPr>
        <w:t>4</w:t>
      </w:r>
      <w:r w:rsidR="006278A3">
        <w:rPr>
          <w:rFonts w:ascii="Times New Roman" w:hAnsi="Times New Roman" w:cs="Times New Roman"/>
          <w:sz w:val="24"/>
          <w:szCs w:val="24"/>
        </w:rPr>
        <w:t xml:space="preserve">) </w:t>
      </w:r>
      <w:r w:rsidR="006278A3" w:rsidRPr="00C52D07">
        <w:rPr>
          <w:rFonts w:ascii="Times New Roman" w:hAnsi="Times New Roman" w:cs="Times New Roman"/>
          <w:sz w:val="24"/>
          <w:szCs w:val="24"/>
        </w:rPr>
        <w:t xml:space="preserve">Which species have a high </w:t>
      </w:r>
      <w:r w:rsidR="00DE6CB3">
        <w:rPr>
          <w:rFonts w:ascii="Times New Roman" w:hAnsi="Times New Roman" w:cs="Times New Roman"/>
          <w:sz w:val="24"/>
          <w:szCs w:val="24"/>
        </w:rPr>
        <w:t>dispersal capacity</w:t>
      </w:r>
      <w:r w:rsidR="006278A3" w:rsidRPr="00C52D07">
        <w:rPr>
          <w:rFonts w:ascii="Times New Roman" w:hAnsi="Times New Roman" w:cs="Times New Roman"/>
          <w:sz w:val="24"/>
          <w:szCs w:val="24"/>
        </w:rPr>
        <w:t xml:space="preserve">, and do any of these currently have a restricted </w:t>
      </w:r>
      <w:r w:rsidR="00CC6C1B">
        <w:rPr>
          <w:rFonts w:ascii="Times New Roman" w:hAnsi="Times New Roman" w:cs="Times New Roman"/>
          <w:sz w:val="24"/>
          <w:szCs w:val="24"/>
        </w:rPr>
        <w:t>distribution</w:t>
      </w:r>
      <w:r w:rsidR="006278A3" w:rsidRPr="00C52D07">
        <w:rPr>
          <w:rFonts w:ascii="Times New Roman" w:hAnsi="Times New Roman" w:cs="Times New Roman"/>
          <w:sz w:val="24"/>
          <w:szCs w:val="24"/>
        </w:rPr>
        <w:t>?</w:t>
      </w:r>
      <w:r w:rsidR="006278A3">
        <w:rPr>
          <w:rFonts w:ascii="Times New Roman" w:hAnsi="Times New Roman" w:cs="Times New Roman"/>
          <w:sz w:val="24"/>
          <w:szCs w:val="24"/>
        </w:rPr>
        <w:t xml:space="preserve"> </w:t>
      </w:r>
      <w:r w:rsidR="001026AA">
        <w:rPr>
          <w:rFonts w:ascii="Times New Roman" w:hAnsi="Times New Roman" w:cs="Times New Roman"/>
          <w:sz w:val="24"/>
          <w:szCs w:val="24"/>
        </w:rPr>
        <w:t xml:space="preserve">We </w:t>
      </w:r>
      <w:r w:rsidR="00A23A5A">
        <w:rPr>
          <w:rFonts w:ascii="Times New Roman" w:hAnsi="Times New Roman" w:cs="Times New Roman"/>
          <w:sz w:val="24"/>
          <w:szCs w:val="24"/>
        </w:rPr>
        <w:t xml:space="preserve">also </w:t>
      </w:r>
      <w:r w:rsidR="001026AA">
        <w:rPr>
          <w:rFonts w:ascii="Times New Roman" w:hAnsi="Times New Roman" w:cs="Times New Roman"/>
          <w:sz w:val="24"/>
          <w:szCs w:val="24"/>
        </w:rPr>
        <w:t>discuss</w:t>
      </w:r>
      <w:r w:rsidR="001026AA" w:rsidRPr="00C52D07">
        <w:rPr>
          <w:rFonts w:ascii="Times New Roman" w:hAnsi="Times New Roman" w:cs="Times New Roman"/>
          <w:sz w:val="24"/>
          <w:szCs w:val="24"/>
        </w:rPr>
        <w:t xml:space="preserve"> </w:t>
      </w:r>
      <w:r w:rsidR="002C6465" w:rsidRPr="00C52D07">
        <w:rPr>
          <w:rFonts w:ascii="Times New Roman" w:hAnsi="Times New Roman" w:cs="Times New Roman"/>
          <w:sz w:val="24"/>
          <w:szCs w:val="24"/>
        </w:rPr>
        <w:t>habitat and landscape feature</w:t>
      </w:r>
      <w:r w:rsidR="002C6465">
        <w:rPr>
          <w:rFonts w:ascii="Times New Roman" w:hAnsi="Times New Roman" w:cs="Times New Roman"/>
          <w:sz w:val="24"/>
          <w:szCs w:val="24"/>
        </w:rPr>
        <w:t xml:space="preserve">s </w:t>
      </w:r>
      <w:r w:rsidR="00BA3065">
        <w:rPr>
          <w:rFonts w:ascii="Times New Roman" w:hAnsi="Times New Roman" w:cs="Times New Roman"/>
          <w:sz w:val="24"/>
          <w:szCs w:val="24"/>
        </w:rPr>
        <w:t>that can</w:t>
      </w:r>
      <w:r w:rsidR="002C6465">
        <w:rPr>
          <w:rFonts w:ascii="Times New Roman" w:hAnsi="Times New Roman" w:cs="Times New Roman"/>
          <w:sz w:val="24"/>
          <w:szCs w:val="24"/>
        </w:rPr>
        <w:t xml:space="preserve"> influence </w:t>
      </w:r>
      <w:r w:rsidR="00F765B3">
        <w:rPr>
          <w:rFonts w:ascii="Times New Roman" w:hAnsi="Times New Roman" w:cs="Times New Roman"/>
          <w:sz w:val="24"/>
          <w:szCs w:val="24"/>
        </w:rPr>
        <w:t xml:space="preserve">seed </w:t>
      </w:r>
      <w:r w:rsidR="002C6465">
        <w:rPr>
          <w:rFonts w:ascii="Times New Roman" w:hAnsi="Times New Roman" w:cs="Times New Roman"/>
          <w:sz w:val="24"/>
          <w:szCs w:val="24"/>
        </w:rPr>
        <w:t>dispersal</w:t>
      </w:r>
      <w:r w:rsidR="00A23A5A">
        <w:rPr>
          <w:rFonts w:ascii="Times New Roman" w:hAnsi="Times New Roman" w:cs="Times New Roman"/>
          <w:sz w:val="24"/>
          <w:szCs w:val="24"/>
        </w:rPr>
        <w:t>, focusing on</w:t>
      </w:r>
      <w:r w:rsidR="00DE6CB3">
        <w:rPr>
          <w:rFonts w:ascii="Times New Roman" w:hAnsi="Times New Roman" w:cs="Times New Roman"/>
          <w:sz w:val="24"/>
          <w:szCs w:val="24"/>
        </w:rPr>
        <w:t xml:space="preserve"> </w:t>
      </w:r>
      <w:r w:rsidR="00A23A5A">
        <w:rPr>
          <w:rFonts w:ascii="Times New Roman" w:hAnsi="Times New Roman" w:cs="Times New Roman"/>
          <w:sz w:val="24"/>
          <w:szCs w:val="24"/>
        </w:rPr>
        <w:t xml:space="preserve">abiotic mechanisms </w:t>
      </w:r>
      <w:r w:rsidR="00DE6CB3">
        <w:rPr>
          <w:rFonts w:ascii="Times New Roman" w:hAnsi="Times New Roman" w:cs="Times New Roman"/>
          <w:sz w:val="24"/>
          <w:szCs w:val="24"/>
        </w:rPr>
        <w:t xml:space="preserve">(see Wotton &amp; McAlpine 2015 for </w:t>
      </w:r>
      <w:r w:rsidR="00A23A5A">
        <w:rPr>
          <w:rFonts w:ascii="Times New Roman" w:hAnsi="Times New Roman" w:cs="Times New Roman"/>
          <w:sz w:val="24"/>
          <w:szCs w:val="24"/>
        </w:rPr>
        <w:t>a similiar discussion for vertebrate dispersal</w:t>
      </w:r>
      <w:r w:rsidR="00DE6CB3">
        <w:rPr>
          <w:rFonts w:ascii="Times New Roman" w:hAnsi="Times New Roman" w:cs="Times New Roman"/>
          <w:sz w:val="24"/>
          <w:szCs w:val="24"/>
        </w:rPr>
        <w:t>)</w:t>
      </w:r>
      <w:r w:rsidR="001026AA">
        <w:rPr>
          <w:rFonts w:ascii="Times New Roman" w:hAnsi="Times New Roman" w:cs="Times New Roman"/>
          <w:sz w:val="24"/>
          <w:szCs w:val="24"/>
        </w:rPr>
        <w:t>.</w:t>
      </w:r>
    </w:p>
    <w:p w14:paraId="55A7C610" w14:textId="77777777" w:rsidR="002C022F" w:rsidRPr="002C022F" w:rsidRDefault="002C022F" w:rsidP="008509A9">
      <w:pPr>
        <w:pStyle w:val="Heading2"/>
      </w:pPr>
      <w:r w:rsidRPr="002C022F">
        <w:t>Methods</w:t>
      </w:r>
    </w:p>
    <w:p w14:paraId="55A7C611" w14:textId="77777777" w:rsidR="002C022F" w:rsidRPr="002C022F" w:rsidRDefault="002C022F" w:rsidP="002C022F">
      <w:pPr>
        <w:rPr>
          <w:rFonts w:ascii="Times New Roman" w:hAnsi="Times New Roman" w:cs="Times New Roman"/>
          <w:sz w:val="24"/>
          <w:szCs w:val="24"/>
        </w:rPr>
      </w:pPr>
      <w:r w:rsidRPr="002C022F">
        <w:rPr>
          <w:rFonts w:ascii="Times New Roman" w:hAnsi="Times New Roman" w:cs="Times New Roman"/>
          <w:sz w:val="24"/>
          <w:szCs w:val="24"/>
        </w:rPr>
        <w:t>We reviewed information from the literature to assign seed dispersal mechanisms</w:t>
      </w:r>
      <w:r w:rsidR="00F36A86">
        <w:rPr>
          <w:rFonts w:ascii="Times New Roman" w:hAnsi="Times New Roman" w:cs="Times New Roman"/>
          <w:sz w:val="24"/>
          <w:szCs w:val="24"/>
        </w:rPr>
        <w:t xml:space="preserve"> for each of 3</w:t>
      </w:r>
      <w:r w:rsidR="00424773">
        <w:rPr>
          <w:rFonts w:ascii="Times New Roman" w:hAnsi="Times New Roman" w:cs="Times New Roman"/>
          <w:sz w:val="24"/>
          <w:szCs w:val="24"/>
        </w:rPr>
        <w:t>18</w:t>
      </w:r>
      <w:r w:rsidR="00F36A86">
        <w:rPr>
          <w:rFonts w:ascii="Times New Roman" w:hAnsi="Times New Roman" w:cs="Times New Roman"/>
          <w:sz w:val="24"/>
          <w:szCs w:val="24"/>
        </w:rPr>
        <w:t xml:space="preserve"> </w:t>
      </w:r>
      <w:r w:rsidRPr="002C022F">
        <w:rPr>
          <w:rFonts w:ascii="Times New Roman" w:hAnsi="Times New Roman" w:cs="Times New Roman"/>
          <w:sz w:val="24"/>
          <w:szCs w:val="24"/>
        </w:rPr>
        <w:t>environmental weed species</w:t>
      </w:r>
      <w:r w:rsidR="00E659FD">
        <w:rPr>
          <w:rFonts w:ascii="Times New Roman" w:hAnsi="Times New Roman" w:cs="Times New Roman"/>
          <w:sz w:val="24"/>
          <w:szCs w:val="24"/>
        </w:rPr>
        <w:t xml:space="preserve"> included in our review</w:t>
      </w:r>
      <w:r w:rsidRPr="002C022F">
        <w:rPr>
          <w:rFonts w:ascii="Times New Roman" w:hAnsi="Times New Roman" w:cs="Times New Roman"/>
          <w:sz w:val="24"/>
          <w:szCs w:val="24"/>
        </w:rPr>
        <w:t xml:space="preserve">. We used </w:t>
      </w:r>
      <w:r w:rsidR="009E1355">
        <w:rPr>
          <w:rFonts w:ascii="Times New Roman" w:hAnsi="Times New Roman" w:cs="Times New Roman"/>
          <w:sz w:val="24"/>
          <w:szCs w:val="24"/>
        </w:rPr>
        <w:t>an</w:t>
      </w:r>
      <w:r w:rsidRPr="002C022F">
        <w:rPr>
          <w:rFonts w:ascii="Times New Roman" w:hAnsi="Times New Roman" w:cs="Times New Roman"/>
          <w:sz w:val="24"/>
          <w:szCs w:val="24"/>
        </w:rPr>
        <w:t xml:space="preserve"> </w:t>
      </w:r>
      <w:r>
        <w:rPr>
          <w:rFonts w:ascii="Times New Roman" w:hAnsi="Times New Roman" w:cs="Times New Roman"/>
          <w:sz w:val="24"/>
          <w:szCs w:val="24"/>
        </w:rPr>
        <w:t xml:space="preserve">updated </w:t>
      </w:r>
      <w:r w:rsidRPr="002C022F">
        <w:rPr>
          <w:rFonts w:ascii="Times New Roman" w:hAnsi="Times New Roman" w:cs="Times New Roman"/>
          <w:sz w:val="24"/>
          <w:szCs w:val="24"/>
        </w:rPr>
        <w:t>list of 3</w:t>
      </w:r>
      <w:r w:rsidR="00424773">
        <w:rPr>
          <w:rFonts w:ascii="Times New Roman" w:hAnsi="Times New Roman" w:cs="Times New Roman"/>
          <w:sz w:val="24"/>
          <w:szCs w:val="24"/>
        </w:rPr>
        <w:t>86</w:t>
      </w:r>
      <w:r w:rsidRPr="002C022F">
        <w:rPr>
          <w:rFonts w:ascii="Times New Roman" w:hAnsi="Times New Roman" w:cs="Times New Roman"/>
          <w:sz w:val="24"/>
          <w:szCs w:val="24"/>
        </w:rPr>
        <w:t xml:space="preserve"> environmental weeds in New Zealand</w:t>
      </w:r>
      <w:r w:rsidR="009E1355">
        <w:rPr>
          <w:rFonts w:ascii="Times New Roman" w:hAnsi="Times New Roman" w:cs="Times New Roman"/>
          <w:sz w:val="24"/>
          <w:szCs w:val="24"/>
        </w:rPr>
        <w:t xml:space="preserve"> </w:t>
      </w:r>
      <w:r w:rsidR="00A23A5A">
        <w:rPr>
          <w:rFonts w:ascii="Times New Roman" w:hAnsi="Times New Roman" w:cs="Times New Roman"/>
          <w:sz w:val="24"/>
          <w:szCs w:val="24"/>
        </w:rPr>
        <w:t xml:space="preserve">(McAlpine </w:t>
      </w:r>
      <w:r w:rsidR="00BE7563">
        <w:rPr>
          <w:rFonts w:ascii="Times New Roman" w:hAnsi="Times New Roman" w:cs="Times New Roman"/>
          <w:sz w:val="24"/>
          <w:szCs w:val="24"/>
        </w:rPr>
        <w:t>&amp; Howell 2024</w:t>
      </w:r>
      <w:r w:rsidR="009E1355">
        <w:rPr>
          <w:rFonts w:ascii="Times New Roman" w:hAnsi="Times New Roman" w:cs="Times New Roman"/>
          <w:sz w:val="24"/>
          <w:szCs w:val="24"/>
        </w:rPr>
        <w:t>)</w:t>
      </w:r>
      <w:r w:rsidRPr="002C022F">
        <w:rPr>
          <w:rFonts w:ascii="Times New Roman" w:hAnsi="Times New Roman" w:cs="Times New Roman"/>
          <w:sz w:val="24"/>
          <w:szCs w:val="24"/>
        </w:rPr>
        <w:t xml:space="preserve">. However, we excluded </w:t>
      </w:r>
      <w:r w:rsidR="004B61F3">
        <w:rPr>
          <w:rFonts w:ascii="Times New Roman" w:hAnsi="Times New Roman" w:cs="Times New Roman"/>
          <w:sz w:val="24"/>
          <w:szCs w:val="24"/>
        </w:rPr>
        <w:t>14</w:t>
      </w:r>
      <w:r w:rsidR="00830799">
        <w:rPr>
          <w:rFonts w:ascii="Times New Roman" w:hAnsi="Times New Roman" w:cs="Times New Roman"/>
          <w:sz w:val="24"/>
          <w:szCs w:val="24"/>
        </w:rPr>
        <w:t xml:space="preserve"> species that </w:t>
      </w:r>
      <w:r w:rsidR="00830799" w:rsidRPr="002C022F">
        <w:rPr>
          <w:rFonts w:ascii="Times New Roman" w:hAnsi="Times New Roman" w:cs="Times New Roman"/>
          <w:sz w:val="24"/>
          <w:szCs w:val="24"/>
        </w:rPr>
        <w:t>lack seeds</w:t>
      </w:r>
      <w:r w:rsidR="00830799">
        <w:rPr>
          <w:rFonts w:ascii="Times New Roman" w:hAnsi="Times New Roman" w:cs="Times New Roman"/>
          <w:sz w:val="24"/>
          <w:szCs w:val="24"/>
        </w:rPr>
        <w:t xml:space="preserve"> (</w:t>
      </w:r>
      <w:r w:rsidR="004B61F3">
        <w:rPr>
          <w:rFonts w:ascii="Times New Roman" w:hAnsi="Times New Roman" w:cs="Times New Roman"/>
          <w:sz w:val="24"/>
          <w:szCs w:val="24"/>
        </w:rPr>
        <w:t>12</w:t>
      </w:r>
      <w:r w:rsidR="00830799" w:rsidRPr="002C022F">
        <w:rPr>
          <w:rFonts w:ascii="Times New Roman" w:hAnsi="Times New Roman" w:cs="Times New Roman"/>
          <w:sz w:val="24"/>
          <w:szCs w:val="24"/>
        </w:rPr>
        <w:t xml:space="preserve"> ferns or fern allies </w:t>
      </w:r>
      <w:r w:rsidR="00830799">
        <w:rPr>
          <w:rFonts w:ascii="Times New Roman" w:hAnsi="Times New Roman" w:cs="Times New Roman"/>
          <w:sz w:val="24"/>
          <w:szCs w:val="24"/>
        </w:rPr>
        <w:t xml:space="preserve">and </w:t>
      </w:r>
      <w:r w:rsidR="004B61F3">
        <w:rPr>
          <w:rFonts w:ascii="Times New Roman" w:hAnsi="Times New Roman" w:cs="Times New Roman"/>
          <w:sz w:val="24"/>
          <w:szCs w:val="24"/>
        </w:rPr>
        <w:t>two</w:t>
      </w:r>
      <w:r w:rsidR="00830799">
        <w:rPr>
          <w:rFonts w:ascii="Times New Roman" w:hAnsi="Times New Roman" w:cs="Times New Roman"/>
          <w:sz w:val="24"/>
          <w:szCs w:val="24"/>
        </w:rPr>
        <w:t xml:space="preserve"> seaweed</w:t>
      </w:r>
      <w:r w:rsidR="004B61F3">
        <w:rPr>
          <w:rFonts w:ascii="Times New Roman" w:hAnsi="Times New Roman" w:cs="Times New Roman"/>
          <w:sz w:val="24"/>
          <w:szCs w:val="24"/>
        </w:rPr>
        <w:t>s</w:t>
      </w:r>
      <w:r w:rsidR="00830799">
        <w:rPr>
          <w:rFonts w:ascii="Times New Roman" w:hAnsi="Times New Roman" w:cs="Times New Roman"/>
          <w:sz w:val="24"/>
          <w:szCs w:val="24"/>
        </w:rPr>
        <w:t xml:space="preserve">), </w:t>
      </w:r>
      <w:r w:rsidR="00F137EF">
        <w:rPr>
          <w:rFonts w:ascii="Times New Roman" w:hAnsi="Times New Roman" w:cs="Times New Roman"/>
          <w:sz w:val="24"/>
          <w:szCs w:val="24"/>
        </w:rPr>
        <w:t>3</w:t>
      </w:r>
      <w:r w:rsidR="004B61F3">
        <w:rPr>
          <w:rFonts w:ascii="Times New Roman" w:hAnsi="Times New Roman" w:cs="Times New Roman"/>
          <w:sz w:val="24"/>
          <w:szCs w:val="24"/>
        </w:rPr>
        <w:t>4</w:t>
      </w:r>
      <w:r w:rsidR="00F80D06">
        <w:rPr>
          <w:rFonts w:ascii="Times New Roman" w:hAnsi="Times New Roman" w:cs="Times New Roman"/>
          <w:sz w:val="24"/>
          <w:szCs w:val="24"/>
        </w:rPr>
        <w:t xml:space="preserve"> species that </w:t>
      </w:r>
      <w:r w:rsidR="00F137EF">
        <w:rPr>
          <w:rFonts w:ascii="Times New Roman" w:hAnsi="Times New Roman" w:cs="Times New Roman"/>
          <w:sz w:val="24"/>
          <w:szCs w:val="24"/>
        </w:rPr>
        <w:t>are</w:t>
      </w:r>
      <w:r w:rsidR="00F80D06">
        <w:rPr>
          <w:rFonts w:ascii="Times New Roman" w:hAnsi="Times New Roman" w:cs="Times New Roman"/>
          <w:sz w:val="24"/>
          <w:szCs w:val="24"/>
        </w:rPr>
        <w:t xml:space="preserve"> not</w:t>
      </w:r>
      <w:r w:rsidR="00F137EF">
        <w:rPr>
          <w:rFonts w:ascii="Times New Roman" w:hAnsi="Times New Roman" w:cs="Times New Roman"/>
          <w:sz w:val="24"/>
          <w:szCs w:val="24"/>
        </w:rPr>
        <w:t xml:space="preserve"> known to</w:t>
      </w:r>
      <w:r w:rsidR="00F80D06">
        <w:rPr>
          <w:rFonts w:ascii="Times New Roman" w:hAnsi="Times New Roman" w:cs="Times New Roman"/>
          <w:sz w:val="24"/>
          <w:szCs w:val="24"/>
        </w:rPr>
        <w:t xml:space="preserve"> produce seed in New Zealand, </w:t>
      </w:r>
      <w:r w:rsidR="00830799">
        <w:rPr>
          <w:rFonts w:ascii="Times New Roman" w:hAnsi="Times New Roman" w:cs="Times New Roman"/>
          <w:sz w:val="24"/>
          <w:szCs w:val="24"/>
        </w:rPr>
        <w:t xml:space="preserve">and </w:t>
      </w:r>
      <w:r w:rsidR="004B61F3">
        <w:rPr>
          <w:rFonts w:ascii="Times New Roman" w:hAnsi="Times New Roman" w:cs="Times New Roman"/>
          <w:sz w:val="24"/>
          <w:szCs w:val="24"/>
        </w:rPr>
        <w:t>20</w:t>
      </w:r>
      <w:r w:rsidR="000C41F2">
        <w:rPr>
          <w:rFonts w:ascii="Times New Roman" w:hAnsi="Times New Roman" w:cs="Times New Roman"/>
          <w:sz w:val="24"/>
          <w:szCs w:val="24"/>
        </w:rPr>
        <w:t xml:space="preserve"> species where seed set is rare (and thus likely to contribute little to weed spread</w:t>
      </w:r>
      <w:r w:rsidR="00830799">
        <w:rPr>
          <w:rFonts w:ascii="Times New Roman" w:hAnsi="Times New Roman" w:cs="Times New Roman"/>
          <w:sz w:val="24"/>
          <w:szCs w:val="24"/>
        </w:rPr>
        <w:t xml:space="preserve">) </w:t>
      </w:r>
      <w:r w:rsidRPr="002C022F">
        <w:rPr>
          <w:rFonts w:ascii="Times New Roman" w:hAnsi="Times New Roman" w:cs="Times New Roman"/>
          <w:sz w:val="24"/>
          <w:szCs w:val="24"/>
        </w:rPr>
        <w:t xml:space="preserve">that were included in </w:t>
      </w:r>
      <w:r w:rsidR="00A23A5A">
        <w:rPr>
          <w:rFonts w:ascii="Times New Roman" w:hAnsi="Times New Roman" w:cs="Times New Roman"/>
          <w:sz w:val="24"/>
          <w:szCs w:val="24"/>
        </w:rPr>
        <w:t xml:space="preserve">McAlpine </w:t>
      </w:r>
      <w:r w:rsidR="00BE7563">
        <w:rPr>
          <w:rFonts w:ascii="Times New Roman" w:hAnsi="Times New Roman" w:cs="Times New Roman"/>
          <w:sz w:val="24"/>
          <w:szCs w:val="24"/>
        </w:rPr>
        <w:t>and Howell’s</w:t>
      </w:r>
      <w:r w:rsidRPr="002C022F">
        <w:rPr>
          <w:rFonts w:ascii="Times New Roman" w:hAnsi="Times New Roman" w:cs="Times New Roman"/>
          <w:sz w:val="24"/>
          <w:szCs w:val="24"/>
        </w:rPr>
        <w:t xml:space="preserve"> </w:t>
      </w:r>
      <w:r w:rsidR="00F36A86">
        <w:rPr>
          <w:rFonts w:ascii="Times New Roman" w:hAnsi="Times New Roman" w:cs="Times New Roman"/>
          <w:sz w:val="24"/>
          <w:szCs w:val="24"/>
        </w:rPr>
        <w:t>(</w:t>
      </w:r>
      <w:r w:rsidR="00BE7563">
        <w:rPr>
          <w:rFonts w:ascii="Times New Roman" w:hAnsi="Times New Roman" w:cs="Times New Roman"/>
          <w:sz w:val="24"/>
          <w:szCs w:val="24"/>
        </w:rPr>
        <w:t>2024</w:t>
      </w:r>
      <w:r w:rsidR="00F36A86">
        <w:rPr>
          <w:rFonts w:ascii="Times New Roman" w:hAnsi="Times New Roman" w:cs="Times New Roman"/>
          <w:sz w:val="24"/>
          <w:szCs w:val="24"/>
        </w:rPr>
        <w:t>)</w:t>
      </w:r>
      <w:r w:rsidRPr="002C022F">
        <w:rPr>
          <w:rFonts w:ascii="Times New Roman" w:hAnsi="Times New Roman" w:cs="Times New Roman"/>
          <w:sz w:val="24"/>
          <w:szCs w:val="24"/>
        </w:rPr>
        <w:t xml:space="preserve"> list</w:t>
      </w:r>
      <w:r w:rsidR="00AD3030">
        <w:rPr>
          <w:rFonts w:ascii="Times New Roman" w:hAnsi="Times New Roman" w:cs="Times New Roman"/>
          <w:sz w:val="24"/>
          <w:szCs w:val="24"/>
        </w:rPr>
        <w:t xml:space="preserve"> (</w:t>
      </w:r>
      <w:r w:rsidR="003C5463">
        <w:rPr>
          <w:rFonts w:ascii="Times New Roman" w:hAnsi="Times New Roman" w:cs="Times New Roman"/>
          <w:sz w:val="24"/>
          <w:szCs w:val="24"/>
        </w:rPr>
        <w:t>Table S1</w:t>
      </w:r>
      <w:r w:rsidR="00AD3030">
        <w:rPr>
          <w:rFonts w:ascii="Times New Roman" w:hAnsi="Times New Roman" w:cs="Times New Roman"/>
          <w:sz w:val="24"/>
          <w:szCs w:val="24"/>
        </w:rPr>
        <w:t>)</w:t>
      </w:r>
      <w:r w:rsidRPr="002C022F">
        <w:rPr>
          <w:rFonts w:ascii="Times New Roman" w:hAnsi="Times New Roman" w:cs="Times New Roman"/>
          <w:sz w:val="24"/>
          <w:szCs w:val="24"/>
        </w:rPr>
        <w:t>.</w:t>
      </w:r>
    </w:p>
    <w:p w14:paraId="55A7C612" w14:textId="77777777" w:rsidR="002B0A1C" w:rsidRDefault="002C022F" w:rsidP="002C022F">
      <w:pPr>
        <w:ind w:firstLine="720"/>
        <w:rPr>
          <w:rFonts w:ascii="Times New Roman" w:hAnsi="Times New Roman" w:cs="Times New Roman"/>
          <w:sz w:val="24"/>
          <w:szCs w:val="24"/>
        </w:rPr>
      </w:pPr>
      <w:r w:rsidRPr="002C022F">
        <w:rPr>
          <w:rFonts w:ascii="Times New Roman" w:hAnsi="Times New Roman" w:cs="Times New Roman"/>
          <w:sz w:val="24"/>
          <w:szCs w:val="24"/>
        </w:rPr>
        <w:t>For each weed species we assigned seed dispersal mechanism</w:t>
      </w:r>
      <w:r w:rsidR="00BC6E00">
        <w:rPr>
          <w:rFonts w:ascii="Times New Roman" w:hAnsi="Times New Roman" w:cs="Times New Roman"/>
          <w:sz w:val="24"/>
          <w:szCs w:val="24"/>
        </w:rPr>
        <w:t>s</w:t>
      </w:r>
      <w:r w:rsidRPr="002C022F">
        <w:rPr>
          <w:rFonts w:ascii="Times New Roman" w:hAnsi="Times New Roman" w:cs="Times New Roman"/>
          <w:sz w:val="24"/>
          <w:szCs w:val="24"/>
        </w:rPr>
        <w:t xml:space="preserve"> in the following categories: internal </w:t>
      </w:r>
      <w:r w:rsidR="00830799">
        <w:rPr>
          <w:rFonts w:ascii="Times New Roman" w:hAnsi="Times New Roman" w:cs="Times New Roman"/>
          <w:sz w:val="24"/>
          <w:szCs w:val="24"/>
        </w:rPr>
        <w:t xml:space="preserve">(internal </w:t>
      </w:r>
      <w:r w:rsidRPr="002C022F">
        <w:rPr>
          <w:rFonts w:ascii="Times New Roman" w:hAnsi="Times New Roman" w:cs="Times New Roman"/>
          <w:sz w:val="24"/>
          <w:szCs w:val="24"/>
        </w:rPr>
        <w:t xml:space="preserve">dispersal </w:t>
      </w:r>
      <w:r w:rsidR="00AD3030">
        <w:rPr>
          <w:rFonts w:ascii="Times New Roman" w:hAnsi="Times New Roman" w:cs="Times New Roman"/>
          <w:sz w:val="24"/>
          <w:szCs w:val="24"/>
        </w:rPr>
        <w:t xml:space="preserve">of </w:t>
      </w:r>
      <w:r w:rsidR="00830799">
        <w:rPr>
          <w:rFonts w:ascii="Times New Roman" w:hAnsi="Times New Roman" w:cs="Times New Roman"/>
          <w:sz w:val="24"/>
          <w:szCs w:val="24"/>
        </w:rPr>
        <w:t>seeds</w:t>
      </w:r>
      <w:r w:rsidR="00AD3030">
        <w:rPr>
          <w:rFonts w:ascii="Times New Roman" w:hAnsi="Times New Roman" w:cs="Times New Roman"/>
          <w:sz w:val="24"/>
          <w:szCs w:val="24"/>
        </w:rPr>
        <w:t xml:space="preserve"> </w:t>
      </w:r>
      <w:r w:rsidRPr="002C022F">
        <w:rPr>
          <w:rFonts w:ascii="Times New Roman" w:hAnsi="Times New Roman" w:cs="Times New Roman"/>
          <w:sz w:val="24"/>
          <w:szCs w:val="24"/>
        </w:rPr>
        <w:t xml:space="preserve">by </w:t>
      </w:r>
      <w:r w:rsidR="00AD3030">
        <w:rPr>
          <w:rFonts w:ascii="Times New Roman" w:hAnsi="Times New Roman" w:cs="Times New Roman"/>
          <w:sz w:val="24"/>
          <w:szCs w:val="24"/>
        </w:rPr>
        <w:t>fruit-</w:t>
      </w:r>
      <w:r w:rsidR="00830799">
        <w:rPr>
          <w:rFonts w:ascii="Times New Roman" w:hAnsi="Times New Roman" w:cs="Times New Roman"/>
          <w:sz w:val="24"/>
          <w:szCs w:val="24"/>
        </w:rPr>
        <w:t xml:space="preserve"> or seed-</w:t>
      </w:r>
      <w:r w:rsidR="00AD3030">
        <w:rPr>
          <w:rFonts w:ascii="Times New Roman" w:hAnsi="Times New Roman" w:cs="Times New Roman"/>
          <w:sz w:val="24"/>
          <w:szCs w:val="24"/>
        </w:rPr>
        <w:t>eating animals)</w:t>
      </w:r>
      <w:r w:rsidRPr="002C022F">
        <w:rPr>
          <w:rFonts w:ascii="Times New Roman" w:hAnsi="Times New Roman" w:cs="Times New Roman"/>
          <w:sz w:val="24"/>
          <w:szCs w:val="24"/>
        </w:rPr>
        <w:t xml:space="preserve">, </w:t>
      </w:r>
      <w:r w:rsidR="00AD3030">
        <w:rPr>
          <w:rFonts w:ascii="Times New Roman" w:hAnsi="Times New Roman" w:cs="Times New Roman"/>
          <w:sz w:val="24"/>
          <w:szCs w:val="24"/>
        </w:rPr>
        <w:t>attachment (</w:t>
      </w:r>
      <w:r w:rsidR="00830799">
        <w:rPr>
          <w:rFonts w:ascii="Times New Roman" w:hAnsi="Times New Roman" w:cs="Times New Roman"/>
          <w:sz w:val="24"/>
          <w:szCs w:val="24"/>
        </w:rPr>
        <w:t>external attachment to animal feathers, fur or feet</w:t>
      </w:r>
      <w:r w:rsidR="00AD3030">
        <w:rPr>
          <w:rFonts w:ascii="Times New Roman" w:hAnsi="Times New Roman" w:cs="Times New Roman"/>
          <w:sz w:val="24"/>
          <w:szCs w:val="24"/>
        </w:rPr>
        <w:t>)</w:t>
      </w:r>
      <w:r w:rsidRPr="002C022F">
        <w:rPr>
          <w:rFonts w:ascii="Times New Roman" w:hAnsi="Times New Roman" w:cs="Times New Roman"/>
          <w:sz w:val="24"/>
          <w:szCs w:val="24"/>
        </w:rPr>
        <w:t xml:space="preserve">, </w:t>
      </w:r>
      <w:r w:rsidR="00575076" w:rsidRPr="002C022F">
        <w:rPr>
          <w:rFonts w:ascii="Times New Roman" w:hAnsi="Times New Roman" w:cs="Times New Roman"/>
          <w:sz w:val="24"/>
          <w:szCs w:val="24"/>
        </w:rPr>
        <w:t>wind</w:t>
      </w:r>
      <w:r w:rsidR="00830799">
        <w:rPr>
          <w:rFonts w:ascii="Times New Roman" w:hAnsi="Times New Roman" w:cs="Times New Roman"/>
          <w:sz w:val="24"/>
          <w:szCs w:val="24"/>
        </w:rPr>
        <w:t xml:space="preserve"> (seed with specialised adaptations for wind-dispersal such as wings and plumes)</w:t>
      </w:r>
      <w:r w:rsidR="00575076" w:rsidRPr="002C022F">
        <w:rPr>
          <w:rFonts w:ascii="Times New Roman" w:hAnsi="Times New Roman" w:cs="Times New Roman"/>
          <w:sz w:val="24"/>
          <w:szCs w:val="24"/>
        </w:rPr>
        <w:t xml:space="preserve">, </w:t>
      </w:r>
      <w:r w:rsidR="006519C8">
        <w:rPr>
          <w:rFonts w:ascii="Times New Roman" w:hAnsi="Times New Roman" w:cs="Times New Roman"/>
          <w:sz w:val="24"/>
          <w:szCs w:val="24"/>
        </w:rPr>
        <w:t xml:space="preserve">wind </w:t>
      </w:r>
      <w:r w:rsidR="00830799">
        <w:rPr>
          <w:rFonts w:ascii="Times New Roman" w:hAnsi="Times New Roman" w:cs="Times New Roman"/>
          <w:sz w:val="24"/>
          <w:szCs w:val="24"/>
        </w:rPr>
        <w:t xml:space="preserve">none (dispersed by wind but seed has no special adaptations), </w:t>
      </w:r>
      <w:r w:rsidR="00575076" w:rsidRPr="002C022F">
        <w:rPr>
          <w:rFonts w:ascii="Times New Roman" w:hAnsi="Times New Roman" w:cs="Times New Roman"/>
          <w:sz w:val="24"/>
          <w:szCs w:val="24"/>
        </w:rPr>
        <w:t>water</w:t>
      </w:r>
      <w:r w:rsidR="00830799">
        <w:rPr>
          <w:rFonts w:ascii="Times New Roman" w:hAnsi="Times New Roman" w:cs="Times New Roman"/>
          <w:sz w:val="24"/>
          <w:szCs w:val="24"/>
        </w:rPr>
        <w:t xml:space="preserve"> (including dispersal by rivers, streams, flowing surface water and sea currents)</w:t>
      </w:r>
      <w:r w:rsidR="00575076">
        <w:rPr>
          <w:rFonts w:ascii="Times New Roman" w:hAnsi="Times New Roman" w:cs="Times New Roman"/>
          <w:sz w:val="24"/>
          <w:szCs w:val="24"/>
        </w:rPr>
        <w:t xml:space="preserve">, </w:t>
      </w:r>
      <w:r w:rsidRPr="002C022F">
        <w:rPr>
          <w:rFonts w:ascii="Times New Roman" w:hAnsi="Times New Roman" w:cs="Times New Roman"/>
          <w:sz w:val="24"/>
          <w:szCs w:val="24"/>
        </w:rPr>
        <w:t>ballistic</w:t>
      </w:r>
      <w:r w:rsidR="00830799">
        <w:rPr>
          <w:rFonts w:ascii="Times New Roman" w:hAnsi="Times New Roman" w:cs="Times New Roman"/>
          <w:sz w:val="24"/>
          <w:szCs w:val="24"/>
        </w:rPr>
        <w:t xml:space="preserve"> (seeds self-propelled by the plant)</w:t>
      </w:r>
      <w:r w:rsidRPr="002C022F">
        <w:rPr>
          <w:rFonts w:ascii="Times New Roman" w:hAnsi="Times New Roman" w:cs="Times New Roman"/>
          <w:sz w:val="24"/>
          <w:szCs w:val="24"/>
        </w:rPr>
        <w:t>, ant</w:t>
      </w:r>
      <w:r w:rsidR="00830799">
        <w:rPr>
          <w:rFonts w:ascii="Times New Roman" w:hAnsi="Times New Roman" w:cs="Times New Roman"/>
          <w:sz w:val="24"/>
          <w:szCs w:val="24"/>
        </w:rPr>
        <w:t xml:space="preserve"> (seeds carried by ants)</w:t>
      </w:r>
      <w:r w:rsidRPr="002C022F">
        <w:rPr>
          <w:rFonts w:ascii="Times New Roman" w:hAnsi="Times New Roman" w:cs="Times New Roman"/>
          <w:sz w:val="24"/>
          <w:szCs w:val="24"/>
        </w:rPr>
        <w:t xml:space="preserve">, </w:t>
      </w:r>
      <w:r w:rsidR="00472B8B">
        <w:rPr>
          <w:rFonts w:ascii="Times New Roman" w:hAnsi="Times New Roman" w:cs="Times New Roman"/>
          <w:sz w:val="24"/>
          <w:szCs w:val="24"/>
        </w:rPr>
        <w:t>bird nesting material (dispersed by birds in material used to build nests), scatterhoarding (dispersed by animals that</w:t>
      </w:r>
      <w:r w:rsidR="00BE3A40">
        <w:rPr>
          <w:rFonts w:ascii="Times New Roman" w:hAnsi="Times New Roman" w:cs="Times New Roman"/>
          <w:sz w:val="24"/>
          <w:szCs w:val="24"/>
        </w:rPr>
        <w:t xml:space="preserve"> fail to retrieve cached seeds)</w:t>
      </w:r>
      <w:r w:rsidR="00472B8B">
        <w:rPr>
          <w:rFonts w:ascii="Times New Roman" w:hAnsi="Times New Roman" w:cs="Times New Roman"/>
          <w:sz w:val="24"/>
          <w:szCs w:val="24"/>
        </w:rPr>
        <w:t xml:space="preserve"> </w:t>
      </w:r>
      <w:r w:rsidRPr="002C022F">
        <w:rPr>
          <w:rFonts w:ascii="Times New Roman" w:hAnsi="Times New Roman" w:cs="Times New Roman"/>
          <w:sz w:val="24"/>
          <w:szCs w:val="24"/>
        </w:rPr>
        <w:t>and un</w:t>
      </w:r>
      <w:r w:rsidR="00830799">
        <w:rPr>
          <w:rFonts w:ascii="Times New Roman" w:hAnsi="Times New Roman" w:cs="Times New Roman"/>
          <w:sz w:val="24"/>
          <w:szCs w:val="24"/>
        </w:rPr>
        <w:t>known (no dispersal mechanisms reported)</w:t>
      </w:r>
      <w:r w:rsidRPr="002C022F">
        <w:rPr>
          <w:rFonts w:ascii="Times New Roman" w:hAnsi="Times New Roman" w:cs="Times New Roman"/>
          <w:sz w:val="24"/>
          <w:szCs w:val="24"/>
        </w:rPr>
        <w:t xml:space="preserve">. </w:t>
      </w:r>
      <w:r w:rsidR="007542EA">
        <w:rPr>
          <w:rFonts w:ascii="Times New Roman" w:hAnsi="Times New Roman" w:cs="Times New Roman"/>
          <w:sz w:val="24"/>
          <w:szCs w:val="24"/>
        </w:rPr>
        <w:t>We did not include gravity as a dispersal mechanism, as it act</w:t>
      </w:r>
      <w:r w:rsidR="00524313">
        <w:rPr>
          <w:rFonts w:ascii="Times New Roman" w:hAnsi="Times New Roman" w:cs="Times New Roman"/>
          <w:sz w:val="24"/>
          <w:szCs w:val="24"/>
        </w:rPr>
        <w:t>s</w:t>
      </w:r>
      <w:r w:rsidR="007542EA">
        <w:rPr>
          <w:rFonts w:ascii="Times New Roman" w:hAnsi="Times New Roman" w:cs="Times New Roman"/>
          <w:sz w:val="24"/>
          <w:szCs w:val="24"/>
        </w:rPr>
        <w:t xml:space="preserve"> </w:t>
      </w:r>
      <w:r w:rsidR="0081508A">
        <w:rPr>
          <w:rFonts w:ascii="Times New Roman" w:hAnsi="Times New Roman" w:cs="Times New Roman"/>
          <w:sz w:val="24"/>
          <w:szCs w:val="24"/>
        </w:rPr>
        <w:t xml:space="preserve">in a similar way </w:t>
      </w:r>
      <w:r w:rsidR="007542EA">
        <w:rPr>
          <w:rFonts w:ascii="Times New Roman" w:hAnsi="Times New Roman" w:cs="Times New Roman"/>
          <w:sz w:val="24"/>
          <w:szCs w:val="24"/>
        </w:rPr>
        <w:t xml:space="preserve">on any seed. </w:t>
      </w:r>
      <w:r w:rsidR="00575076">
        <w:rPr>
          <w:rFonts w:ascii="Times New Roman" w:hAnsi="Times New Roman" w:cs="Times New Roman"/>
          <w:sz w:val="24"/>
          <w:szCs w:val="24"/>
        </w:rPr>
        <w:t>Multiple</w:t>
      </w:r>
      <w:r w:rsidRPr="002C022F">
        <w:rPr>
          <w:rFonts w:ascii="Times New Roman" w:hAnsi="Times New Roman" w:cs="Times New Roman"/>
          <w:sz w:val="24"/>
          <w:szCs w:val="24"/>
        </w:rPr>
        <w:t xml:space="preserve"> seed dispersal mechanisms </w:t>
      </w:r>
      <w:r w:rsidR="00575076">
        <w:rPr>
          <w:rFonts w:ascii="Times New Roman" w:hAnsi="Times New Roman" w:cs="Times New Roman"/>
          <w:sz w:val="24"/>
          <w:szCs w:val="24"/>
        </w:rPr>
        <w:t xml:space="preserve">were assigned for a species </w:t>
      </w:r>
      <w:r w:rsidRPr="002C022F">
        <w:rPr>
          <w:rFonts w:ascii="Times New Roman" w:hAnsi="Times New Roman" w:cs="Times New Roman"/>
          <w:sz w:val="24"/>
          <w:szCs w:val="24"/>
        </w:rPr>
        <w:t xml:space="preserve">when </w:t>
      </w:r>
      <w:r w:rsidR="00575076">
        <w:rPr>
          <w:rFonts w:ascii="Times New Roman" w:hAnsi="Times New Roman" w:cs="Times New Roman"/>
          <w:sz w:val="24"/>
          <w:szCs w:val="24"/>
        </w:rPr>
        <w:t>the</w:t>
      </w:r>
      <w:r w:rsidR="00BC6E00">
        <w:rPr>
          <w:rFonts w:ascii="Times New Roman" w:hAnsi="Times New Roman" w:cs="Times New Roman"/>
          <w:sz w:val="24"/>
          <w:szCs w:val="24"/>
        </w:rPr>
        <w:t>re</w:t>
      </w:r>
      <w:r w:rsidR="00575076">
        <w:rPr>
          <w:rFonts w:ascii="Times New Roman" w:hAnsi="Times New Roman" w:cs="Times New Roman"/>
          <w:sz w:val="24"/>
          <w:szCs w:val="24"/>
        </w:rPr>
        <w:t xml:space="preserve"> was evidence for this</w:t>
      </w:r>
      <w:r w:rsidR="0081508A">
        <w:rPr>
          <w:rFonts w:ascii="Times New Roman" w:hAnsi="Times New Roman" w:cs="Times New Roman"/>
          <w:sz w:val="24"/>
          <w:szCs w:val="24"/>
        </w:rPr>
        <w:t>.</w:t>
      </w:r>
      <w:r w:rsidR="005C124D">
        <w:rPr>
          <w:rFonts w:ascii="Times New Roman" w:hAnsi="Times New Roman" w:cs="Times New Roman"/>
          <w:sz w:val="24"/>
          <w:szCs w:val="24"/>
        </w:rPr>
        <w:t xml:space="preserve"> </w:t>
      </w:r>
    </w:p>
    <w:p w14:paraId="55A7C613" w14:textId="14758879" w:rsidR="002C022F" w:rsidRDefault="00830799" w:rsidP="002C022F">
      <w:pPr>
        <w:ind w:firstLine="720"/>
        <w:rPr>
          <w:rFonts w:ascii="Times New Roman" w:hAnsi="Times New Roman" w:cs="Times New Roman"/>
          <w:sz w:val="24"/>
          <w:szCs w:val="24"/>
        </w:rPr>
      </w:pPr>
      <w:r>
        <w:rPr>
          <w:rFonts w:ascii="Times New Roman" w:hAnsi="Times New Roman" w:cs="Times New Roman"/>
          <w:sz w:val="24"/>
          <w:szCs w:val="24"/>
        </w:rPr>
        <w:t>W</w:t>
      </w:r>
      <w:r w:rsidRPr="002C022F">
        <w:rPr>
          <w:rFonts w:ascii="Times New Roman" w:hAnsi="Times New Roman" w:cs="Times New Roman"/>
          <w:sz w:val="24"/>
          <w:szCs w:val="24"/>
        </w:rPr>
        <w:t>e determined seed dispersal mechanisms using published reports of dispersal in that species in New Zealand</w:t>
      </w:r>
      <w:r>
        <w:rPr>
          <w:rFonts w:ascii="Times New Roman" w:hAnsi="Times New Roman" w:cs="Times New Roman"/>
          <w:sz w:val="24"/>
          <w:szCs w:val="24"/>
        </w:rPr>
        <w:t xml:space="preserve"> w</w:t>
      </w:r>
      <w:r w:rsidRPr="002C022F">
        <w:rPr>
          <w:rFonts w:ascii="Times New Roman" w:hAnsi="Times New Roman" w:cs="Times New Roman"/>
          <w:sz w:val="24"/>
          <w:szCs w:val="24"/>
        </w:rPr>
        <w:t>here possible</w:t>
      </w:r>
      <w:r w:rsidR="007928D5">
        <w:rPr>
          <w:rFonts w:ascii="Times New Roman" w:hAnsi="Times New Roman" w:cs="Times New Roman"/>
          <w:sz w:val="24"/>
          <w:szCs w:val="24"/>
        </w:rPr>
        <w:t xml:space="preserve">, or </w:t>
      </w:r>
      <w:r w:rsidR="00D22531">
        <w:rPr>
          <w:rFonts w:ascii="Times New Roman" w:hAnsi="Times New Roman" w:cs="Times New Roman"/>
          <w:sz w:val="24"/>
          <w:szCs w:val="24"/>
        </w:rPr>
        <w:t xml:space="preserve">using </w:t>
      </w:r>
      <w:r w:rsidR="007928D5">
        <w:rPr>
          <w:rFonts w:ascii="Times New Roman" w:hAnsi="Times New Roman" w:cs="Times New Roman"/>
          <w:sz w:val="24"/>
          <w:szCs w:val="24"/>
        </w:rPr>
        <w:t>information from the New Zealand Plant Conservation Network website (www.nzpcn.org.nz)</w:t>
      </w:r>
      <w:r w:rsidRPr="002C022F">
        <w:rPr>
          <w:rFonts w:ascii="Times New Roman" w:hAnsi="Times New Roman" w:cs="Times New Roman"/>
          <w:sz w:val="24"/>
          <w:szCs w:val="24"/>
        </w:rPr>
        <w:t xml:space="preserve">. We </w:t>
      </w:r>
      <w:r>
        <w:rPr>
          <w:rFonts w:ascii="Times New Roman" w:hAnsi="Times New Roman" w:cs="Times New Roman"/>
          <w:sz w:val="24"/>
          <w:szCs w:val="24"/>
        </w:rPr>
        <w:t xml:space="preserve">also </w:t>
      </w:r>
      <w:r w:rsidRPr="002C022F">
        <w:rPr>
          <w:rFonts w:ascii="Times New Roman" w:hAnsi="Times New Roman" w:cs="Times New Roman"/>
          <w:sz w:val="24"/>
          <w:szCs w:val="24"/>
        </w:rPr>
        <w:t>used overseas accounts of dispersal</w:t>
      </w:r>
      <w:r>
        <w:rPr>
          <w:rFonts w:ascii="Times New Roman" w:hAnsi="Times New Roman" w:cs="Times New Roman"/>
          <w:sz w:val="24"/>
          <w:szCs w:val="24"/>
        </w:rPr>
        <w:t>,</w:t>
      </w:r>
      <w:r w:rsidRPr="002C022F">
        <w:rPr>
          <w:rFonts w:ascii="Times New Roman" w:hAnsi="Times New Roman" w:cs="Times New Roman"/>
          <w:sz w:val="24"/>
          <w:szCs w:val="24"/>
        </w:rPr>
        <w:t xml:space="preserve"> </w:t>
      </w:r>
      <w:r>
        <w:rPr>
          <w:rFonts w:ascii="Times New Roman" w:hAnsi="Times New Roman" w:cs="Times New Roman"/>
          <w:sz w:val="24"/>
          <w:szCs w:val="24"/>
        </w:rPr>
        <w:t>as</w:t>
      </w:r>
      <w:r w:rsidRPr="002C022F">
        <w:rPr>
          <w:rFonts w:ascii="Times New Roman" w:hAnsi="Times New Roman" w:cs="Times New Roman"/>
          <w:sz w:val="24"/>
          <w:szCs w:val="24"/>
        </w:rPr>
        <w:t xml:space="preserve"> </w:t>
      </w:r>
      <w:r>
        <w:rPr>
          <w:rFonts w:ascii="Times New Roman" w:hAnsi="Times New Roman" w:cs="Times New Roman"/>
          <w:sz w:val="24"/>
          <w:szCs w:val="24"/>
        </w:rPr>
        <w:t xml:space="preserve">for many species </w:t>
      </w:r>
      <w:r w:rsidRPr="002C022F">
        <w:rPr>
          <w:rFonts w:ascii="Times New Roman" w:hAnsi="Times New Roman" w:cs="Times New Roman"/>
          <w:sz w:val="24"/>
          <w:szCs w:val="24"/>
        </w:rPr>
        <w:t xml:space="preserve">no information was available from New Zealand. </w:t>
      </w:r>
      <w:r w:rsidR="00817E83">
        <w:rPr>
          <w:rFonts w:ascii="Times New Roman" w:hAnsi="Times New Roman" w:cs="Times New Roman"/>
          <w:sz w:val="24"/>
          <w:szCs w:val="24"/>
        </w:rPr>
        <w:t>For 12 species with no reported dispersal mechanism but obvious dispersal adaptations (fleshy fruits or diaspores with wings or plumes), we assigned the dispersal mechanism based on seed morphology (internal or wind, respectively).</w:t>
      </w:r>
      <w:r w:rsidR="0099661D">
        <w:rPr>
          <w:rFonts w:ascii="Times New Roman" w:hAnsi="Times New Roman" w:cs="Times New Roman"/>
          <w:sz w:val="24"/>
          <w:szCs w:val="24"/>
        </w:rPr>
        <w:t xml:space="preserve"> We tested </w:t>
      </w:r>
      <w:r w:rsidR="00024858">
        <w:rPr>
          <w:rFonts w:ascii="Times New Roman" w:hAnsi="Times New Roman" w:cs="Times New Roman"/>
          <w:sz w:val="24"/>
          <w:szCs w:val="24"/>
        </w:rPr>
        <w:t xml:space="preserve">whether </w:t>
      </w:r>
      <w:r w:rsidR="0099661D">
        <w:rPr>
          <w:rFonts w:ascii="Times New Roman" w:hAnsi="Times New Roman" w:cs="Times New Roman"/>
          <w:sz w:val="24"/>
          <w:szCs w:val="24"/>
        </w:rPr>
        <w:t xml:space="preserve">the number of </w:t>
      </w:r>
      <w:r w:rsidR="001117CC">
        <w:rPr>
          <w:rFonts w:ascii="Times New Roman" w:hAnsi="Times New Roman" w:cs="Times New Roman"/>
          <w:sz w:val="24"/>
          <w:szCs w:val="24"/>
        </w:rPr>
        <w:t xml:space="preserve">dispersal </w:t>
      </w:r>
      <w:r w:rsidR="0099661D">
        <w:rPr>
          <w:rFonts w:ascii="Times New Roman" w:hAnsi="Times New Roman" w:cs="Times New Roman"/>
          <w:sz w:val="24"/>
          <w:szCs w:val="24"/>
        </w:rPr>
        <w:t xml:space="preserve">mechanisms </w:t>
      </w:r>
      <w:r w:rsidR="001117CC">
        <w:rPr>
          <w:rFonts w:ascii="Times New Roman" w:hAnsi="Times New Roman" w:cs="Times New Roman"/>
          <w:sz w:val="24"/>
          <w:szCs w:val="24"/>
        </w:rPr>
        <w:t xml:space="preserve">per species differed between fleshy-fruited and dry-fruited species </w:t>
      </w:r>
      <w:r w:rsidR="0099661D">
        <w:rPr>
          <w:rFonts w:ascii="Times New Roman" w:hAnsi="Times New Roman" w:cs="Times New Roman"/>
          <w:sz w:val="24"/>
          <w:szCs w:val="24"/>
        </w:rPr>
        <w:t>using a Poisson generalised linear model.</w:t>
      </w:r>
    </w:p>
    <w:p w14:paraId="55A7C614" w14:textId="77777777" w:rsidR="00A262A4" w:rsidRDefault="007520F4" w:rsidP="002C022F">
      <w:pPr>
        <w:ind w:firstLine="720"/>
        <w:rPr>
          <w:rFonts w:ascii="Times New Roman" w:hAnsi="Times New Roman" w:cs="Times New Roman"/>
          <w:sz w:val="24"/>
          <w:szCs w:val="24"/>
        </w:rPr>
      </w:pPr>
      <w:r>
        <w:rPr>
          <w:rFonts w:ascii="Times New Roman" w:hAnsi="Times New Roman" w:cs="Times New Roman"/>
          <w:sz w:val="24"/>
          <w:szCs w:val="24"/>
        </w:rPr>
        <w:t xml:space="preserve">We estimated maximum seed dispersal distances for the New Zealand weed flora using mixed-effects models in the R package </w:t>
      </w:r>
      <w:r w:rsidRPr="000B2F57">
        <w:rPr>
          <w:rFonts w:ascii="Times New Roman" w:hAnsi="Times New Roman" w:cs="Times New Roman"/>
          <w:i/>
          <w:sz w:val="24"/>
          <w:szCs w:val="24"/>
        </w:rPr>
        <w:t>dispeRsal</w:t>
      </w:r>
      <w:r>
        <w:rPr>
          <w:rFonts w:ascii="Times New Roman" w:hAnsi="Times New Roman" w:cs="Times New Roman"/>
          <w:sz w:val="24"/>
          <w:szCs w:val="24"/>
        </w:rPr>
        <w:t xml:space="preserve"> (Tamme et al. 2014). These models use both the dispersal mechanism (animal, ant, ballistic, wind, or </w:t>
      </w:r>
      <w:r w:rsidR="00DE6CB3">
        <w:rPr>
          <w:rFonts w:ascii="Times New Roman" w:hAnsi="Times New Roman" w:cs="Times New Roman"/>
          <w:sz w:val="24"/>
          <w:szCs w:val="24"/>
        </w:rPr>
        <w:t>‘</w:t>
      </w:r>
      <w:r>
        <w:rPr>
          <w:rFonts w:ascii="Times New Roman" w:hAnsi="Times New Roman" w:cs="Times New Roman"/>
          <w:sz w:val="24"/>
          <w:szCs w:val="24"/>
        </w:rPr>
        <w:t xml:space="preserve">wind </w:t>
      </w:r>
      <w:r>
        <w:rPr>
          <w:rFonts w:ascii="Times New Roman" w:hAnsi="Times New Roman" w:cs="Times New Roman"/>
          <w:sz w:val="24"/>
          <w:szCs w:val="24"/>
        </w:rPr>
        <w:lastRenderedPageBreak/>
        <w:t>none</w:t>
      </w:r>
      <w:r w:rsidR="00DE6CB3">
        <w:rPr>
          <w:rFonts w:ascii="Times New Roman" w:hAnsi="Times New Roman" w:cs="Times New Roman"/>
          <w:sz w:val="24"/>
          <w:szCs w:val="24"/>
        </w:rPr>
        <w:t>’</w:t>
      </w:r>
      <w:r>
        <w:rPr>
          <w:rFonts w:ascii="Times New Roman" w:hAnsi="Times New Roman" w:cs="Times New Roman"/>
          <w:sz w:val="24"/>
          <w:szCs w:val="24"/>
        </w:rPr>
        <w:t xml:space="preserve">) and plant traits that influence dispersal distance (growth form, seed terminal velocity, seed release height, and seed mass; Tamme et al. 2014). The </w:t>
      </w:r>
      <w:r w:rsidR="00DE6CB3">
        <w:rPr>
          <w:rFonts w:ascii="Times New Roman" w:hAnsi="Times New Roman" w:cs="Times New Roman"/>
          <w:sz w:val="24"/>
          <w:szCs w:val="24"/>
        </w:rPr>
        <w:t>‘</w:t>
      </w:r>
      <w:r>
        <w:rPr>
          <w:rFonts w:ascii="Times New Roman" w:hAnsi="Times New Roman" w:cs="Times New Roman"/>
          <w:sz w:val="24"/>
          <w:szCs w:val="24"/>
        </w:rPr>
        <w:t>wind none</w:t>
      </w:r>
      <w:r w:rsidR="00DE6CB3">
        <w:rPr>
          <w:rFonts w:ascii="Times New Roman" w:hAnsi="Times New Roman" w:cs="Times New Roman"/>
          <w:sz w:val="24"/>
          <w:szCs w:val="24"/>
        </w:rPr>
        <w:t>’</w:t>
      </w:r>
      <w:r>
        <w:rPr>
          <w:rFonts w:ascii="Times New Roman" w:hAnsi="Times New Roman" w:cs="Times New Roman"/>
          <w:sz w:val="24"/>
          <w:szCs w:val="24"/>
        </w:rPr>
        <w:t xml:space="preserve"> category applies to species that are dispersed by wind but have no special adaptations for dispersal (Tamme et al. 2014)</w:t>
      </w:r>
      <w:r w:rsidR="00AE779E">
        <w:rPr>
          <w:rFonts w:ascii="Times New Roman" w:hAnsi="Times New Roman" w:cs="Times New Roman"/>
          <w:sz w:val="24"/>
          <w:szCs w:val="24"/>
        </w:rPr>
        <w:t>, which have shorter d</w:t>
      </w:r>
      <w:r w:rsidRPr="003B6A13">
        <w:rPr>
          <w:rFonts w:ascii="Times New Roman" w:hAnsi="Times New Roman" w:cs="Times New Roman"/>
          <w:sz w:val="24"/>
          <w:szCs w:val="24"/>
        </w:rPr>
        <w:t xml:space="preserve">ispersal distances </w:t>
      </w:r>
      <w:r w:rsidR="00AE779E">
        <w:rPr>
          <w:rFonts w:ascii="Times New Roman" w:hAnsi="Times New Roman" w:cs="Times New Roman"/>
          <w:sz w:val="24"/>
          <w:szCs w:val="24"/>
        </w:rPr>
        <w:t>than</w:t>
      </w:r>
      <w:r w:rsidRPr="003B6A13">
        <w:rPr>
          <w:rFonts w:ascii="Times New Roman" w:hAnsi="Times New Roman" w:cs="Times New Roman"/>
          <w:sz w:val="24"/>
          <w:szCs w:val="24"/>
        </w:rPr>
        <w:t xml:space="preserve"> </w:t>
      </w:r>
      <w:r>
        <w:rPr>
          <w:rFonts w:ascii="Times New Roman" w:hAnsi="Times New Roman" w:cs="Times New Roman"/>
          <w:sz w:val="24"/>
          <w:szCs w:val="24"/>
        </w:rPr>
        <w:t xml:space="preserve">wind-dispersed </w:t>
      </w:r>
      <w:r w:rsidRPr="003B6A13">
        <w:rPr>
          <w:rFonts w:ascii="Times New Roman" w:hAnsi="Times New Roman" w:cs="Times New Roman"/>
          <w:sz w:val="24"/>
          <w:szCs w:val="24"/>
        </w:rPr>
        <w:t>species with</w:t>
      </w:r>
      <w:r>
        <w:rPr>
          <w:rFonts w:ascii="Times New Roman" w:hAnsi="Times New Roman" w:cs="Times New Roman"/>
          <w:sz w:val="24"/>
          <w:szCs w:val="24"/>
        </w:rPr>
        <w:t xml:space="preserve"> </w:t>
      </w:r>
      <w:r w:rsidRPr="002C022F">
        <w:rPr>
          <w:rFonts w:ascii="Times New Roman" w:hAnsi="Times New Roman" w:cs="Times New Roman"/>
          <w:sz w:val="24"/>
          <w:szCs w:val="24"/>
        </w:rPr>
        <w:t>speci</w:t>
      </w:r>
      <w:r>
        <w:rPr>
          <w:rFonts w:ascii="Times New Roman" w:hAnsi="Times New Roman" w:cs="Times New Roman"/>
          <w:sz w:val="24"/>
          <w:szCs w:val="24"/>
        </w:rPr>
        <w:t xml:space="preserve">al adaptations such as wings or plumes </w:t>
      </w:r>
      <w:r w:rsidRPr="003B6A13">
        <w:rPr>
          <w:rFonts w:ascii="Times New Roman" w:hAnsi="Times New Roman" w:cs="Times New Roman"/>
          <w:sz w:val="24"/>
          <w:szCs w:val="24"/>
        </w:rPr>
        <w:t>(Nathan 2007)</w:t>
      </w:r>
      <w:r>
        <w:rPr>
          <w:rFonts w:ascii="Times New Roman" w:hAnsi="Times New Roman" w:cs="Times New Roman"/>
          <w:sz w:val="24"/>
          <w:szCs w:val="24"/>
        </w:rPr>
        <w:t>. For the models, we combined the dispersal mechanisms internal, attachment, scatterhoarding and bird nesting material into one animal dispersal category. The models do not include water as a dispersal mechanism, so we were unable to estimate distances for seeds dispersed by water.</w:t>
      </w:r>
    </w:p>
    <w:p w14:paraId="5C48908A" w14:textId="67C9C5D5" w:rsidR="00361C12" w:rsidRDefault="00085F2E" w:rsidP="007706A3">
      <w:pPr>
        <w:ind w:firstLine="720"/>
        <w:rPr>
          <w:rFonts w:ascii="Times New Roman" w:hAnsi="Times New Roman" w:cs="Times New Roman"/>
          <w:sz w:val="24"/>
          <w:szCs w:val="24"/>
        </w:rPr>
      </w:pPr>
      <w:r>
        <w:rPr>
          <w:rFonts w:ascii="Times New Roman" w:hAnsi="Times New Roman" w:cs="Times New Roman"/>
          <w:sz w:val="24"/>
          <w:szCs w:val="24"/>
        </w:rPr>
        <w:t xml:space="preserve">We collated </w:t>
      </w:r>
      <w:r w:rsidR="00361C12">
        <w:rPr>
          <w:rFonts w:ascii="Times New Roman" w:hAnsi="Times New Roman" w:cs="Times New Roman"/>
          <w:sz w:val="24"/>
          <w:szCs w:val="24"/>
        </w:rPr>
        <w:t xml:space="preserve">plant trait </w:t>
      </w:r>
      <w:r>
        <w:rPr>
          <w:rFonts w:ascii="Times New Roman" w:hAnsi="Times New Roman" w:cs="Times New Roman"/>
          <w:sz w:val="24"/>
          <w:szCs w:val="24"/>
        </w:rPr>
        <w:t>data</w:t>
      </w:r>
      <w:r w:rsidR="00361C12">
        <w:rPr>
          <w:rFonts w:ascii="Times New Roman" w:hAnsi="Times New Roman" w:cs="Times New Roman"/>
          <w:sz w:val="24"/>
          <w:szCs w:val="24"/>
        </w:rPr>
        <w:t xml:space="preserve"> for</w:t>
      </w:r>
      <w:r>
        <w:rPr>
          <w:rFonts w:ascii="Times New Roman" w:hAnsi="Times New Roman" w:cs="Times New Roman"/>
          <w:sz w:val="24"/>
          <w:szCs w:val="24"/>
        </w:rPr>
        <w:t xml:space="preserve"> growth form (herb, shrub or tree), </w:t>
      </w:r>
      <w:r w:rsidR="007520F4">
        <w:rPr>
          <w:rFonts w:ascii="Times New Roman" w:hAnsi="Times New Roman" w:cs="Times New Roman"/>
          <w:sz w:val="24"/>
          <w:szCs w:val="24"/>
        </w:rPr>
        <w:t xml:space="preserve">seed release </w:t>
      </w:r>
      <w:r>
        <w:rPr>
          <w:rFonts w:ascii="Times New Roman" w:hAnsi="Times New Roman" w:cs="Times New Roman"/>
          <w:sz w:val="24"/>
          <w:szCs w:val="24"/>
        </w:rPr>
        <w:t xml:space="preserve">height </w:t>
      </w:r>
      <w:r w:rsidR="00A52649">
        <w:rPr>
          <w:rFonts w:ascii="Times New Roman" w:hAnsi="Times New Roman" w:cs="Times New Roman"/>
          <w:sz w:val="24"/>
          <w:szCs w:val="24"/>
        </w:rPr>
        <w:t>and</w:t>
      </w:r>
      <w:r>
        <w:rPr>
          <w:rFonts w:ascii="Times New Roman" w:hAnsi="Times New Roman" w:cs="Times New Roman"/>
          <w:sz w:val="24"/>
          <w:szCs w:val="24"/>
        </w:rPr>
        <w:t xml:space="preserve"> seed mass</w:t>
      </w:r>
      <w:r w:rsidR="007928D5">
        <w:rPr>
          <w:rFonts w:ascii="Times New Roman" w:hAnsi="Times New Roman" w:cs="Times New Roman"/>
          <w:sz w:val="24"/>
          <w:szCs w:val="24"/>
        </w:rPr>
        <w:t xml:space="preserve"> to use in the models</w:t>
      </w:r>
      <w:r w:rsidR="00A52649">
        <w:rPr>
          <w:rFonts w:ascii="Times New Roman" w:hAnsi="Times New Roman" w:cs="Times New Roman"/>
          <w:sz w:val="24"/>
          <w:szCs w:val="24"/>
        </w:rPr>
        <w:t xml:space="preserve">. </w:t>
      </w:r>
      <w:r w:rsidR="00A1406A">
        <w:rPr>
          <w:rFonts w:ascii="Times New Roman" w:hAnsi="Times New Roman" w:cs="Times New Roman"/>
          <w:sz w:val="24"/>
          <w:szCs w:val="24"/>
        </w:rPr>
        <w:t xml:space="preserve">We used maximum plant height, excluding extreme values, as a proxy for seed release height. </w:t>
      </w:r>
      <w:r w:rsidR="007706A3" w:rsidRPr="007706A3">
        <w:rPr>
          <w:rFonts w:ascii="Times New Roman" w:hAnsi="Times New Roman" w:cs="Times New Roman"/>
          <w:sz w:val="24"/>
          <w:szCs w:val="24"/>
        </w:rPr>
        <w:t xml:space="preserve">We assigned vines to the shrub category unless they </w:t>
      </w:r>
      <w:r w:rsidR="007706A3">
        <w:rPr>
          <w:rFonts w:ascii="Times New Roman" w:hAnsi="Times New Roman" w:cs="Times New Roman"/>
          <w:sz w:val="24"/>
          <w:szCs w:val="24"/>
        </w:rPr>
        <w:t>we</w:t>
      </w:r>
      <w:r w:rsidR="007706A3" w:rsidRPr="007706A3">
        <w:rPr>
          <w:rFonts w:ascii="Times New Roman" w:hAnsi="Times New Roman" w:cs="Times New Roman"/>
          <w:sz w:val="24"/>
          <w:szCs w:val="24"/>
        </w:rPr>
        <w:t>re known to grow in tree canopies (none gr</w:t>
      </w:r>
      <w:r w:rsidR="007706A3">
        <w:rPr>
          <w:rFonts w:ascii="Times New Roman" w:hAnsi="Times New Roman" w:cs="Times New Roman"/>
          <w:sz w:val="24"/>
          <w:szCs w:val="24"/>
        </w:rPr>
        <w:t>o</w:t>
      </w:r>
      <w:r w:rsidR="007706A3" w:rsidRPr="007706A3">
        <w:rPr>
          <w:rFonts w:ascii="Times New Roman" w:hAnsi="Times New Roman" w:cs="Times New Roman"/>
          <w:sz w:val="24"/>
          <w:szCs w:val="24"/>
        </w:rPr>
        <w:t>w only at ground level). Grasses, sedges, rushes and reeds were all assigned to herb, e</w:t>
      </w:r>
      <w:r w:rsidR="007706A3">
        <w:rPr>
          <w:rFonts w:ascii="Times New Roman" w:hAnsi="Times New Roman" w:cs="Times New Roman"/>
          <w:sz w:val="24"/>
          <w:szCs w:val="24"/>
        </w:rPr>
        <w:t xml:space="preserve">xcept for two </w:t>
      </w:r>
      <w:r w:rsidR="00086851">
        <w:rPr>
          <w:rFonts w:ascii="Times New Roman" w:hAnsi="Times New Roman" w:cs="Times New Roman"/>
          <w:sz w:val="24"/>
          <w:szCs w:val="24"/>
        </w:rPr>
        <w:t xml:space="preserve">large </w:t>
      </w:r>
      <w:r w:rsidR="007706A3">
        <w:rPr>
          <w:rFonts w:ascii="Times New Roman" w:hAnsi="Times New Roman" w:cs="Times New Roman"/>
          <w:sz w:val="24"/>
          <w:szCs w:val="24"/>
        </w:rPr>
        <w:t xml:space="preserve">species of </w:t>
      </w:r>
      <w:r w:rsidR="007706A3" w:rsidRPr="007706A3">
        <w:rPr>
          <w:rFonts w:ascii="Times New Roman" w:hAnsi="Times New Roman" w:cs="Times New Roman"/>
          <w:i/>
          <w:sz w:val="24"/>
          <w:szCs w:val="24"/>
        </w:rPr>
        <w:t>Cortaderia</w:t>
      </w:r>
      <w:r w:rsidR="007706A3">
        <w:rPr>
          <w:rFonts w:ascii="Times New Roman" w:hAnsi="Times New Roman" w:cs="Times New Roman"/>
          <w:sz w:val="24"/>
          <w:szCs w:val="24"/>
        </w:rPr>
        <w:t xml:space="preserve"> (pampas grass) that we assigned to shrub. S</w:t>
      </w:r>
      <w:r w:rsidR="007706A3" w:rsidRPr="007706A3">
        <w:rPr>
          <w:rFonts w:ascii="Times New Roman" w:hAnsi="Times New Roman" w:cs="Times New Roman"/>
          <w:sz w:val="24"/>
          <w:szCs w:val="24"/>
        </w:rPr>
        <w:t xml:space="preserve">pecies </w:t>
      </w:r>
      <w:r w:rsidR="007706A3">
        <w:rPr>
          <w:rFonts w:ascii="Times New Roman" w:hAnsi="Times New Roman" w:cs="Times New Roman"/>
          <w:sz w:val="24"/>
          <w:szCs w:val="24"/>
        </w:rPr>
        <w:t>described as</w:t>
      </w:r>
      <w:r w:rsidR="007706A3" w:rsidRPr="007706A3">
        <w:rPr>
          <w:rFonts w:ascii="Times New Roman" w:hAnsi="Times New Roman" w:cs="Times New Roman"/>
          <w:sz w:val="24"/>
          <w:szCs w:val="24"/>
        </w:rPr>
        <w:t xml:space="preserve"> either a shrub or tree were assigned to shrub if they grow up to 10 m (</w:t>
      </w:r>
      <w:r w:rsidR="007706A3">
        <w:rPr>
          <w:rFonts w:ascii="Times New Roman" w:hAnsi="Times New Roman" w:cs="Times New Roman"/>
          <w:sz w:val="24"/>
          <w:szCs w:val="24"/>
        </w:rPr>
        <w:t>most are usually much</w:t>
      </w:r>
      <w:r w:rsidR="007706A3" w:rsidRPr="007706A3">
        <w:rPr>
          <w:rFonts w:ascii="Times New Roman" w:hAnsi="Times New Roman" w:cs="Times New Roman"/>
          <w:sz w:val="24"/>
          <w:szCs w:val="24"/>
        </w:rPr>
        <w:t xml:space="preserve"> shorter than 10 m), </w:t>
      </w:r>
      <w:r w:rsidR="007706A3">
        <w:rPr>
          <w:rFonts w:ascii="Times New Roman" w:hAnsi="Times New Roman" w:cs="Times New Roman"/>
          <w:sz w:val="24"/>
          <w:szCs w:val="24"/>
        </w:rPr>
        <w:t>and to</w:t>
      </w:r>
      <w:r w:rsidR="007706A3" w:rsidRPr="007706A3">
        <w:rPr>
          <w:rFonts w:ascii="Times New Roman" w:hAnsi="Times New Roman" w:cs="Times New Roman"/>
          <w:sz w:val="24"/>
          <w:szCs w:val="24"/>
        </w:rPr>
        <w:t xml:space="preserve"> tree </w:t>
      </w:r>
      <w:r w:rsidR="007706A3">
        <w:rPr>
          <w:rFonts w:ascii="Times New Roman" w:hAnsi="Times New Roman" w:cs="Times New Roman"/>
          <w:sz w:val="24"/>
          <w:szCs w:val="24"/>
        </w:rPr>
        <w:t xml:space="preserve">if they grow taller than 10 m </w:t>
      </w:r>
      <w:r w:rsidR="007706A3" w:rsidRPr="007706A3">
        <w:rPr>
          <w:rFonts w:ascii="Times New Roman" w:hAnsi="Times New Roman" w:cs="Times New Roman"/>
          <w:sz w:val="24"/>
          <w:szCs w:val="24"/>
        </w:rPr>
        <w:t xml:space="preserve">(except for </w:t>
      </w:r>
      <w:r w:rsidR="007706A3" w:rsidRPr="007706A3">
        <w:rPr>
          <w:rFonts w:ascii="Times New Roman" w:hAnsi="Times New Roman" w:cs="Times New Roman"/>
          <w:i/>
          <w:sz w:val="24"/>
          <w:szCs w:val="24"/>
        </w:rPr>
        <w:t>Acacia mearnsii</w:t>
      </w:r>
      <w:r w:rsidR="007706A3" w:rsidRPr="007706A3">
        <w:rPr>
          <w:rFonts w:ascii="Times New Roman" w:hAnsi="Times New Roman" w:cs="Times New Roman"/>
          <w:sz w:val="24"/>
          <w:szCs w:val="24"/>
        </w:rPr>
        <w:t xml:space="preserve">, </w:t>
      </w:r>
      <w:r w:rsidR="007706A3">
        <w:rPr>
          <w:rFonts w:ascii="Times New Roman" w:hAnsi="Times New Roman" w:cs="Times New Roman"/>
          <w:sz w:val="24"/>
          <w:szCs w:val="24"/>
        </w:rPr>
        <w:t xml:space="preserve">where </w:t>
      </w:r>
      <w:r w:rsidR="007706A3" w:rsidRPr="007706A3">
        <w:rPr>
          <w:rFonts w:ascii="Times New Roman" w:hAnsi="Times New Roman" w:cs="Times New Roman"/>
          <w:sz w:val="24"/>
          <w:szCs w:val="24"/>
        </w:rPr>
        <w:t xml:space="preserve">height data </w:t>
      </w:r>
      <w:r w:rsidR="007706A3">
        <w:rPr>
          <w:rFonts w:ascii="Times New Roman" w:hAnsi="Times New Roman" w:cs="Times New Roman"/>
          <w:sz w:val="24"/>
          <w:szCs w:val="24"/>
        </w:rPr>
        <w:t xml:space="preserve">was </w:t>
      </w:r>
      <w:r w:rsidR="00086851">
        <w:rPr>
          <w:rFonts w:ascii="Times New Roman" w:hAnsi="Times New Roman" w:cs="Times New Roman"/>
          <w:sz w:val="24"/>
          <w:szCs w:val="24"/>
        </w:rPr>
        <w:t>from Australia</w:t>
      </w:r>
      <w:r w:rsidR="007706A3" w:rsidRPr="007706A3">
        <w:rPr>
          <w:rFonts w:ascii="Times New Roman" w:hAnsi="Times New Roman" w:cs="Times New Roman"/>
          <w:sz w:val="24"/>
          <w:szCs w:val="24"/>
        </w:rPr>
        <w:t xml:space="preserve"> but </w:t>
      </w:r>
      <w:r w:rsidR="007706A3">
        <w:rPr>
          <w:rFonts w:ascii="Times New Roman" w:hAnsi="Times New Roman" w:cs="Times New Roman"/>
          <w:sz w:val="24"/>
          <w:szCs w:val="24"/>
        </w:rPr>
        <w:t xml:space="preserve">plants can reach </w:t>
      </w:r>
      <w:r w:rsidR="006A057D">
        <w:rPr>
          <w:rFonts w:ascii="Times New Roman" w:hAnsi="Times New Roman" w:cs="Times New Roman"/>
          <w:sz w:val="24"/>
          <w:szCs w:val="24"/>
        </w:rPr>
        <w:t xml:space="preserve">more than </w:t>
      </w:r>
      <w:r w:rsidR="007706A3" w:rsidRPr="007706A3">
        <w:rPr>
          <w:rFonts w:ascii="Times New Roman" w:hAnsi="Times New Roman" w:cs="Times New Roman"/>
          <w:sz w:val="24"/>
          <w:szCs w:val="24"/>
        </w:rPr>
        <w:t>10</w:t>
      </w:r>
      <w:r w:rsidR="007706A3">
        <w:rPr>
          <w:rFonts w:ascii="Times New Roman" w:hAnsi="Times New Roman" w:cs="Times New Roman"/>
          <w:sz w:val="24"/>
          <w:szCs w:val="24"/>
        </w:rPr>
        <w:t xml:space="preserve"> </w:t>
      </w:r>
      <w:r w:rsidR="007706A3" w:rsidRPr="007706A3">
        <w:rPr>
          <w:rFonts w:ascii="Times New Roman" w:hAnsi="Times New Roman" w:cs="Times New Roman"/>
          <w:sz w:val="24"/>
          <w:szCs w:val="24"/>
        </w:rPr>
        <w:t>m in N</w:t>
      </w:r>
      <w:r w:rsidR="007706A3">
        <w:rPr>
          <w:rFonts w:ascii="Times New Roman" w:hAnsi="Times New Roman" w:cs="Times New Roman"/>
          <w:sz w:val="24"/>
          <w:szCs w:val="24"/>
        </w:rPr>
        <w:t xml:space="preserve">ew </w:t>
      </w:r>
      <w:r w:rsidR="007706A3" w:rsidRPr="007706A3">
        <w:rPr>
          <w:rFonts w:ascii="Times New Roman" w:hAnsi="Times New Roman" w:cs="Times New Roman"/>
          <w:sz w:val="24"/>
          <w:szCs w:val="24"/>
        </w:rPr>
        <w:t>Z</w:t>
      </w:r>
      <w:r w:rsidR="007706A3">
        <w:rPr>
          <w:rFonts w:ascii="Times New Roman" w:hAnsi="Times New Roman" w:cs="Times New Roman"/>
          <w:sz w:val="24"/>
          <w:szCs w:val="24"/>
        </w:rPr>
        <w:t>ealand</w:t>
      </w:r>
      <w:r w:rsidR="007706A3" w:rsidRPr="007706A3">
        <w:rPr>
          <w:rFonts w:ascii="Times New Roman" w:hAnsi="Times New Roman" w:cs="Times New Roman"/>
          <w:sz w:val="24"/>
          <w:szCs w:val="24"/>
        </w:rPr>
        <w:t>).</w:t>
      </w:r>
      <w:r w:rsidR="00361C12">
        <w:rPr>
          <w:rFonts w:ascii="Times New Roman" w:hAnsi="Times New Roman" w:cs="Times New Roman"/>
          <w:sz w:val="24"/>
          <w:szCs w:val="24"/>
        </w:rPr>
        <w:t xml:space="preserve"> </w:t>
      </w:r>
      <w:r w:rsidR="00D22531">
        <w:rPr>
          <w:rFonts w:ascii="Times New Roman" w:hAnsi="Times New Roman" w:cs="Times New Roman"/>
          <w:sz w:val="24"/>
          <w:szCs w:val="24"/>
        </w:rPr>
        <w:t xml:space="preserve">While terminal velocity can influence dispersal distances (Tamme et al. 2014), these data </w:t>
      </w:r>
      <w:r w:rsidR="00BE3A40">
        <w:rPr>
          <w:rFonts w:ascii="Times New Roman" w:hAnsi="Times New Roman" w:cs="Times New Roman"/>
          <w:sz w:val="24"/>
          <w:szCs w:val="24"/>
        </w:rPr>
        <w:t xml:space="preserve">were </w:t>
      </w:r>
      <w:r w:rsidR="00895EA8">
        <w:rPr>
          <w:rFonts w:ascii="Times New Roman" w:hAnsi="Times New Roman" w:cs="Times New Roman"/>
          <w:sz w:val="24"/>
          <w:szCs w:val="24"/>
        </w:rPr>
        <w:t>un</w:t>
      </w:r>
      <w:r w:rsidR="00D22531">
        <w:rPr>
          <w:rFonts w:ascii="Times New Roman" w:hAnsi="Times New Roman" w:cs="Times New Roman"/>
          <w:sz w:val="24"/>
          <w:szCs w:val="24"/>
        </w:rPr>
        <w:t xml:space="preserve">available for </w:t>
      </w:r>
      <w:r w:rsidR="00895EA8">
        <w:rPr>
          <w:rFonts w:ascii="Times New Roman" w:hAnsi="Times New Roman" w:cs="Times New Roman"/>
          <w:sz w:val="24"/>
          <w:szCs w:val="24"/>
        </w:rPr>
        <w:t>most</w:t>
      </w:r>
      <w:r w:rsidR="00D22531">
        <w:rPr>
          <w:rFonts w:ascii="Times New Roman" w:hAnsi="Times New Roman" w:cs="Times New Roman"/>
          <w:sz w:val="24"/>
          <w:szCs w:val="24"/>
        </w:rPr>
        <w:t xml:space="preserve"> species</w:t>
      </w:r>
      <w:r w:rsidR="00086851">
        <w:rPr>
          <w:rFonts w:ascii="Times New Roman" w:hAnsi="Times New Roman" w:cs="Times New Roman"/>
          <w:sz w:val="24"/>
          <w:szCs w:val="24"/>
        </w:rPr>
        <w:t>,</w:t>
      </w:r>
      <w:r w:rsidR="00D22531">
        <w:rPr>
          <w:rFonts w:ascii="Times New Roman" w:hAnsi="Times New Roman" w:cs="Times New Roman"/>
          <w:sz w:val="24"/>
          <w:szCs w:val="24"/>
        </w:rPr>
        <w:t xml:space="preserve"> </w:t>
      </w:r>
      <w:r w:rsidR="00086851">
        <w:rPr>
          <w:rFonts w:ascii="Times New Roman" w:hAnsi="Times New Roman" w:cs="Times New Roman"/>
          <w:sz w:val="24"/>
          <w:szCs w:val="24"/>
        </w:rPr>
        <w:t xml:space="preserve">and </w:t>
      </w:r>
      <w:r w:rsidR="00D22531">
        <w:rPr>
          <w:rFonts w:ascii="Times New Roman" w:hAnsi="Times New Roman" w:cs="Times New Roman"/>
          <w:sz w:val="24"/>
          <w:szCs w:val="24"/>
        </w:rPr>
        <w:t xml:space="preserve">so were not included. </w:t>
      </w:r>
    </w:p>
    <w:p w14:paraId="55A7C616" w14:textId="66DDE143" w:rsidR="00A52649" w:rsidRDefault="00BE3A40" w:rsidP="007706A3">
      <w:pPr>
        <w:ind w:firstLine="720"/>
        <w:rPr>
          <w:rFonts w:ascii="Times New Roman" w:hAnsi="Times New Roman" w:cs="Times New Roman"/>
          <w:sz w:val="24"/>
          <w:szCs w:val="24"/>
        </w:rPr>
      </w:pPr>
      <w:r>
        <w:rPr>
          <w:rFonts w:ascii="Times New Roman" w:hAnsi="Times New Roman" w:cs="Times New Roman"/>
          <w:sz w:val="24"/>
          <w:szCs w:val="24"/>
        </w:rPr>
        <w:t>Plant trait d</w:t>
      </w:r>
      <w:r w:rsidR="00A52649">
        <w:rPr>
          <w:rFonts w:ascii="Times New Roman" w:hAnsi="Times New Roman" w:cs="Times New Roman"/>
          <w:sz w:val="24"/>
          <w:szCs w:val="24"/>
        </w:rPr>
        <w:t xml:space="preserve">ata were obtained from </w:t>
      </w:r>
      <w:r w:rsidR="007928D5">
        <w:rPr>
          <w:rFonts w:ascii="Times New Roman" w:hAnsi="Times New Roman" w:cs="Times New Roman"/>
          <w:sz w:val="24"/>
          <w:szCs w:val="24"/>
        </w:rPr>
        <w:t xml:space="preserve">New Zealand and Australian </w:t>
      </w:r>
      <w:r w:rsidR="00A52649">
        <w:rPr>
          <w:rFonts w:ascii="Times New Roman" w:hAnsi="Times New Roman" w:cs="Times New Roman"/>
          <w:sz w:val="24"/>
          <w:szCs w:val="24"/>
        </w:rPr>
        <w:t>Floras (Webb et al. 1988; Healy &amp; Edgar</w:t>
      </w:r>
      <w:r w:rsidR="005C7915">
        <w:rPr>
          <w:rFonts w:ascii="Times New Roman" w:hAnsi="Times New Roman" w:cs="Times New Roman"/>
          <w:sz w:val="24"/>
          <w:szCs w:val="24"/>
        </w:rPr>
        <w:t xml:space="preserve"> 1980</w:t>
      </w:r>
      <w:r w:rsidR="00A52649">
        <w:rPr>
          <w:rFonts w:ascii="Times New Roman" w:hAnsi="Times New Roman" w:cs="Times New Roman"/>
          <w:sz w:val="24"/>
          <w:szCs w:val="24"/>
        </w:rPr>
        <w:t>; New Zealand Flora Online</w:t>
      </w:r>
      <w:r w:rsidR="007928D5">
        <w:rPr>
          <w:rFonts w:ascii="Times New Roman" w:hAnsi="Times New Roman" w:cs="Times New Roman"/>
          <w:sz w:val="24"/>
          <w:szCs w:val="24"/>
        </w:rPr>
        <w:t xml:space="preserve">; </w:t>
      </w:r>
      <w:r w:rsidR="007928D5" w:rsidRPr="007928D5">
        <w:rPr>
          <w:rFonts w:ascii="Times New Roman" w:hAnsi="Times New Roman" w:cs="Times New Roman"/>
          <w:sz w:val="24"/>
          <w:szCs w:val="24"/>
        </w:rPr>
        <w:t>https://www.nzflora.info</w:t>
      </w:r>
      <w:r w:rsidR="007928D5">
        <w:rPr>
          <w:rFonts w:ascii="Times New Roman" w:hAnsi="Times New Roman" w:cs="Times New Roman"/>
          <w:sz w:val="24"/>
          <w:szCs w:val="24"/>
        </w:rPr>
        <w:t xml:space="preserve">; Flora of Australia </w:t>
      </w:r>
      <w:r w:rsidR="007928D5" w:rsidRPr="007928D5">
        <w:rPr>
          <w:rFonts w:ascii="Times New Roman" w:hAnsi="Times New Roman" w:cs="Times New Roman"/>
          <w:sz w:val="24"/>
          <w:szCs w:val="24"/>
        </w:rPr>
        <w:t>https://profiles.ala.org.au/opus/foa</w:t>
      </w:r>
      <w:r w:rsidR="00A52649">
        <w:rPr>
          <w:rFonts w:ascii="Times New Roman" w:hAnsi="Times New Roman" w:cs="Times New Roman"/>
          <w:sz w:val="24"/>
          <w:szCs w:val="24"/>
        </w:rPr>
        <w:t xml:space="preserve">) and published literature when possible. In many cases, trait data were unavailable </w:t>
      </w:r>
      <w:r w:rsidR="006A057D">
        <w:rPr>
          <w:rFonts w:ascii="Times New Roman" w:hAnsi="Times New Roman" w:cs="Times New Roman"/>
          <w:sz w:val="24"/>
          <w:szCs w:val="24"/>
        </w:rPr>
        <w:t>from</w:t>
      </w:r>
      <w:r w:rsidR="00A52649">
        <w:rPr>
          <w:rFonts w:ascii="Times New Roman" w:hAnsi="Times New Roman" w:cs="Times New Roman"/>
          <w:sz w:val="24"/>
          <w:szCs w:val="24"/>
        </w:rPr>
        <w:t xml:space="preserve"> the published literature so we used information from the New Zealand Plant Conservation Network website</w:t>
      </w:r>
      <w:r w:rsidR="006A057D">
        <w:rPr>
          <w:rFonts w:ascii="Times New Roman" w:hAnsi="Times New Roman" w:cs="Times New Roman"/>
          <w:sz w:val="24"/>
          <w:szCs w:val="24"/>
        </w:rPr>
        <w:t xml:space="preserve"> (www.nzpcn.org.nz)</w:t>
      </w:r>
      <w:r w:rsidR="00A52649">
        <w:rPr>
          <w:rFonts w:ascii="Times New Roman" w:hAnsi="Times New Roman" w:cs="Times New Roman"/>
          <w:sz w:val="24"/>
          <w:szCs w:val="24"/>
        </w:rPr>
        <w:t>, and occasionally the Weedbusters website</w:t>
      </w:r>
      <w:r w:rsidR="006A057D">
        <w:rPr>
          <w:rFonts w:ascii="Times New Roman" w:hAnsi="Times New Roman" w:cs="Times New Roman"/>
          <w:sz w:val="24"/>
          <w:szCs w:val="24"/>
        </w:rPr>
        <w:t xml:space="preserve"> (www.weedbusters.org.nz)</w:t>
      </w:r>
      <w:r w:rsidR="00A52649">
        <w:rPr>
          <w:rFonts w:ascii="Times New Roman" w:hAnsi="Times New Roman" w:cs="Times New Roman"/>
          <w:sz w:val="24"/>
          <w:szCs w:val="24"/>
        </w:rPr>
        <w:t xml:space="preserve">. Seed mass data were obtained </w:t>
      </w:r>
      <w:r w:rsidR="00C1161B">
        <w:rPr>
          <w:rFonts w:ascii="Times New Roman" w:hAnsi="Times New Roman" w:cs="Times New Roman"/>
          <w:sz w:val="24"/>
          <w:szCs w:val="24"/>
        </w:rPr>
        <w:t xml:space="preserve">primarily </w:t>
      </w:r>
      <w:r w:rsidR="00A52649">
        <w:rPr>
          <w:rFonts w:ascii="Times New Roman" w:hAnsi="Times New Roman" w:cs="Times New Roman"/>
          <w:sz w:val="24"/>
          <w:szCs w:val="24"/>
        </w:rPr>
        <w:t>from the Seed Information Database (</w:t>
      </w:r>
      <w:r w:rsidR="006A057D">
        <w:rPr>
          <w:rFonts w:ascii="Times New Roman" w:hAnsi="Times New Roman" w:cs="Times New Roman"/>
          <w:sz w:val="24"/>
          <w:szCs w:val="24"/>
        </w:rPr>
        <w:t>https://ser-sid.org</w:t>
      </w:r>
      <w:r w:rsidR="00D22531">
        <w:rPr>
          <w:rFonts w:ascii="Times New Roman" w:hAnsi="Times New Roman" w:cs="Times New Roman"/>
          <w:sz w:val="24"/>
          <w:szCs w:val="24"/>
        </w:rPr>
        <w:t>).</w:t>
      </w:r>
    </w:p>
    <w:p w14:paraId="55A7C617" w14:textId="4CD358EE" w:rsidR="009F6041" w:rsidRDefault="00AE779E" w:rsidP="00BE3A40">
      <w:pPr>
        <w:ind w:firstLine="720"/>
        <w:rPr>
          <w:rFonts w:ascii="Times New Roman" w:hAnsi="Times New Roman" w:cs="Times New Roman"/>
          <w:sz w:val="24"/>
          <w:szCs w:val="24"/>
        </w:rPr>
      </w:pPr>
      <w:r>
        <w:rPr>
          <w:rFonts w:ascii="Times New Roman" w:hAnsi="Times New Roman" w:cs="Times New Roman"/>
          <w:sz w:val="24"/>
          <w:szCs w:val="24"/>
        </w:rPr>
        <w:t xml:space="preserve">We modelled seed dispersal distances for 279 weed species (excluding 26 species with no known dispersal mechanism and 13 species dispersed only by water). </w:t>
      </w:r>
      <w:r w:rsidR="003B68C1">
        <w:rPr>
          <w:rFonts w:ascii="Times New Roman" w:hAnsi="Times New Roman" w:cs="Times New Roman"/>
          <w:sz w:val="24"/>
          <w:szCs w:val="24"/>
        </w:rPr>
        <w:t xml:space="preserve">We </w:t>
      </w:r>
      <w:r>
        <w:rPr>
          <w:rFonts w:ascii="Times New Roman" w:hAnsi="Times New Roman" w:cs="Times New Roman"/>
          <w:sz w:val="24"/>
          <w:szCs w:val="24"/>
        </w:rPr>
        <w:t>modelled</w:t>
      </w:r>
      <w:r w:rsidR="00895EA8">
        <w:rPr>
          <w:rFonts w:ascii="Times New Roman" w:hAnsi="Times New Roman" w:cs="Times New Roman"/>
          <w:sz w:val="24"/>
          <w:szCs w:val="24"/>
        </w:rPr>
        <w:t xml:space="preserve"> the mean maximum </w:t>
      </w:r>
      <w:r w:rsidR="006A057D">
        <w:rPr>
          <w:rFonts w:ascii="Times New Roman" w:hAnsi="Times New Roman" w:cs="Times New Roman"/>
          <w:sz w:val="24"/>
          <w:szCs w:val="24"/>
        </w:rPr>
        <w:t xml:space="preserve">dispersal </w:t>
      </w:r>
      <w:r w:rsidR="003B68C1">
        <w:rPr>
          <w:rFonts w:ascii="Times New Roman" w:hAnsi="Times New Roman" w:cs="Times New Roman"/>
          <w:sz w:val="24"/>
          <w:szCs w:val="24"/>
        </w:rPr>
        <w:t xml:space="preserve">distance for each mechanism used by </w:t>
      </w:r>
      <w:r w:rsidR="00895EA8">
        <w:rPr>
          <w:rFonts w:ascii="Times New Roman" w:hAnsi="Times New Roman" w:cs="Times New Roman"/>
          <w:sz w:val="24"/>
          <w:szCs w:val="24"/>
        </w:rPr>
        <w:t>each</w:t>
      </w:r>
      <w:r w:rsidR="003B68C1">
        <w:rPr>
          <w:rFonts w:ascii="Times New Roman" w:hAnsi="Times New Roman" w:cs="Times New Roman"/>
          <w:sz w:val="24"/>
          <w:szCs w:val="24"/>
        </w:rPr>
        <w:t xml:space="preserve"> weed species (i.e. both standard and non-standard dispersal mechanisms</w:t>
      </w:r>
      <w:r>
        <w:rPr>
          <w:rFonts w:ascii="Times New Roman" w:hAnsi="Times New Roman" w:cs="Times New Roman"/>
          <w:sz w:val="24"/>
          <w:szCs w:val="24"/>
        </w:rPr>
        <w:t>, 349 dispersal mechanisms in total</w:t>
      </w:r>
      <w:r w:rsidR="003B68C1">
        <w:rPr>
          <w:rFonts w:ascii="Times New Roman" w:hAnsi="Times New Roman" w:cs="Times New Roman"/>
          <w:sz w:val="24"/>
          <w:szCs w:val="24"/>
        </w:rPr>
        <w:t>)</w:t>
      </w:r>
      <w:r w:rsidR="00895EA8">
        <w:rPr>
          <w:rFonts w:ascii="Times New Roman" w:hAnsi="Times New Roman" w:cs="Times New Roman"/>
          <w:sz w:val="24"/>
          <w:szCs w:val="24"/>
        </w:rPr>
        <w:t xml:space="preserve"> using a model that </w:t>
      </w:r>
      <w:r w:rsidR="006A057D">
        <w:rPr>
          <w:rFonts w:ascii="Times New Roman" w:hAnsi="Times New Roman" w:cs="Times New Roman"/>
          <w:sz w:val="24"/>
          <w:szCs w:val="24"/>
        </w:rPr>
        <w:t xml:space="preserve">included dispersal mechanism, growth form, </w:t>
      </w:r>
      <w:r w:rsidR="00362478">
        <w:rPr>
          <w:rFonts w:ascii="Times New Roman" w:hAnsi="Times New Roman" w:cs="Times New Roman"/>
          <w:sz w:val="24"/>
          <w:szCs w:val="24"/>
        </w:rPr>
        <w:t xml:space="preserve">seed </w:t>
      </w:r>
      <w:r w:rsidR="006A057D">
        <w:rPr>
          <w:rFonts w:ascii="Times New Roman" w:hAnsi="Times New Roman" w:cs="Times New Roman"/>
          <w:sz w:val="24"/>
          <w:szCs w:val="24"/>
        </w:rPr>
        <w:t>release height, and seed mass</w:t>
      </w:r>
      <w:r w:rsidR="00AC3B3D">
        <w:rPr>
          <w:rFonts w:ascii="Times New Roman" w:hAnsi="Times New Roman" w:cs="Times New Roman"/>
          <w:sz w:val="24"/>
          <w:szCs w:val="24"/>
        </w:rPr>
        <w:t xml:space="preserve"> (Tamme et al. 2014)</w:t>
      </w:r>
      <w:r w:rsidR="006A057D">
        <w:rPr>
          <w:rFonts w:ascii="Times New Roman" w:hAnsi="Times New Roman" w:cs="Times New Roman"/>
          <w:sz w:val="24"/>
          <w:szCs w:val="24"/>
        </w:rPr>
        <w:t xml:space="preserve">. </w:t>
      </w:r>
      <w:r w:rsidR="007520F4">
        <w:rPr>
          <w:rFonts w:ascii="Times New Roman" w:hAnsi="Times New Roman" w:cs="Times New Roman"/>
          <w:sz w:val="24"/>
          <w:szCs w:val="24"/>
        </w:rPr>
        <w:t xml:space="preserve">When seed mass and/or seed release height data were unavailable, we ran simpler models that excluded these traits. Seed mass data were unavailable for 25 species (using 27 mechanisms), seed release height data for 42 species (45 mechanisms), and both seed mass and height data for a further 13 species and mechanisms. </w:t>
      </w:r>
      <w:r w:rsidR="003B41B3">
        <w:rPr>
          <w:rFonts w:ascii="Times New Roman" w:hAnsi="Times New Roman" w:cs="Times New Roman"/>
          <w:sz w:val="24"/>
          <w:szCs w:val="24"/>
        </w:rPr>
        <w:t>M</w:t>
      </w:r>
      <w:r w:rsidR="00BE3A40">
        <w:rPr>
          <w:rFonts w:ascii="Times New Roman" w:hAnsi="Times New Roman" w:cs="Times New Roman"/>
          <w:sz w:val="24"/>
          <w:szCs w:val="24"/>
        </w:rPr>
        <w:t xml:space="preserve">odels included </w:t>
      </w:r>
      <w:r w:rsidR="003B41B3">
        <w:rPr>
          <w:rFonts w:ascii="Times New Roman" w:hAnsi="Times New Roman" w:cs="Times New Roman"/>
          <w:sz w:val="24"/>
          <w:szCs w:val="24"/>
        </w:rPr>
        <w:t xml:space="preserve">a random effect (family nested within order) to account for taxonomic structure </w:t>
      </w:r>
      <w:r w:rsidR="000F262E">
        <w:rPr>
          <w:rFonts w:ascii="Times New Roman" w:hAnsi="Times New Roman" w:cs="Times New Roman"/>
          <w:sz w:val="24"/>
          <w:szCs w:val="24"/>
        </w:rPr>
        <w:t>(Tamme et al. 2014)</w:t>
      </w:r>
      <w:r w:rsidR="002C18A5">
        <w:rPr>
          <w:rFonts w:ascii="Times New Roman" w:hAnsi="Times New Roman" w:cs="Times New Roman"/>
          <w:sz w:val="24"/>
          <w:szCs w:val="24"/>
        </w:rPr>
        <w:t>. Taxonomic structure was determined by checking the Global Biodiversity Information Facility</w:t>
      </w:r>
      <w:r w:rsidR="000F262E">
        <w:rPr>
          <w:rFonts w:ascii="Times New Roman" w:hAnsi="Times New Roman" w:cs="Times New Roman"/>
          <w:sz w:val="24"/>
          <w:szCs w:val="24"/>
        </w:rPr>
        <w:t xml:space="preserve"> </w:t>
      </w:r>
      <w:r w:rsidR="002C18A5">
        <w:rPr>
          <w:rFonts w:ascii="Times New Roman" w:hAnsi="Times New Roman" w:cs="Times New Roman"/>
          <w:sz w:val="24"/>
          <w:szCs w:val="24"/>
        </w:rPr>
        <w:t xml:space="preserve">database </w:t>
      </w:r>
      <w:r w:rsidR="000F262E">
        <w:rPr>
          <w:rFonts w:ascii="Times New Roman" w:hAnsi="Times New Roman" w:cs="Times New Roman"/>
          <w:sz w:val="24"/>
          <w:szCs w:val="24"/>
        </w:rPr>
        <w:t xml:space="preserve">using the R package </w:t>
      </w:r>
      <w:r w:rsidR="000F262E" w:rsidRPr="000F262E">
        <w:rPr>
          <w:rFonts w:ascii="Times New Roman" w:hAnsi="Times New Roman" w:cs="Times New Roman"/>
          <w:i/>
          <w:sz w:val="24"/>
          <w:szCs w:val="24"/>
        </w:rPr>
        <w:t>taxize</w:t>
      </w:r>
      <w:r w:rsidR="000F262E">
        <w:rPr>
          <w:rFonts w:ascii="Times New Roman" w:hAnsi="Times New Roman" w:cs="Times New Roman"/>
          <w:sz w:val="24"/>
          <w:szCs w:val="24"/>
        </w:rPr>
        <w:t xml:space="preserve"> (</w:t>
      </w:r>
      <w:r w:rsidR="000F262E" w:rsidRPr="000F262E">
        <w:rPr>
          <w:rFonts w:ascii="Times New Roman" w:hAnsi="Times New Roman" w:cs="Times New Roman"/>
          <w:sz w:val="24"/>
          <w:szCs w:val="24"/>
        </w:rPr>
        <w:t xml:space="preserve">Chamberlain </w:t>
      </w:r>
      <w:r w:rsidR="000F262E">
        <w:rPr>
          <w:rFonts w:ascii="Times New Roman" w:hAnsi="Times New Roman" w:cs="Times New Roman"/>
          <w:sz w:val="24"/>
          <w:szCs w:val="24"/>
        </w:rPr>
        <w:t>&amp;</w:t>
      </w:r>
      <w:r w:rsidR="000F262E" w:rsidRPr="000F262E">
        <w:rPr>
          <w:rFonts w:ascii="Times New Roman" w:hAnsi="Times New Roman" w:cs="Times New Roman"/>
          <w:sz w:val="24"/>
          <w:szCs w:val="24"/>
        </w:rPr>
        <w:t xml:space="preserve"> Szocs </w:t>
      </w:r>
      <w:r w:rsidR="000F262E">
        <w:rPr>
          <w:rFonts w:ascii="Times New Roman" w:hAnsi="Times New Roman" w:cs="Times New Roman"/>
          <w:sz w:val="24"/>
          <w:szCs w:val="24"/>
        </w:rPr>
        <w:t xml:space="preserve">2013; </w:t>
      </w:r>
      <w:r w:rsidR="000F262E" w:rsidRPr="000F262E">
        <w:rPr>
          <w:rFonts w:ascii="Times New Roman" w:hAnsi="Times New Roman" w:cs="Times New Roman"/>
          <w:sz w:val="24"/>
          <w:szCs w:val="24"/>
        </w:rPr>
        <w:t>Chamberlain</w:t>
      </w:r>
      <w:r w:rsidR="000F262E">
        <w:rPr>
          <w:rFonts w:ascii="Times New Roman" w:hAnsi="Times New Roman" w:cs="Times New Roman"/>
          <w:sz w:val="24"/>
          <w:szCs w:val="24"/>
        </w:rPr>
        <w:t xml:space="preserve"> et al. 2020)</w:t>
      </w:r>
      <w:r w:rsidR="003B41B3">
        <w:rPr>
          <w:rFonts w:ascii="Times New Roman" w:hAnsi="Times New Roman" w:cs="Times New Roman"/>
          <w:sz w:val="24"/>
          <w:szCs w:val="24"/>
        </w:rPr>
        <w:t>.</w:t>
      </w:r>
      <w:r w:rsidR="005C1C9E">
        <w:rPr>
          <w:rFonts w:ascii="Times New Roman" w:hAnsi="Times New Roman" w:cs="Times New Roman"/>
          <w:sz w:val="24"/>
          <w:szCs w:val="24"/>
        </w:rPr>
        <w:t xml:space="preserve"> For species where the family or order </w:t>
      </w:r>
      <w:r w:rsidR="007806A4">
        <w:rPr>
          <w:rFonts w:ascii="Times New Roman" w:hAnsi="Times New Roman" w:cs="Times New Roman"/>
          <w:sz w:val="24"/>
          <w:szCs w:val="24"/>
        </w:rPr>
        <w:t>wa</w:t>
      </w:r>
      <w:r w:rsidR="005C1C9E">
        <w:rPr>
          <w:rFonts w:ascii="Times New Roman" w:hAnsi="Times New Roman" w:cs="Times New Roman"/>
          <w:sz w:val="24"/>
          <w:szCs w:val="24"/>
        </w:rPr>
        <w:t xml:space="preserve">s absent from Tamme et al.’s (2014) model training data, the predicted distance </w:t>
      </w:r>
      <w:r w:rsidR="007806A4">
        <w:rPr>
          <w:rFonts w:ascii="Times New Roman" w:hAnsi="Times New Roman" w:cs="Times New Roman"/>
          <w:sz w:val="24"/>
          <w:szCs w:val="24"/>
        </w:rPr>
        <w:t>wa</w:t>
      </w:r>
      <w:r w:rsidR="005C1C9E">
        <w:rPr>
          <w:rFonts w:ascii="Times New Roman" w:hAnsi="Times New Roman" w:cs="Times New Roman"/>
          <w:sz w:val="24"/>
          <w:szCs w:val="24"/>
        </w:rPr>
        <w:t xml:space="preserve">s at </w:t>
      </w:r>
      <w:r w:rsidR="007806A4">
        <w:rPr>
          <w:rFonts w:ascii="Times New Roman" w:hAnsi="Times New Roman" w:cs="Times New Roman"/>
          <w:sz w:val="24"/>
          <w:szCs w:val="24"/>
        </w:rPr>
        <w:t>the order or species level.</w:t>
      </w:r>
    </w:p>
    <w:p w14:paraId="55A7C618" w14:textId="77777777" w:rsidR="00A560D5" w:rsidRDefault="00A560D5" w:rsidP="00BE3A40">
      <w:pPr>
        <w:ind w:firstLine="720"/>
        <w:rPr>
          <w:rFonts w:ascii="Times New Roman" w:hAnsi="Times New Roman" w:cs="Times New Roman"/>
          <w:sz w:val="24"/>
          <w:szCs w:val="24"/>
        </w:rPr>
      </w:pPr>
      <w:r>
        <w:rPr>
          <w:rFonts w:ascii="Times New Roman" w:hAnsi="Times New Roman" w:cs="Times New Roman"/>
          <w:sz w:val="24"/>
          <w:szCs w:val="24"/>
        </w:rPr>
        <w:t xml:space="preserve">Using seed dispersal distance model results, we identified those species with a capacity to disperse long distances (&gt; 1 km). </w:t>
      </w:r>
      <w:r w:rsidR="009B7A6A">
        <w:rPr>
          <w:rFonts w:ascii="Times New Roman" w:hAnsi="Times New Roman" w:cs="Times New Roman"/>
          <w:sz w:val="24"/>
          <w:szCs w:val="24"/>
        </w:rPr>
        <w:t>From this list, w</w:t>
      </w:r>
      <w:r>
        <w:rPr>
          <w:rFonts w:ascii="Times New Roman" w:hAnsi="Times New Roman" w:cs="Times New Roman"/>
          <w:sz w:val="24"/>
          <w:szCs w:val="24"/>
        </w:rPr>
        <w:t xml:space="preserve">e then identified weed species that also currently have a restricted </w:t>
      </w:r>
      <w:r w:rsidR="009B7A6A">
        <w:rPr>
          <w:rFonts w:ascii="Times New Roman" w:hAnsi="Times New Roman" w:cs="Times New Roman"/>
          <w:sz w:val="24"/>
          <w:szCs w:val="24"/>
        </w:rPr>
        <w:t>distribution</w:t>
      </w:r>
      <w:r>
        <w:rPr>
          <w:rFonts w:ascii="Times New Roman" w:hAnsi="Times New Roman" w:cs="Times New Roman"/>
          <w:sz w:val="24"/>
          <w:szCs w:val="24"/>
        </w:rPr>
        <w:t xml:space="preserve"> </w:t>
      </w:r>
      <w:r w:rsidR="009B7A6A">
        <w:rPr>
          <w:rFonts w:ascii="Times New Roman" w:hAnsi="Times New Roman" w:cs="Times New Roman"/>
          <w:sz w:val="24"/>
          <w:szCs w:val="24"/>
        </w:rPr>
        <w:t xml:space="preserve">(either </w:t>
      </w:r>
      <w:commentRangeStart w:id="1"/>
      <w:r w:rsidR="009B7A6A">
        <w:rPr>
          <w:rFonts w:ascii="Times New Roman" w:hAnsi="Times New Roman" w:cs="Times New Roman"/>
          <w:sz w:val="24"/>
          <w:szCs w:val="24"/>
        </w:rPr>
        <w:t>few records</w:t>
      </w:r>
      <w:commentRangeEnd w:id="1"/>
      <w:r w:rsidR="00C564F9">
        <w:rPr>
          <w:rStyle w:val="CommentReference"/>
        </w:rPr>
        <w:commentReference w:id="1"/>
      </w:r>
      <w:r w:rsidR="009B7A6A">
        <w:rPr>
          <w:rFonts w:ascii="Times New Roman" w:hAnsi="Times New Roman" w:cs="Times New Roman"/>
          <w:sz w:val="24"/>
          <w:szCs w:val="24"/>
        </w:rPr>
        <w:t xml:space="preserve"> or a limited range) </w:t>
      </w:r>
      <w:r>
        <w:rPr>
          <w:rFonts w:ascii="Times New Roman" w:hAnsi="Times New Roman" w:cs="Times New Roman"/>
          <w:sz w:val="24"/>
          <w:szCs w:val="24"/>
        </w:rPr>
        <w:t xml:space="preserve">using </w:t>
      </w:r>
      <w:r w:rsidR="009B7A6A">
        <w:rPr>
          <w:rFonts w:ascii="Times New Roman" w:hAnsi="Times New Roman" w:cs="Times New Roman"/>
          <w:sz w:val="24"/>
          <w:szCs w:val="24"/>
        </w:rPr>
        <w:t xml:space="preserve">occurance </w:t>
      </w:r>
      <w:r>
        <w:rPr>
          <w:rFonts w:ascii="Times New Roman" w:hAnsi="Times New Roman" w:cs="Times New Roman"/>
          <w:sz w:val="24"/>
          <w:szCs w:val="24"/>
        </w:rPr>
        <w:t>records from GBIF (</w:t>
      </w:r>
      <w:r w:rsidRPr="00A560D5">
        <w:rPr>
          <w:rFonts w:ascii="Times New Roman" w:hAnsi="Times New Roman" w:cs="Times New Roman"/>
          <w:sz w:val="24"/>
          <w:szCs w:val="24"/>
        </w:rPr>
        <w:t>https://www.gbif.org/</w:t>
      </w:r>
      <w:r>
        <w:rPr>
          <w:rFonts w:ascii="Times New Roman" w:hAnsi="Times New Roman" w:cs="Times New Roman"/>
          <w:sz w:val="24"/>
          <w:szCs w:val="24"/>
        </w:rPr>
        <w:t>, accessed</w:t>
      </w:r>
      <w:r w:rsidR="009B7A6A">
        <w:rPr>
          <w:rFonts w:ascii="Times New Roman" w:hAnsi="Times New Roman" w:cs="Times New Roman"/>
          <w:sz w:val="24"/>
          <w:szCs w:val="24"/>
        </w:rPr>
        <w:t xml:space="preserve"> 14 June 2024)</w:t>
      </w:r>
      <w:r>
        <w:rPr>
          <w:rFonts w:ascii="Times New Roman" w:hAnsi="Times New Roman" w:cs="Times New Roman"/>
          <w:sz w:val="24"/>
          <w:szCs w:val="24"/>
        </w:rPr>
        <w:t xml:space="preserve">. </w:t>
      </w:r>
    </w:p>
    <w:p w14:paraId="55A7C619" w14:textId="77777777" w:rsidR="002C022F" w:rsidRPr="002C022F" w:rsidRDefault="002C022F" w:rsidP="008509A9">
      <w:pPr>
        <w:pStyle w:val="Heading2"/>
      </w:pPr>
      <w:r w:rsidRPr="002C022F">
        <w:lastRenderedPageBreak/>
        <w:t>Results</w:t>
      </w:r>
    </w:p>
    <w:p w14:paraId="55A7C61A" w14:textId="77777777" w:rsidR="002C022F" w:rsidRPr="002C022F" w:rsidRDefault="00977535" w:rsidP="002C022F">
      <w:pPr>
        <w:pStyle w:val="Heading3"/>
      </w:pPr>
      <w:r>
        <w:t>D</w:t>
      </w:r>
      <w:r w:rsidR="002C022F" w:rsidRPr="002C022F">
        <w:t>ispersal mechanisms</w:t>
      </w:r>
    </w:p>
    <w:p w14:paraId="55A7C61B" w14:textId="77777777" w:rsidR="003C04CA" w:rsidRDefault="002C022F" w:rsidP="003C04CA">
      <w:pPr>
        <w:rPr>
          <w:rFonts w:ascii="Times New Roman" w:hAnsi="Times New Roman" w:cs="Times New Roman"/>
          <w:sz w:val="24"/>
          <w:szCs w:val="24"/>
        </w:rPr>
      </w:pPr>
      <w:r w:rsidRPr="002C022F">
        <w:rPr>
          <w:rFonts w:ascii="Times New Roman" w:hAnsi="Times New Roman" w:cs="Times New Roman"/>
          <w:sz w:val="24"/>
          <w:szCs w:val="24"/>
        </w:rPr>
        <w:t xml:space="preserve">Of the </w:t>
      </w:r>
      <w:r w:rsidR="00D44C23">
        <w:rPr>
          <w:rFonts w:ascii="Times New Roman" w:hAnsi="Times New Roman" w:cs="Times New Roman"/>
          <w:sz w:val="24"/>
          <w:szCs w:val="24"/>
        </w:rPr>
        <w:t>3</w:t>
      </w:r>
      <w:r w:rsidR="00424773">
        <w:rPr>
          <w:rFonts w:ascii="Times New Roman" w:hAnsi="Times New Roman" w:cs="Times New Roman"/>
          <w:sz w:val="24"/>
          <w:szCs w:val="24"/>
        </w:rPr>
        <w:t>18</w:t>
      </w:r>
      <w:r w:rsidRPr="002C022F">
        <w:rPr>
          <w:rFonts w:ascii="Times New Roman" w:hAnsi="Times New Roman" w:cs="Times New Roman"/>
          <w:sz w:val="24"/>
          <w:szCs w:val="24"/>
        </w:rPr>
        <w:t xml:space="preserve"> weed species included in our review, </w:t>
      </w:r>
      <w:r w:rsidR="005E398B">
        <w:rPr>
          <w:rFonts w:ascii="Times New Roman" w:hAnsi="Times New Roman" w:cs="Times New Roman"/>
          <w:sz w:val="24"/>
          <w:szCs w:val="24"/>
        </w:rPr>
        <w:t>10</w:t>
      </w:r>
      <w:r w:rsidR="00424773">
        <w:rPr>
          <w:rFonts w:ascii="Times New Roman" w:hAnsi="Times New Roman" w:cs="Times New Roman"/>
          <w:sz w:val="24"/>
          <w:szCs w:val="24"/>
        </w:rPr>
        <w:t>9</w:t>
      </w:r>
      <w:r w:rsidR="005E398B">
        <w:rPr>
          <w:rFonts w:ascii="Times New Roman" w:hAnsi="Times New Roman" w:cs="Times New Roman"/>
          <w:sz w:val="24"/>
          <w:szCs w:val="24"/>
        </w:rPr>
        <w:t xml:space="preserve"> </w:t>
      </w:r>
      <w:r w:rsidRPr="002C022F">
        <w:rPr>
          <w:rFonts w:ascii="Times New Roman" w:hAnsi="Times New Roman" w:cs="Times New Roman"/>
          <w:sz w:val="24"/>
          <w:szCs w:val="24"/>
        </w:rPr>
        <w:t>species (</w:t>
      </w:r>
      <w:r w:rsidR="00424773">
        <w:rPr>
          <w:rFonts w:ascii="Times New Roman" w:hAnsi="Times New Roman" w:cs="Times New Roman"/>
          <w:sz w:val="24"/>
          <w:szCs w:val="24"/>
        </w:rPr>
        <w:t>34</w:t>
      </w:r>
      <w:r w:rsidRPr="002C022F">
        <w:rPr>
          <w:rFonts w:ascii="Times New Roman" w:hAnsi="Times New Roman" w:cs="Times New Roman"/>
          <w:sz w:val="24"/>
          <w:szCs w:val="24"/>
        </w:rPr>
        <w:t>%) ha</w:t>
      </w:r>
      <w:r w:rsidR="00940D07">
        <w:rPr>
          <w:rFonts w:ascii="Times New Roman" w:hAnsi="Times New Roman" w:cs="Times New Roman"/>
          <w:sz w:val="24"/>
          <w:szCs w:val="24"/>
        </w:rPr>
        <w:t>d</w:t>
      </w:r>
      <w:r w:rsidRPr="002C022F">
        <w:rPr>
          <w:rFonts w:ascii="Times New Roman" w:hAnsi="Times New Roman" w:cs="Times New Roman"/>
          <w:sz w:val="24"/>
          <w:szCs w:val="24"/>
        </w:rPr>
        <w:t xml:space="preserve"> fleshy fruits adapted to dispersal</w:t>
      </w:r>
      <w:r w:rsidR="001026AA">
        <w:rPr>
          <w:rFonts w:ascii="Times New Roman" w:hAnsi="Times New Roman" w:cs="Times New Roman"/>
          <w:sz w:val="24"/>
          <w:szCs w:val="24"/>
        </w:rPr>
        <w:t xml:space="preserve"> by frugivores</w:t>
      </w:r>
      <w:r w:rsidR="00C9784C">
        <w:rPr>
          <w:rFonts w:ascii="Times New Roman" w:hAnsi="Times New Roman" w:cs="Times New Roman"/>
          <w:sz w:val="24"/>
          <w:szCs w:val="24"/>
        </w:rPr>
        <w:t xml:space="preserve"> and 209 species (66%) ha</w:t>
      </w:r>
      <w:r w:rsidR="00940D07">
        <w:rPr>
          <w:rFonts w:ascii="Times New Roman" w:hAnsi="Times New Roman" w:cs="Times New Roman"/>
          <w:sz w:val="24"/>
          <w:szCs w:val="24"/>
        </w:rPr>
        <w:t>d</w:t>
      </w:r>
      <w:r w:rsidR="00C9784C">
        <w:rPr>
          <w:rFonts w:ascii="Times New Roman" w:hAnsi="Times New Roman" w:cs="Times New Roman"/>
          <w:sz w:val="24"/>
          <w:szCs w:val="24"/>
        </w:rPr>
        <w:t xml:space="preserve"> dry fruits </w:t>
      </w:r>
      <w:r w:rsidR="00906B35">
        <w:rPr>
          <w:rFonts w:ascii="Times New Roman" w:hAnsi="Times New Roman" w:cs="Times New Roman"/>
          <w:sz w:val="24"/>
          <w:szCs w:val="24"/>
        </w:rPr>
        <w:t>(Table S2)</w:t>
      </w:r>
      <w:r w:rsidR="0073191B">
        <w:rPr>
          <w:rFonts w:ascii="Times New Roman" w:hAnsi="Times New Roman" w:cs="Times New Roman"/>
          <w:sz w:val="24"/>
          <w:szCs w:val="24"/>
        </w:rPr>
        <w:t xml:space="preserve">. </w:t>
      </w:r>
      <w:r w:rsidR="00611AD8">
        <w:rPr>
          <w:rFonts w:ascii="Times New Roman" w:hAnsi="Times New Roman" w:cs="Times New Roman"/>
          <w:sz w:val="24"/>
          <w:szCs w:val="24"/>
        </w:rPr>
        <w:t>T</w:t>
      </w:r>
      <w:r w:rsidR="005D0A60">
        <w:rPr>
          <w:rFonts w:ascii="Times New Roman" w:hAnsi="Times New Roman" w:cs="Times New Roman"/>
          <w:sz w:val="24"/>
          <w:szCs w:val="24"/>
        </w:rPr>
        <w:t xml:space="preserve">he number of dispersal mechanisms </w:t>
      </w:r>
      <w:r w:rsidR="00022E16">
        <w:rPr>
          <w:rFonts w:ascii="Times New Roman" w:hAnsi="Times New Roman" w:cs="Times New Roman"/>
          <w:sz w:val="24"/>
          <w:szCs w:val="24"/>
        </w:rPr>
        <w:t>per species range</w:t>
      </w:r>
      <w:r w:rsidR="00F033AE">
        <w:rPr>
          <w:rFonts w:ascii="Times New Roman" w:hAnsi="Times New Roman" w:cs="Times New Roman"/>
          <w:sz w:val="24"/>
          <w:szCs w:val="24"/>
        </w:rPr>
        <w:t>d</w:t>
      </w:r>
      <w:r w:rsidR="005D0A60">
        <w:rPr>
          <w:rFonts w:ascii="Times New Roman" w:hAnsi="Times New Roman" w:cs="Times New Roman"/>
          <w:sz w:val="24"/>
          <w:szCs w:val="24"/>
        </w:rPr>
        <w:t xml:space="preserve"> </w:t>
      </w:r>
      <w:r w:rsidR="009F6041">
        <w:rPr>
          <w:rFonts w:ascii="Times New Roman" w:hAnsi="Times New Roman" w:cs="Times New Roman"/>
          <w:sz w:val="24"/>
          <w:szCs w:val="24"/>
        </w:rPr>
        <w:t>from</w:t>
      </w:r>
      <w:r w:rsidR="005D0A60">
        <w:rPr>
          <w:rFonts w:ascii="Times New Roman" w:hAnsi="Times New Roman" w:cs="Times New Roman"/>
          <w:sz w:val="24"/>
          <w:szCs w:val="24"/>
        </w:rPr>
        <w:t xml:space="preserve"> zero </w:t>
      </w:r>
      <w:r w:rsidR="009F6041">
        <w:rPr>
          <w:rFonts w:ascii="Times New Roman" w:hAnsi="Times New Roman" w:cs="Times New Roman"/>
          <w:sz w:val="24"/>
          <w:szCs w:val="24"/>
        </w:rPr>
        <w:t>to</w:t>
      </w:r>
      <w:r w:rsidR="005D0A60">
        <w:rPr>
          <w:rFonts w:ascii="Times New Roman" w:hAnsi="Times New Roman" w:cs="Times New Roman"/>
          <w:sz w:val="24"/>
          <w:szCs w:val="24"/>
        </w:rPr>
        <w:t xml:space="preserve"> five</w:t>
      </w:r>
      <w:r w:rsidR="00022E16">
        <w:rPr>
          <w:rFonts w:ascii="Times New Roman" w:hAnsi="Times New Roman" w:cs="Times New Roman"/>
          <w:sz w:val="24"/>
          <w:szCs w:val="24"/>
        </w:rPr>
        <w:t xml:space="preserve"> (Fig. 1)</w:t>
      </w:r>
      <w:r w:rsidR="00611AD8">
        <w:rPr>
          <w:rFonts w:ascii="Times New Roman" w:hAnsi="Times New Roman" w:cs="Times New Roman"/>
          <w:sz w:val="24"/>
          <w:szCs w:val="24"/>
        </w:rPr>
        <w:t xml:space="preserve">, with 495 dispersal mechanisms recorded across all species. </w:t>
      </w:r>
      <w:r w:rsidR="009F6041">
        <w:rPr>
          <w:rFonts w:ascii="Times New Roman" w:hAnsi="Times New Roman" w:cs="Times New Roman"/>
          <w:sz w:val="24"/>
          <w:szCs w:val="24"/>
        </w:rPr>
        <w:t>Although m</w:t>
      </w:r>
      <w:r w:rsidR="005D0A60">
        <w:rPr>
          <w:rFonts w:ascii="Times New Roman" w:hAnsi="Times New Roman" w:cs="Times New Roman"/>
          <w:sz w:val="24"/>
          <w:szCs w:val="24"/>
        </w:rPr>
        <w:t>ost weed spe</w:t>
      </w:r>
      <w:r w:rsidR="00F033AE">
        <w:rPr>
          <w:rFonts w:ascii="Times New Roman" w:hAnsi="Times New Roman" w:cs="Times New Roman"/>
          <w:sz w:val="24"/>
          <w:szCs w:val="24"/>
        </w:rPr>
        <w:t xml:space="preserve">cies </w:t>
      </w:r>
      <w:r w:rsidR="009F6041">
        <w:rPr>
          <w:rFonts w:ascii="Times New Roman" w:hAnsi="Times New Roman" w:cs="Times New Roman"/>
          <w:sz w:val="24"/>
          <w:szCs w:val="24"/>
        </w:rPr>
        <w:t>(</w:t>
      </w:r>
      <w:r w:rsidR="00790C71">
        <w:rPr>
          <w:rFonts w:ascii="Times New Roman" w:hAnsi="Times New Roman" w:cs="Times New Roman"/>
          <w:sz w:val="24"/>
          <w:szCs w:val="24"/>
        </w:rPr>
        <w:t>1</w:t>
      </w:r>
      <w:r w:rsidR="00AB45B2">
        <w:rPr>
          <w:rFonts w:ascii="Times New Roman" w:hAnsi="Times New Roman" w:cs="Times New Roman"/>
          <w:sz w:val="24"/>
          <w:szCs w:val="24"/>
        </w:rPr>
        <w:t>86</w:t>
      </w:r>
      <w:r w:rsidR="00790C71">
        <w:rPr>
          <w:rFonts w:ascii="Times New Roman" w:hAnsi="Times New Roman" w:cs="Times New Roman"/>
          <w:sz w:val="24"/>
          <w:szCs w:val="24"/>
        </w:rPr>
        <w:t xml:space="preserve">, </w:t>
      </w:r>
      <w:r w:rsidR="00AB45B2">
        <w:rPr>
          <w:rFonts w:ascii="Times New Roman" w:hAnsi="Times New Roman" w:cs="Times New Roman"/>
          <w:sz w:val="24"/>
          <w:szCs w:val="24"/>
        </w:rPr>
        <w:t>58</w:t>
      </w:r>
      <w:r w:rsidR="00940D07">
        <w:rPr>
          <w:rFonts w:ascii="Times New Roman" w:hAnsi="Times New Roman" w:cs="Times New Roman"/>
          <w:sz w:val="24"/>
          <w:szCs w:val="24"/>
        </w:rPr>
        <w:t xml:space="preserve">%) had </w:t>
      </w:r>
      <w:r w:rsidR="00022E16">
        <w:rPr>
          <w:rFonts w:ascii="Times New Roman" w:hAnsi="Times New Roman" w:cs="Times New Roman"/>
          <w:sz w:val="24"/>
          <w:szCs w:val="24"/>
        </w:rPr>
        <w:t>a single</w:t>
      </w:r>
      <w:r w:rsidR="005D0A60">
        <w:rPr>
          <w:rFonts w:ascii="Times New Roman" w:hAnsi="Times New Roman" w:cs="Times New Roman"/>
          <w:sz w:val="24"/>
          <w:szCs w:val="24"/>
        </w:rPr>
        <w:t xml:space="preserve"> reported dispersal mechanism</w:t>
      </w:r>
      <w:r w:rsidR="009F6041">
        <w:rPr>
          <w:rFonts w:ascii="Times New Roman" w:hAnsi="Times New Roman" w:cs="Times New Roman"/>
          <w:sz w:val="24"/>
          <w:szCs w:val="24"/>
        </w:rPr>
        <w:t>, many species (</w:t>
      </w:r>
      <w:r w:rsidR="00424773">
        <w:rPr>
          <w:rFonts w:ascii="Times New Roman" w:hAnsi="Times New Roman" w:cs="Times New Roman"/>
          <w:sz w:val="24"/>
          <w:szCs w:val="24"/>
        </w:rPr>
        <w:t>106</w:t>
      </w:r>
      <w:r w:rsidR="00790C71">
        <w:rPr>
          <w:rFonts w:ascii="Times New Roman" w:hAnsi="Times New Roman" w:cs="Times New Roman"/>
          <w:sz w:val="24"/>
          <w:szCs w:val="24"/>
        </w:rPr>
        <w:t xml:space="preserve">, </w:t>
      </w:r>
      <w:r w:rsidR="00424773">
        <w:rPr>
          <w:rFonts w:ascii="Times New Roman" w:hAnsi="Times New Roman" w:cs="Times New Roman"/>
          <w:sz w:val="24"/>
          <w:szCs w:val="24"/>
        </w:rPr>
        <w:t>33</w:t>
      </w:r>
      <w:r w:rsidR="009F6041">
        <w:rPr>
          <w:rFonts w:ascii="Times New Roman" w:hAnsi="Times New Roman" w:cs="Times New Roman"/>
          <w:sz w:val="24"/>
          <w:szCs w:val="24"/>
        </w:rPr>
        <w:t>%) use</w:t>
      </w:r>
      <w:r w:rsidR="00940D07">
        <w:rPr>
          <w:rFonts w:ascii="Times New Roman" w:hAnsi="Times New Roman" w:cs="Times New Roman"/>
          <w:sz w:val="24"/>
          <w:szCs w:val="24"/>
        </w:rPr>
        <w:t>d</w:t>
      </w:r>
      <w:r w:rsidR="009F6041">
        <w:rPr>
          <w:rFonts w:ascii="Times New Roman" w:hAnsi="Times New Roman" w:cs="Times New Roman"/>
          <w:sz w:val="24"/>
          <w:szCs w:val="24"/>
        </w:rPr>
        <w:t xml:space="preserve"> multiple mechanisms</w:t>
      </w:r>
      <w:r w:rsidR="007132B6">
        <w:rPr>
          <w:rFonts w:ascii="Times New Roman" w:hAnsi="Times New Roman" w:cs="Times New Roman"/>
          <w:sz w:val="24"/>
          <w:szCs w:val="24"/>
        </w:rPr>
        <w:t xml:space="preserve"> (Fig. 1)</w:t>
      </w:r>
      <w:r w:rsidR="009F6041">
        <w:rPr>
          <w:rFonts w:ascii="Times New Roman" w:hAnsi="Times New Roman" w:cs="Times New Roman"/>
          <w:sz w:val="24"/>
          <w:szCs w:val="24"/>
        </w:rPr>
        <w:t xml:space="preserve">. </w:t>
      </w:r>
      <w:r w:rsidR="00790C71">
        <w:rPr>
          <w:rFonts w:ascii="Times New Roman" w:hAnsi="Times New Roman" w:cs="Times New Roman"/>
          <w:sz w:val="24"/>
          <w:szCs w:val="24"/>
        </w:rPr>
        <w:t>Twenty</w:t>
      </w:r>
      <w:r w:rsidR="007132B6">
        <w:rPr>
          <w:rFonts w:ascii="Times New Roman" w:hAnsi="Times New Roman" w:cs="Times New Roman"/>
          <w:sz w:val="24"/>
          <w:szCs w:val="24"/>
        </w:rPr>
        <w:t xml:space="preserve"> weed</w:t>
      </w:r>
      <w:r w:rsidR="007806A4">
        <w:rPr>
          <w:rFonts w:ascii="Times New Roman" w:hAnsi="Times New Roman" w:cs="Times New Roman"/>
          <w:sz w:val="24"/>
          <w:szCs w:val="24"/>
        </w:rPr>
        <w:t xml:space="preserve"> species</w:t>
      </w:r>
      <w:r w:rsidR="007132B6">
        <w:rPr>
          <w:rFonts w:ascii="Times New Roman" w:hAnsi="Times New Roman" w:cs="Times New Roman"/>
          <w:sz w:val="24"/>
          <w:szCs w:val="24"/>
        </w:rPr>
        <w:t xml:space="preserve"> </w:t>
      </w:r>
      <w:r w:rsidR="007806A4">
        <w:rPr>
          <w:rFonts w:ascii="Times New Roman" w:hAnsi="Times New Roman" w:cs="Times New Roman"/>
          <w:sz w:val="24"/>
          <w:szCs w:val="24"/>
        </w:rPr>
        <w:t xml:space="preserve">(6%) </w:t>
      </w:r>
      <w:r w:rsidR="00940D07">
        <w:rPr>
          <w:rFonts w:ascii="Times New Roman" w:hAnsi="Times New Roman" w:cs="Times New Roman"/>
          <w:sz w:val="24"/>
          <w:szCs w:val="24"/>
        </w:rPr>
        <w:t>had</w:t>
      </w:r>
      <w:r w:rsidR="007132B6">
        <w:rPr>
          <w:rFonts w:ascii="Times New Roman" w:hAnsi="Times New Roman" w:cs="Times New Roman"/>
          <w:sz w:val="24"/>
          <w:szCs w:val="24"/>
        </w:rPr>
        <w:t xml:space="preserve"> four or five reported dispersal mechanisms</w:t>
      </w:r>
      <w:r w:rsidR="0073191B">
        <w:rPr>
          <w:rFonts w:ascii="Times New Roman" w:hAnsi="Times New Roman" w:cs="Times New Roman"/>
          <w:sz w:val="24"/>
          <w:szCs w:val="24"/>
        </w:rPr>
        <w:t>, while 8%</w:t>
      </w:r>
      <w:r w:rsidR="0073191B" w:rsidRPr="002C022F">
        <w:rPr>
          <w:rFonts w:ascii="Times New Roman" w:hAnsi="Times New Roman" w:cs="Times New Roman"/>
          <w:sz w:val="24"/>
          <w:szCs w:val="24"/>
        </w:rPr>
        <w:t xml:space="preserve"> </w:t>
      </w:r>
      <w:r w:rsidR="0073191B">
        <w:rPr>
          <w:rFonts w:ascii="Times New Roman" w:hAnsi="Times New Roman" w:cs="Times New Roman"/>
          <w:sz w:val="24"/>
          <w:szCs w:val="24"/>
        </w:rPr>
        <w:t xml:space="preserve">(26 species) </w:t>
      </w:r>
      <w:r w:rsidR="00940D07">
        <w:rPr>
          <w:rFonts w:ascii="Times New Roman" w:hAnsi="Times New Roman" w:cs="Times New Roman"/>
          <w:sz w:val="24"/>
          <w:szCs w:val="24"/>
        </w:rPr>
        <w:t>had</w:t>
      </w:r>
      <w:r w:rsidR="0073191B">
        <w:rPr>
          <w:rFonts w:ascii="Times New Roman" w:hAnsi="Times New Roman" w:cs="Times New Roman"/>
          <w:sz w:val="24"/>
          <w:szCs w:val="24"/>
        </w:rPr>
        <w:t xml:space="preserve"> no known dispersal mechanisms (Fig. 1)</w:t>
      </w:r>
      <w:r w:rsidR="007132B6">
        <w:rPr>
          <w:rFonts w:ascii="Times New Roman" w:hAnsi="Times New Roman" w:cs="Times New Roman"/>
          <w:sz w:val="24"/>
          <w:szCs w:val="24"/>
        </w:rPr>
        <w:t>.</w:t>
      </w:r>
      <w:r w:rsidR="0073191B">
        <w:rPr>
          <w:rFonts w:ascii="Times New Roman" w:hAnsi="Times New Roman" w:cs="Times New Roman"/>
          <w:sz w:val="24"/>
          <w:szCs w:val="24"/>
        </w:rPr>
        <w:t xml:space="preserve"> Fleshy-fruited species ha</w:t>
      </w:r>
      <w:r w:rsidR="00940D07">
        <w:rPr>
          <w:rFonts w:ascii="Times New Roman" w:hAnsi="Times New Roman" w:cs="Times New Roman"/>
          <w:sz w:val="24"/>
          <w:szCs w:val="24"/>
        </w:rPr>
        <w:t>d</w:t>
      </w:r>
      <w:r w:rsidR="0073191B">
        <w:rPr>
          <w:rFonts w:ascii="Times New Roman" w:hAnsi="Times New Roman" w:cs="Times New Roman"/>
          <w:sz w:val="24"/>
          <w:szCs w:val="24"/>
        </w:rPr>
        <w:t xml:space="preserve"> fewer dispersal mechanisms </w:t>
      </w:r>
      <w:r w:rsidR="000027F8">
        <w:rPr>
          <w:rFonts w:ascii="Times New Roman" w:hAnsi="Times New Roman" w:cs="Times New Roman"/>
          <w:sz w:val="24"/>
          <w:szCs w:val="24"/>
        </w:rPr>
        <w:t>(1.2 ± 0.5</w:t>
      </w:r>
      <w:r w:rsidR="00940D07">
        <w:rPr>
          <w:rFonts w:ascii="Times New Roman" w:hAnsi="Times New Roman" w:cs="Times New Roman"/>
          <w:sz w:val="24"/>
          <w:szCs w:val="24"/>
        </w:rPr>
        <w:t>, mean ± s.d.</w:t>
      </w:r>
      <w:r w:rsidR="000027F8">
        <w:rPr>
          <w:rFonts w:ascii="Times New Roman" w:hAnsi="Times New Roman" w:cs="Times New Roman"/>
          <w:sz w:val="24"/>
          <w:szCs w:val="24"/>
        </w:rPr>
        <w:t xml:space="preserve">; estimate = </w:t>
      </w:r>
      <w:r w:rsidR="000027F8" w:rsidRPr="0099661D">
        <w:rPr>
          <w:rFonts w:ascii="Times New Roman" w:hAnsi="Times New Roman" w:cs="Times New Roman"/>
          <w:sz w:val="24"/>
          <w:szCs w:val="24"/>
        </w:rPr>
        <w:t>-0.2</w:t>
      </w:r>
      <w:r w:rsidR="000027F8">
        <w:rPr>
          <w:rFonts w:ascii="Times New Roman" w:hAnsi="Times New Roman" w:cs="Times New Roman"/>
          <w:sz w:val="24"/>
          <w:szCs w:val="24"/>
        </w:rPr>
        <w:t xml:space="preserve">9, s.e. = </w:t>
      </w:r>
      <w:r w:rsidR="000027F8" w:rsidRPr="0099661D">
        <w:rPr>
          <w:rFonts w:ascii="Times New Roman" w:hAnsi="Times New Roman" w:cs="Times New Roman"/>
          <w:sz w:val="24"/>
          <w:szCs w:val="24"/>
        </w:rPr>
        <w:t>0.10</w:t>
      </w:r>
      <w:r w:rsidR="000027F8">
        <w:rPr>
          <w:rFonts w:ascii="Times New Roman" w:hAnsi="Times New Roman" w:cs="Times New Roman"/>
          <w:sz w:val="24"/>
          <w:szCs w:val="24"/>
        </w:rPr>
        <w:t xml:space="preserve">, </w:t>
      </w:r>
      <w:r w:rsidR="000027F8" w:rsidRPr="0099661D">
        <w:rPr>
          <w:rFonts w:ascii="Times New Roman" w:hAnsi="Times New Roman" w:cs="Times New Roman"/>
          <w:i/>
          <w:sz w:val="24"/>
          <w:szCs w:val="24"/>
        </w:rPr>
        <w:t>z</w:t>
      </w:r>
      <w:r w:rsidR="000027F8">
        <w:rPr>
          <w:rFonts w:ascii="Times New Roman" w:hAnsi="Times New Roman" w:cs="Times New Roman"/>
          <w:sz w:val="24"/>
          <w:szCs w:val="24"/>
        </w:rPr>
        <w:t xml:space="preserve"> = -</w:t>
      </w:r>
      <w:r w:rsidR="000027F8" w:rsidRPr="0099661D">
        <w:rPr>
          <w:rFonts w:ascii="Times New Roman" w:hAnsi="Times New Roman" w:cs="Times New Roman"/>
          <w:sz w:val="24"/>
          <w:szCs w:val="24"/>
        </w:rPr>
        <w:t>2.68</w:t>
      </w:r>
      <w:r w:rsidR="000027F8">
        <w:rPr>
          <w:rFonts w:ascii="Times New Roman" w:hAnsi="Times New Roman" w:cs="Times New Roman"/>
          <w:sz w:val="24"/>
          <w:szCs w:val="24"/>
        </w:rPr>
        <w:t xml:space="preserve">, </w:t>
      </w:r>
      <w:r w:rsidR="000027F8" w:rsidRPr="0099661D">
        <w:rPr>
          <w:rFonts w:ascii="Times New Roman" w:hAnsi="Times New Roman" w:cs="Times New Roman"/>
          <w:i/>
          <w:sz w:val="24"/>
          <w:szCs w:val="24"/>
        </w:rPr>
        <w:t>P</w:t>
      </w:r>
      <w:r w:rsidR="000027F8">
        <w:rPr>
          <w:rFonts w:ascii="Times New Roman" w:hAnsi="Times New Roman" w:cs="Times New Roman"/>
          <w:sz w:val="24"/>
          <w:szCs w:val="24"/>
        </w:rPr>
        <w:t xml:space="preserve"> = 0.005</w:t>
      </w:r>
      <w:r w:rsidR="00940D07">
        <w:rPr>
          <w:rFonts w:ascii="Times New Roman" w:hAnsi="Times New Roman" w:cs="Times New Roman"/>
          <w:sz w:val="24"/>
          <w:szCs w:val="24"/>
        </w:rPr>
        <w:t xml:space="preserve">) </w:t>
      </w:r>
      <w:r w:rsidR="0073191B">
        <w:rPr>
          <w:rFonts w:ascii="Times New Roman" w:hAnsi="Times New Roman" w:cs="Times New Roman"/>
          <w:sz w:val="24"/>
          <w:szCs w:val="24"/>
        </w:rPr>
        <w:t>than dry-fruited species</w:t>
      </w:r>
      <w:r w:rsidR="00940D07">
        <w:rPr>
          <w:rFonts w:ascii="Times New Roman" w:hAnsi="Times New Roman" w:cs="Times New Roman"/>
          <w:sz w:val="24"/>
          <w:szCs w:val="24"/>
        </w:rPr>
        <w:t xml:space="preserve"> (1.6 ± 1.2)</w:t>
      </w:r>
      <w:r w:rsidR="000027F8">
        <w:rPr>
          <w:rFonts w:ascii="Times New Roman" w:hAnsi="Times New Roman" w:cs="Times New Roman"/>
          <w:sz w:val="24"/>
          <w:szCs w:val="24"/>
        </w:rPr>
        <w:t>.</w:t>
      </w:r>
    </w:p>
    <w:p w14:paraId="55A7C61C" w14:textId="77777777" w:rsidR="005D7D53" w:rsidRDefault="00F033AE" w:rsidP="003C04CA">
      <w:pPr>
        <w:ind w:firstLine="720"/>
        <w:rPr>
          <w:rFonts w:ascii="Times New Roman" w:hAnsi="Times New Roman" w:cs="Times New Roman"/>
          <w:sz w:val="24"/>
          <w:szCs w:val="24"/>
        </w:rPr>
      </w:pPr>
      <w:r>
        <w:rPr>
          <w:rFonts w:ascii="Times New Roman" w:hAnsi="Times New Roman" w:cs="Times New Roman"/>
          <w:sz w:val="24"/>
          <w:szCs w:val="24"/>
        </w:rPr>
        <w:t xml:space="preserve">The most common dispersal mechanism </w:t>
      </w:r>
      <w:r w:rsidR="00094D60">
        <w:rPr>
          <w:rFonts w:ascii="Times New Roman" w:hAnsi="Times New Roman" w:cs="Times New Roman"/>
          <w:sz w:val="24"/>
          <w:szCs w:val="24"/>
        </w:rPr>
        <w:t xml:space="preserve">both among weed species and all mechanisms </w:t>
      </w:r>
      <w:r>
        <w:rPr>
          <w:rFonts w:ascii="Times New Roman" w:hAnsi="Times New Roman" w:cs="Times New Roman"/>
          <w:sz w:val="24"/>
          <w:szCs w:val="24"/>
        </w:rPr>
        <w:t xml:space="preserve">was </w:t>
      </w:r>
      <w:r w:rsidR="00094D60">
        <w:rPr>
          <w:rFonts w:ascii="Times New Roman" w:hAnsi="Times New Roman" w:cs="Times New Roman"/>
          <w:sz w:val="24"/>
          <w:szCs w:val="24"/>
        </w:rPr>
        <w:t>endozoochory, which</w:t>
      </w:r>
      <w:r>
        <w:rPr>
          <w:rFonts w:ascii="Times New Roman" w:hAnsi="Times New Roman" w:cs="Times New Roman"/>
          <w:sz w:val="24"/>
          <w:szCs w:val="24"/>
        </w:rPr>
        <w:t xml:space="preserve"> was reported for nearly half of all weed species</w:t>
      </w:r>
      <w:r w:rsidR="005D7D53">
        <w:rPr>
          <w:rFonts w:ascii="Times New Roman" w:hAnsi="Times New Roman" w:cs="Times New Roman"/>
          <w:sz w:val="24"/>
          <w:szCs w:val="24"/>
        </w:rPr>
        <w:t xml:space="preserve"> (Fig. 2). Two thirds of endozoochorous species had fleshy fruits (Fig. 2)</w:t>
      </w:r>
      <w:r>
        <w:rPr>
          <w:rFonts w:ascii="Times New Roman" w:hAnsi="Times New Roman" w:cs="Times New Roman"/>
          <w:sz w:val="24"/>
          <w:szCs w:val="24"/>
        </w:rPr>
        <w:t xml:space="preserve">. </w:t>
      </w:r>
      <w:r w:rsidR="00094D60">
        <w:rPr>
          <w:rFonts w:ascii="Times New Roman" w:hAnsi="Times New Roman" w:cs="Times New Roman"/>
          <w:sz w:val="24"/>
          <w:szCs w:val="24"/>
        </w:rPr>
        <w:t xml:space="preserve">Water was the next most frequent </w:t>
      </w:r>
      <w:r w:rsidR="005D7D53">
        <w:rPr>
          <w:rFonts w:ascii="Times New Roman" w:hAnsi="Times New Roman" w:cs="Times New Roman"/>
          <w:sz w:val="24"/>
          <w:szCs w:val="24"/>
        </w:rPr>
        <w:t xml:space="preserve">dispersal </w:t>
      </w:r>
      <w:r w:rsidR="00094D60">
        <w:rPr>
          <w:rFonts w:ascii="Times New Roman" w:hAnsi="Times New Roman" w:cs="Times New Roman"/>
          <w:sz w:val="24"/>
          <w:szCs w:val="24"/>
        </w:rPr>
        <w:t>mechanism, closely followed by specialised wind</w:t>
      </w:r>
      <w:r w:rsidR="00713335">
        <w:rPr>
          <w:rFonts w:ascii="Times New Roman" w:hAnsi="Times New Roman" w:cs="Times New Roman"/>
          <w:sz w:val="24"/>
          <w:szCs w:val="24"/>
        </w:rPr>
        <w:t>, then attachment and unspecialised wind</w:t>
      </w:r>
      <w:r w:rsidR="005D7D53">
        <w:rPr>
          <w:rFonts w:ascii="Times New Roman" w:hAnsi="Times New Roman" w:cs="Times New Roman"/>
          <w:sz w:val="24"/>
          <w:szCs w:val="24"/>
        </w:rPr>
        <w:t xml:space="preserve"> (Fig. 2)</w:t>
      </w:r>
      <w:r w:rsidR="00094D60">
        <w:rPr>
          <w:rFonts w:ascii="Times New Roman" w:hAnsi="Times New Roman" w:cs="Times New Roman"/>
          <w:sz w:val="24"/>
          <w:szCs w:val="24"/>
        </w:rPr>
        <w:t xml:space="preserve">. </w:t>
      </w:r>
      <w:r w:rsidR="007F771E">
        <w:rPr>
          <w:rFonts w:ascii="Times New Roman" w:hAnsi="Times New Roman" w:cs="Times New Roman"/>
          <w:sz w:val="24"/>
          <w:szCs w:val="24"/>
        </w:rPr>
        <w:t>Vertebrates disperse</w:t>
      </w:r>
      <w:r w:rsidR="003C04CA">
        <w:rPr>
          <w:rFonts w:ascii="Times New Roman" w:hAnsi="Times New Roman" w:cs="Times New Roman"/>
          <w:sz w:val="24"/>
          <w:szCs w:val="24"/>
        </w:rPr>
        <w:t>d</w:t>
      </w:r>
      <w:r w:rsidR="009E0296">
        <w:rPr>
          <w:rFonts w:ascii="Times New Roman" w:hAnsi="Times New Roman" w:cs="Times New Roman"/>
          <w:sz w:val="24"/>
          <w:szCs w:val="24"/>
        </w:rPr>
        <w:t xml:space="preserve"> 67</w:t>
      </w:r>
      <w:r w:rsidR="007F771E">
        <w:rPr>
          <w:rFonts w:ascii="Times New Roman" w:hAnsi="Times New Roman" w:cs="Times New Roman"/>
          <w:sz w:val="24"/>
          <w:szCs w:val="24"/>
        </w:rPr>
        <w:t>% of weed species and accounted for 4</w:t>
      </w:r>
      <w:r w:rsidR="009E0296">
        <w:rPr>
          <w:rFonts w:ascii="Times New Roman" w:hAnsi="Times New Roman" w:cs="Times New Roman"/>
          <w:sz w:val="24"/>
          <w:szCs w:val="24"/>
        </w:rPr>
        <w:t>3</w:t>
      </w:r>
      <w:r w:rsidR="007F771E">
        <w:rPr>
          <w:rFonts w:ascii="Times New Roman" w:hAnsi="Times New Roman" w:cs="Times New Roman"/>
          <w:sz w:val="24"/>
          <w:szCs w:val="24"/>
        </w:rPr>
        <w:t xml:space="preserve">% of all mechanisms (internal, attachment, scatterhoarding and bird nesting material combined). </w:t>
      </w:r>
      <w:r w:rsidR="0087672D">
        <w:rPr>
          <w:rFonts w:ascii="Times New Roman" w:hAnsi="Times New Roman" w:cs="Times New Roman"/>
          <w:sz w:val="24"/>
          <w:szCs w:val="24"/>
        </w:rPr>
        <w:t>T</w:t>
      </w:r>
      <w:r w:rsidR="00713335">
        <w:rPr>
          <w:rFonts w:ascii="Times New Roman" w:hAnsi="Times New Roman" w:cs="Times New Roman"/>
          <w:sz w:val="24"/>
          <w:szCs w:val="24"/>
        </w:rPr>
        <w:t xml:space="preserve">he two wind dispersal categories (with and without specialised adaptations) </w:t>
      </w:r>
      <w:r w:rsidR="0087672D">
        <w:rPr>
          <w:rFonts w:ascii="Times New Roman" w:hAnsi="Times New Roman" w:cs="Times New Roman"/>
          <w:sz w:val="24"/>
          <w:szCs w:val="24"/>
        </w:rPr>
        <w:t>together were</w:t>
      </w:r>
      <w:r w:rsidR="00713335">
        <w:rPr>
          <w:rFonts w:ascii="Times New Roman" w:hAnsi="Times New Roman" w:cs="Times New Roman"/>
          <w:sz w:val="24"/>
          <w:szCs w:val="24"/>
        </w:rPr>
        <w:t xml:space="preserve"> used by 40% of </w:t>
      </w:r>
      <w:r w:rsidR="00611EE4">
        <w:rPr>
          <w:rFonts w:ascii="Times New Roman" w:hAnsi="Times New Roman" w:cs="Times New Roman"/>
          <w:sz w:val="24"/>
          <w:szCs w:val="24"/>
        </w:rPr>
        <w:t xml:space="preserve">weed </w:t>
      </w:r>
      <w:r w:rsidR="00713335">
        <w:rPr>
          <w:rFonts w:ascii="Times New Roman" w:hAnsi="Times New Roman" w:cs="Times New Roman"/>
          <w:sz w:val="24"/>
          <w:szCs w:val="24"/>
        </w:rPr>
        <w:t>species. Ant and ballistic dispersal were relatively uncommon</w:t>
      </w:r>
      <w:r w:rsidR="009E0296">
        <w:rPr>
          <w:rFonts w:ascii="Times New Roman" w:hAnsi="Times New Roman" w:cs="Times New Roman"/>
          <w:sz w:val="24"/>
          <w:szCs w:val="24"/>
        </w:rPr>
        <w:t>, while s</w:t>
      </w:r>
      <w:r w:rsidR="00713335">
        <w:rPr>
          <w:rFonts w:ascii="Times New Roman" w:hAnsi="Times New Roman" w:cs="Times New Roman"/>
          <w:sz w:val="24"/>
          <w:szCs w:val="24"/>
        </w:rPr>
        <w:t xml:space="preserve">catterhoarding and dispersal in </w:t>
      </w:r>
      <w:r w:rsidR="007806A4">
        <w:rPr>
          <w:rFonts w:ascii="Times New Roman" w:hAnsi="Times New Roman" w:cs="Times New Roman"/>
          <w:sz w:val="24"/>
          <w:szCs w:val="24"/>
        </w:rPr>
        <w:t xml:space="preserve">birds </w:t>
      </w:r>
      <w:r w:rsidR="00713335">
        <w:rPr>
          <w:rFonts w:ascii="Times New Roman" w:hAnsi="Times New Roman" w:cs="Times New Roman"/>
          <w:sz w:val="24"/>
          <w:szCs w:val="24"/>
        </w:rPr>
        <w:t>nest building material</w:t>
      </w:r>
      <w:r w:rsidR="0087672D">
        <w:rPr>
          <w:rFonts w:ascii="Times New Roman" w:hAnsi="Times New Roman" w:cs="Times New Roman"/>
          <w:sz w:val="24"/>
          <w:szCs w:val="24"/>
        </w:rPr>
        <w:t xml:space="preserve"> (‘other’) were rare (Fig. 2)</w:t>
      </w:r>
      <w:r w:rsidR="005D7D53">
        <w:rPr>
          <w:rFonts w:ascii="Times New Roman" w:hAnsi="Times New Roman" w:cs="Times New Roman"/>
          <w:sz w:val="24"/>
          <w:szCs w:val="24"/>
        </w:rPr>
        <w:t>.</w:t>
      </w:r>
    </w:p>
    <w:p w14:paraId="55A7C61D" w14:textId="77777777" w:rsidR="002C022F" w:rsidRPr="002C022F" w:rsidRDefault="002C022F" w:rsidP="002C022F">
      <w:pPr>
        <w:pStyle w:val="Heading3"/>
      </w:pPr>
      <w:r w:rsidRPr="002C022F">
        <w:t>Dispersal distances</w:t>
      </w:r>
    </w:p>
    <w:p w14:paraId="55A7C61E" w14:textId="191E2B00" w:rsidR="009B7A6A" w:rsidRDefault="007520F4" w:rsidP="007520F4">
      <w:pPr>
        <w:rPr>
          <w:rFonts w:ascii="Times New Roman" w:hAnsi="Times New Roman" w:cs="Times New Roman"/>
          <w:sz w:val="24"/>
          <w:szCs w:val="24"/>
        </w:rPr>
      </w:pPr>
      <w:r>
        <w:rPr>
          <w:rFonts w:ascii="Times New Roman" w:hAnsi="Times New Roman" w:cs="Times New Roman"/>
          <w:sz w:val="24"/>
          <w:szCs w:val="24"/>
        </w:rPr>
        <w:t>M</w:t>
      </w:r>
      <w:r w:rsidR="00C21E3F">
        <w:rPr>
          <w:rFonts w:ascii="Times New Roman" w:hAnsi="Times New Roman" w:cs="Times New Roman"/>
          <w:sz w:val="24"/>
          <w:szCs w:val="24"/>
        </w:rPr>
        <w:t xml:space="preserve">ost weed species </w:t>
      </w:r>
      <w:r w:rsidR="00B006DB">
        <w:rPr>
          <w:rFonts w:ascii="Times New Roman" w:hAnsi="Times New Roman" w:cs="Times New Roman"/>
          <w:sz w:val="24"/>
          <w:szCs w:val="24"/>
        </w:rPr>
        <w:t>were predicted to have</w:t>
      </w:r>
      <w:r w:rsidR="00C21E3F">
        <w:rPr>
          <w:rFonts w:ascii="Times New Roman" w:hAnsi="Times New Roman" w:cs="Times New Roman"/>
          <w:sz w:val="24"/>
          <w:szCs w:val="24"/>
        </w:rPr>
        <w:t xml:space="preserve"> the capacity to be dispersed long distances. </w:t>
      </w:r>
      <w:r w:rsidR="0016101D">
        <w:rPr>
          <w:rFonts w:ascii="Times New Roman" w:hAnsi="Times New Roman" w:cs="Times New Roman"/>
          <w:sz w:val="24"/>
          <w:szCs w:val="24"/>
        </w:rPr>
        <w:t>Across all dispersal mechanisms, 17% were</w:t>
      </w:r>
      <w:r w:rsidR="00F304FC">
        <w:rPr>
          <w:rFonts w:ascii="Times New Roman" w:hAnsi="Times New Roman" w:cs="Times New Roman"/>
          <w:sz w:val="24"/>
          <w:szCs w:val="24"/>
        </w:rPr>
        <w:t xml:space="preserve"> </w:t>
      </w:r>
      <w:r w:rsidR="0016101D">
        <w:rPr>
          <w:rFonts w:ascii="Times New Roman" w:hAnsi="Times New Roman" w:cs="Times New Roman"/>
          <w:sz w:val="24"/>
          <w:szCs w:val="24"/>
        </w:rPr>
        <w:t xml:space="preserve">&lt; 10 m, </w:t>
      </w:r>
      <w:r w:rsidR="00A43FEA">
        <w:rPr>
          <w:rFonts w:ascii="Times New Roman" w:hAnsi="Times New Roman" w:cs="Times New Roman"/>
          <w:sz w:val="24"/>
          <w:szCs w:val="24"/>
        </w:rPr>
        <w:t>while more than half (</w:t>
      </w:r>
      <w:r w:rsidR="0016101D">
        <w:rPr>
          <w:rFonts w:ascii="Times New Roman" w:hAnsi="Times New Roman" w:cs="Times New Roman"/>
          <w:sz w:val="24"/>
          <w:szCs w:val="24"/>
        </w:rPr>
        <w:t>57%</w:t>
      </w:r>
      <w:r w:rsidR="00A43FEA">
        <w:rPr>
          <w:rFonts w:ascii="Times New Roman" w:hAnsi="Times New Roman" w:cs="Times New Roman"/>
          <w:sz w:val="24"/>
          <w:szCs w:val="24"/>
        </w:rPr>
        <w:t>) were</w:t>
      </w:r>
      <w:r w:rsidR="0016101D">
        <w:rPr>
          <w:rFonts w:ascii="Times New Roman" w:hAnsi="Times New Roman" w:cs="Times New Roman"/>
          <w:sz w:val="24"/>
          <w:szCs w:val="24"/>
        </w:rPr>
        <w:t xml:space="preserve"> &gt; 100</w:t>
      </w:r>
      <w:r w:rsidR="00F304FC">
        <w:rPr>
          <w:rFonts w:ascii="Times New Roman" w:hAnsi="Times New Roman" w:cs="Times New Roman"/>
          <w:sz w:val="24"/>
          <w:szCs w:val="24"/>
        </w:rPr>
        <w:t xml:space="preserve"> </w:t>
      </w:r>
      <w:r w:rsidR="0016101D">
        <w:rPr>
          <w:rFonts w:ascii="Times New Roman" w:hAnsi="Times New Roman" w:cs="Times New Roman"/>
          <w:sz w:val="24"/>
          <w:szCs w:val="24"/>
        </w:rPr>
        <w:t>m, 13% &gt; 1</w:t>
      </w:r>
      <w:r w:rsidR="00F304FC">
        <w:rPr>
          <w:rFonts w:ascii="Times New Roman" w:hAnsi="Times New Roman" w:cs="Times New Roman"/>
          <w:sz w:val="24"/>
          <w:szCs w:val="24"/>
        </w:rPr>
        <w:t xml:space="preserve"> </w:t>
      </w:r>
      <w:r w:rsidR="0016101D">
        <w:rPr>
          <w:rFonts w:ascii="Times New Roman" w:hAnsi="Times New Roman" w:cs="Times New Roman"/>
          <w:sz w:val="24"/>
          <w:szCs w:val="24"/>
        </w:rPr>
        <w:t xml:space="preserve">km, and 0.3% &gt; 10 km. </w:t>
      </w:r>
      <w:r w:rsidR="00F304FC">
        <w:rPr>
          <w:rFonts w:ascii="Times New Roman" w:hAnsi="Times New Roman" w:cs="Times New Roman"/>
          <w:sz w:val="24"/>
          <w:szCs w:val="24"/>
        </w:rPr>
        <w:t>When considering only the dispersal mechanisms that achieved the maximum distance for each species, 8% of species were dispersed &lt; 10 m, 67% &gt; 100</w:t>
      </w:r>
      <w:r w:rsidR="004A3F97">
        <w:rPr>
          <w:rFonts w:ascii="Times New Roman" w:hAnsi="Times New Roman" w:cs="Times New Roman"/>
          <w:sz w:val="24"/>
          <w:szCs w:val="24"/>
        </w:rPr>
        <w:t xml:space="preserve"> </w:t>
      </w:r>
      <w:r w:rsidR="00F304FC">
        <w:rPr>
          <w:rFonts w:ascii="Times New Roman" w:hAnsi="Times New Roman" w:cs="Times New Roman"/>
          <w:sz w:val="24"/>
          <w:szCs w:val="24"/>
        </w:rPr>
        <w:t>m, 16% &gt; 1 km, and 0.4% &gt; 10 km.</w:t>
      </w:r>
      <w:r w:rsidR="00C21E3F">
        <w:rPr>
          <w:rFonts w:ascii="Times New Roman" w:hAnsi="Times New Roman" w:cs="Times New Roman"/>
          <w:sz w:val="24"/>
          <w:szCs w:val="24"/>
        </w:rPr>
        <w:t xml:space="preserve"> </w:t>
      </w:r>
    </w:p>
    <w:p w14:paraId="55A7C61F" w14:textId="77777777" w:rsidR="009B7A6A" w:rsidRDefault="00C21E3F" w:rsidP="009B7A6A">
      <w:pPr>
        <w:ind w:firstLine="720"/>
        <w:rPr>
          <w:rFonts w:ascii="Times New Roman" w:hAnsi="Times New Roman" w:cs="Times New Roman"/>
          <w:sz w:val="24"/>
          <w:szCs w:val="24"/>
        </w:rPr>
      </w:pPr>
      <w:r>
        <w:rPr>
          <w:rFonts w:ascii="Times New Roman" w:hAnsi="Times New Roman" w:cs="Times New Roman"/>
          <w:sz w:val="24"/>
          <w:szCs w:val="24"/>
        </w:rPr>
        <w:t>Maximum modelled dispersal distances were greatest for animal-dispersed seeds (mean = 945 m)</w:t>
      </w:r>
      <w:r w:rsidR="00A43FEA">
        <w:rPr>
          <w:rFonts w:ascii="Times New Roman" w:hAnsi="Times New Roman" w:cs="Times New Roman"/>
          <w:sz w:val="24"/>
          <w:szCs w:val="24"/>
        </w:rPr>
        <w:t>, followed by seeds dispersed by specialised wind (182 m), ant (73 m), ballistic (14 m) and unspecialised wind (4 m; Fig. 3)</w:t>
      </w:r>
      <w:r>
        <w:rPr>
          <w:rFonts w:ascii="Times New Roman" w:hAnsi="Times New Roman" w:cs="Times New Roman"/>
          <w:sz w:val="24"/>
          <w:szCs w:val="24"/>
        </w:rPr>
        <w:t>.</w:t>
      </w:r>
      <w:r w:rsidR="007E5E86">
        <w:rPr>
          <w:rFonts w:ascii="Times New Roman" w:hAnsi="Times New Roman" w:cs="Times New Roman"/>
          <w:sz w:val="24"/>
          <w:szCs w:val="24"/>
        </w:rPr>
        <w:t xml:space="preserve"> </w:t>
      </w:r>
    </w:p>
    <w:p w14:paraId="55A7C620" w14:textId="343053A2" w:rsidR="00D27676" w:rsidRDefault="007E5E86" w:rsidP="009B7A6A">
      <w:pPr>
        <w:ind w:firstLine="720"/>
        <w:rPr>
          <w:rFonts w:ascii="Times New Roman" w:hAnsi="Times New Roman" w:cs="Times New Roman"/>
          <w:sz w:val="24"/>
          <w:szCs w:val="24"/>
        </w:rPr>
      </w:pPr>
      <w:r>
        <w:rPr>
          <w:rFonts w:ascii="Times New Roman" w:hAnsi="Times New Roman" w:cs="Times New Roman"/>
          <w:sz w:val="24"/>
          <w:szCs w:val="24"/>
        </w:rPr>
        <w:t>All forty-six weed species with the capacity to be dispersed &gt; 1 km achieved this via animal dispersal, although some</w:t>
      </w:r>
      <w:r w:rsidR="00475156">
        <w:rPr>
          <w:rFonts w:ascii="Times New Roman" w:hAnsi="Times New Roman" w:cs="Times New Roman"/>
          <w:sz w:val="24"/>
          <w:szCs w:val="24"/>
        </w:rPr>
        <w:t xml:space="preserve"> were</w:t>
      </w:r>
      <w:r>
        <w:rPr>
          <w:rFonts w:ascii="Times New Roman" w:hAnsi="Times New Roman" w:cs="Times New Roman"/>
          <w:sz w:val="24"/>
          <w:szCs w:val="24"/>
        </w:rPr>
        <w:t xml:space="preserve"> </w:t>
      </w:r>
      <w:r w:rsidR="00475156">
        <w:rPr>
          <w:rFonts w:ascii="Times New Roman" w:hAnsi="Times New Roman" w:cs="Times New Roman"/>
          <w:sz w:val="24"/>
          <w:szCs w:val="24"/>
        </w:rPr>
        <w:t xml:space="preserve">also </w:t>
      </w:r>
      <w:r>
        <w:rPr>
          <w:rFonts w:ascii="Times New Roman" w:hAnsi="Times New Roman" w:cs="Times New Roman"/>
          <w:sz w:val="24"/>
          <w:szCs w:val="24"/>
        </w:rPr>
        <w:t xml:space="preserve">dispersed </w:t>
      </w:r>
      <w:r w:rsidR="00475156">
        <w:rPr>
          <w:rFonts w:ascii="Times New Roman" w:hAnsi="Times New Roman" w:cs="Times New Roman"/>
          <w:sz w:val="24"/>
          <w:szCs w:val="24"/>
        </w:rPr>
        <w:t xml:space="preserve">shorter distances </w:t>
      </w:r>
      <w:r>
        <w:rPr>
          <w:rFonts w:ascii="Times New Roman" w:hAnsi="Times New Roman" w:cs="Times New Roman"/>
          <w:sz w:val="24"/>
          <w:szCs w:val="24"/>
        </w:rPr>
        <w:t>by other mechanisms</w:t>
      </w:r>
      <w:r w:rsidR="00625DE9">
        <w:rPr>
          <w:rFonts w:ascii="Times New Roman" w:hAnsi="Times New Roman" w:cs="Times New Roman"/>
          <w:sz w:val="24"/>
          <w:szCs w:val="24"/>
        </w:rPr>
        <w:t xml:space="preserve"> (Table S2)</w:t>
      </w:r>
      <w:r>
        <w:rPr>
          <w:rFonts w:ascii="Times New Roman" w:hAnsi="Times New Roman" w:cs="Times New Roman"/>
          <w:sz w:val="24"/>
          <w:szCs w:val="24"/>
        </w:rPr>
        <w:t>.</w:t>
      </w:r>
      <w:r w:rsidR="00807FC7">
        <w:rPr>
          <w:rFonts w:ascii="Times New Roman" w:hAnsi="Times New Roman" w:cs="Times New Roman"/>
          <w:sz w:val="24"/>
          <w:szCs w:val="24"/>
        </w:rPr>
        <w:t xml:space="preserve"> </w:t>
      </w:r>
      <w:del w:id="2" w:author="Kate McAlpine" w:date="2024-08-02T09:20:00Z">
        <w:r w:rsidR="00807FC7" w:rsidDel="00621809">
          <w:rPr>
            <w:rFonts w:ascii="Times New Roman" w:hAnsi="Times New Roman" w:cs="Times New Roman"/>
            <w:sz w:val="24"/>
            <w:szCs w:val="24"/>
          </w:rPr>
          <w:delText xml:space="preserve">Eleven </w:delText>
        </w:r>
      </w:del>
      <w:ins w:id="3" w:author="Kate McAlpine" w:date="2024-08-02T09:20:00Z">
        <w:r w:rsidR="00621809">
          <w:rPr>
            <w:rFonts w:ascii="Times New Roman" w:hAnsi="Times New Roman" w:cs="Times New Roman"/>
            <w:sz w:val="24"/>
            <w:szCs w:val="24"/>
          </w:rPr>
          <w:t xml:space="preserve">Seven </w:t>
        </w:r>
      </w:ins>
      <w:r w:rsidR="00807FC7">
        <w:rPr>
          <w:rFonts w:ascii="Times New Roman" w:hAnsi="Times New Roman" w:cs="Times New Roman"/>
          <w:sz w:val="24"/>
          <w:szCs w:val="24"/>
        </w:rPr>
        <w:t>of the species with a capacity for long distance dispersal also</w:t>
      </w:r>
      <w:r w:rsidR="00A560D5">
        <w:rPr>
          <w:rFonts w:ascii="Times New Roman" w:hAnsi="Times New Roman" w:cs="Times New Roman"/>
          <w:sz w:val="24"/>
          <w:szCs w:val="24"/>
        </w:rPr>
        <w:t xml:space="preserve"> currently</w:t>
      </w:r>
      <w:r w:rsidR="00807FC7">
        <w:rPr>
          <w:rFonts w:ascii="Times New Roman" w:hAnsi="Times New Roman" w:cs="Times New Roman"/>
          <w:sz w:val="24"/>
          <w:szCs w:val="24"/>
        </w:rPr>
        <w:t xml:space="preserve"> have a restricted distribution</w:t>
      </w:r>
      <w:r w:rsidR="00625DE9">
        <w:rPr>
          <w:rFonts w:ascii="Times New Roman" w:hAnsi="Times New Roman" w:cs="Times New Roman"/>
          <w:sz w:val="24"/>
          <w:szCs w:val="24"/>
        </w:rPr>
        <w:t xml:space="preserve"> (Table 1). Some </w:t>
      </w:r>
      <w:r w:rsidR="00A560D5">
        <w:rPr>
          <w:rFonts w:ascii="Times New Roman" w:hAnsi="Times New Roman" w:cs="Times New Roman"/>
          <w:sz w:val="24"/>
          <w:szCs w:val="24"/>
        </w:rPr>
        <w:t>species</w:t>
      </w:r>
      <w:r w:rsidR="00625DE9">
        <w:rPr>
          <w:rFonts w:ascii="Times New Roman" w:hAnsi="Times New Roman" w:cs="Times New Roman"/>
          <w:sz w:val="24"/>
          <w:szCs w:val="24"/>
        </w:rPr>
        <w:t xml:space="preserve"> are found in multiple regions but have </w:t>
      </w:r>
      <w:r w:rsidR="00807FC7">
        <w:rPr>
          <w:rFonts w:ascii="Times New Roman" w:hAnsi="Times New Roman" w:cs="Times New Roman"/>
          <w:sz w:val="24"/>
          <w:szCs w:val="24"/>
        </w:rPr>
        <w:t xml:space="preserve">few records </w:t>
      </w:r>
      <w:r w:rsidR="00625DE9">
        <w:rPr>
          <w:rFonts w:ascii="Times New Roman" w:hAnsi="Times New Roman" w:cs="Times New Roman"/>
          <w:sz w:val="24"/>
          <w:szCs w:val="24"/>
        </w:rPr>
        <w:t xml:space="preserve">(e.g. </w:t>
      </w:r>
      <w:r w:rsidR="00625DE9" w:rsidRPr="00625DE9">
        <w:rPr>
          <w:rFonts w:ascii="Times New Roman" w:hAnsi="Times New Roman" w:cs="Times New Roman"/>
          <w:i/>
          <w:sz w:val="24"/>
          <w:szCs w:val="24"/>
        </w:rPr>
        <w:t>Luma apiculata</w:t>
      </w:r>
      <w:r w:rsidR="00625DE9">
        <w:rPr>
          <w:rFonts w:ascii="Times New Roman" w:hAnsi="Times New Roman" w:cs="Times New Roman"/>
          <w:sz w:val="24"/>
          <w:szCs w:val="24"/>
        </w:rPr>
        <w:t>), others are</w:t>
      </w:r>
      <w:r w:rsidR="00807FC7">
        <w:rPr>
          <w:rFonts w:ascii="Times New Roman" w:hAnsi="Times New Roman" w:cs="Times New Roman"/>
          <w:sz w:val="24"/>
          <w:szCs w:val="24"/>
        </w:rPr>
        <w:t xml:space="preserve"> currently </w:t>
      </w:r>
      <w:r w:rsidR="00625DE9">
        <w:rPr>
          <w:rFonts w:ascii="Times New Roman" w:hAnsi="Times New Roman" w:cs="Times New Roman"/>
          <w:sz w:val="24"/>
          <w:szCs w:val="24"/>
        </w:rPr>
        <w:t xml:space="preserve">restricted to only one or two </w:t>
      </w:r>
      <w:r w:rsidR="00A560D5">
        <w:rPr>
          <w:rFonts w:ascii="Times New Roman" w:hAnsi="Times New Roman" w:cs="Times New Roman"/>
          <w:sz w:val="24"/>
          <w:szCs w:val="24"/>
        </w:rPr>
        <w:t>region</w:t>
      </w:r>
      <w:r w:rsidR="00625DE9">
        <w:rPr>
          <w:rFonts w:ascii="Times New Roman" w:hAnsi="Times New Roman" w:cs="Times New Roman"/>
          <w:sz w:val="24"/>
          <w:szCs w:val="24"/>
        </w:rPr>
        <w:t xml:space="preserve">s (e.g. </w:t>
      </w:r>
      <w:r w:rsidR="00625DE9" w:rsidRPr="00625DE9">
        <w:rPr>
          <w:rFonts w:ascii="Times New Roman" w:hAnsi="Times New Roman" w:cs="Times New Roman"/>
          <w:i/>
          <w:sz w:val="24"/>
          <w:szCs w:val="24"/>
        </w:rPr>
        <w:t>Epilobium hirsutum</w:t>
      </w:r>
      <w:r w:rsidR="00625DE9">
        <w:rPr>
          <w:rFonts w:ascii="Times New Roman" w:hAnsi="Times New Roman" w:cs="Times New Roman"/>
          <w:sz w:val="24"/>
          <w:szCs w:val="24"/>
        </w:rPr>
        <w:t xml:space="preserve"> and </w:t>
      </w:r>
      <w:r w:rsidR="00625DE9" w:rsidRPr="00625DE9">
        <w:rPr>
          <w:rFonts w:ascii="Times New Roman" w:hAnsi="Times New Roman" w:cs="Times New Roman"/>
          <w:i/>
          <w:sz w:val="24"/>
          <w:szCs w:val="24"/>
        </w:rPr>
        <w:t>Phragmites karka</w:t>
      </w:r>
      <w:r w:rsidR="00625DE9">
        <w:rPr>
          <w:rFonts w:ascii="Times New Roman" w:hAnsi="Times New Roman" w:cs="Times New Roman"/>
          <w:sz w:val="24"/>
          <w:szCs w:val="24"/>
        </w:rPr>
        <w:t xml:space="preserve">) and some have both a limited range and few observations (e.g. </w:t>
      </w:r>
      <w:r w:rsidR="00625DE9" w:rsidRPr="00625DE9">
        <w:rPr>
          <w:rFonts w:ascii="Times New Roman" w:hAnsi="Times New Roman" w:cs="Times New Roman"/>
          <w:i/>
          <w:sz w:val="24"/>
          <w:szCs w:val="24"/>
        </w:rPr>
        <w:t>Pittosporum undulatum</w:t>
      </w:r>
      <w:r w:rsidR="00625DE9">
        <w:rPr>
          <w:rFonts w:ascii="Times New Roman" w:hAnsi="Times New Roman" w:cs="Times New Roman"/>
          <w:sz w:val="24"/>
          <w:szCs w:val="24"/>
        </w:rPr>
        <w:t>).</w:t>
      </w:r>
    </w:p>
    <w:p w14:paraId="55A7C621" w14:textId="77777777" w:rsidR="002C022F" w:rsidRPr="002C022F" w:rsidRDefault="002C022F" w:rsidP="008509A9">
      <w:pPr>
        <w:pStyle w:val="Heading2"/>
      </w:pPr>
      <w:r w:rsidRPr="002C022F">
        <w:t>Discussion</w:t>
      </w:r>
    </w:p>
    <w:p w14:paraId="55A7C622" w14:textId="77777777" w:rsidR="00044916" w:rsidRPr="00044916" w:rsidRDefault="00044916" w:rsidP="00E6749C">
      <w:pPr>
        <w:rPr>
          <w:rFonts w:ascii="Times New Roman" w:hAnsi="Times New Roman" w:cs="Times New Roman"/>
          <w:b/>
          <w:sz w:val="24"/>
          <w:szCs w:val="24"/>
        </w:rPr>
      </w:pPr>
      <w:r w:rsidRPr="00044916">
        <w:rPr>
          <w:rFonts w:ascii="Times New Roman" w:hAnsi="Times New Roman" w:cs="Times New Roman"/>
          <w:b/>
          <w:sz w:val="24"/>
          <w:szCs w:val="24"/>
        </w:rPr>
        <w:t>Dispersal mechanisms</w:t>
      </w:r>
    </w:p>
    <w:p w14:paraId="55A7C623" w14:textId="035ACFBB" w:rsidR="003E1F9B" w:rsidRPr="00DC1677" w:rsidRDefault="000C1E2A" w:rsidP="000C1E2A">
      <w:pPr>
        <w:rPr>
          <w:rFonts w:ascii="Times New Roman" w:hAnsi="Times New Roman" w:cs="Times New Roman"/>
          <w:sz w:val="24"/>
          <w:szCs w:val="24"/>
        </w:rPr>
      </w:pPr>
      <w:r>
        <w:rPr>
          <w:rFonts w:ascii="Times New Roman" w:hAnsi="Times New Roman" w:cs="Times New Roman"/>
          <w:sz w:val="24"/>
          <w:szCs w:val="24"/>
        </w:rPr>
        <w:t xml:space="preserve">Non-standard seed dispersal </w:t>
      </w:r>
      <w:r w:rsidR="00BA3065">
        <w:rPr>
          <w:rFonts w:ascii="Times New Roman" w:hAnsi="Times New Roman" w:cs="Times New Roman"/>
          <w:sz w:val="24"/>
          <w:szCs w:val="24"/>
        </w:rPr>
        <w:t>probably</w:t>
      </w:r>
      <w:r>
        <w:rPr>
          <w:rFonts w:ascii="Times New Roman" w:hAnsi="Times New Roman" w:cs="Times New Roman"/>
          <w:sz w:val="24"/>
          <w:szCs w:val="24"/>
        </w:rPr>
        <w:t xml:space="preserve"> plays a major role in weed spread (Green et al. 2016), with many species dispersed by vectors that are not predicted by their seed morphology or dispersal syndrome (Green et al. 2021). </w:t>
      </w:r>
      <w:r w:rsidR="003E1F9B">
        <w:rPr>
          <w:rFonts w:ascii="Times New Roman" w:hAnsi="Times New Roman" w:cs="Times New Roman"/>
          <w:sz w:val="24"/>
          <w:szCs w:val="24"/>
        </w:rPr>
        <w:t xml:space="preserve">Examples of non-standard dispersal </w:t>
      </w:r>
      <w:r>
        <w:rPr>
          <w:rFonts w:ascii="Times New Roman" w:hAnsi="Times New Roman" w:cs="Times New Roman"/>
          <w:sz w:val="24"/>
          <w:szCs w:val="24"/>
        </w:rPr>
        <w:t xml:space="preserve">in New Zealand </w:t>
      </w:r>
      <w:r w:rsidR="003E1F9B">
        <w:rPr>
          <w:rFonts w:ascii="Times New Roman" w:hAnsi="Times New Roman" w:cs="Times New Roman"/>
          <w:sz w:val="24"/>
          <w:szCs w:val="24"/>
        </w:rPr>
        <w:t>include</w:t>
      </w:r>
      <w:r w:rsidR="003E1F9B" w:rsidRPr="002C022F">
        <w:rPr>
          <w:rFonts w:ascii="Times New Roman" w:hAnsi="Times New Roman" w:cs="Times New Roman"/>
          <w:sz w:val="24"/>
          <w:szCs w:val="24"/>
        </w:rPr>
        <w:t xml:space="preserve"> </w:t>
      </w:r>
      <w:r w:rsidR="003E1F9B">
        <w:rPr>
          <w:rFonts w:ascii="Times New Roman" w:hAnsi="Times New Roman" w:cs="Times New Roman"/>
          <w:sz w:val="24"/>
          <w:szCs w:val="24"/>
        </w:rPr>
        <w:t xml:space="preserve">vertebrate </w:t>
      </w:r>
      <w:r w:rsidR="003E1F9B" w:rsidRPr="002C022F">
        <w:rPr>
          <w:rFonts w:ascii="Times New Roman" w:hAnsi="Times New Roman" w:cs="Times New Roman"/>
          <w:sz w:val="24"/>
          <w:szCs w:val="24"/>
        </w:rPr>
        <w:t>dispers</w:t>
      </w:r>
      <w:r w:rsidR="003E1F9B">
        <w:rPr>
          <w:rFonts w:ascii="Times New Roman" w:hAnsi="Times New Roman" w:cs="Times New Roman"/>
          <w:sz w:val="24"/>
          <w:szCs w:val="24"/>
        </w:rPr>
        <w:t>al</w:t>
      </w:r>
      <w:r w:rsidR="003E1F9B" w:rsidRPr="002C022F">
        <w:rPr>
          <w:rFonts w:ascii="Times New Roman" w:hAnsi="Times New Roman" w:cs="Times New Roman"/>
          <w:sz w:val="24"/>
          <w:szCs w:val="24"/>
        </w:rPr>
        <w:t xml:space="preserve"> </w:t>
      </w:r>
      <w:r w:rsidR="003224E6">
        <w:rPr>
          <w:rFonts w:ascii="Times New Roman" w:hAnsi="Times New Roman" w:cs="Times New Roman"/>
          <w:sz w:val="24"/>
          <w:szCs w:val="24"/>
        </w:rPr>
        <w:t xml:space="preserve">of </w:t>
      </w:r>
      <w:r w:rsidR="003E1F9B" w:rsidRPr="002C022F">
        <w:rPr>
          <w:rFonts w:ascii="Times New Roman" w:hAnsi="Times New Roman" w:cs="Times New Roman"/>
          <w:sz w:val="24"/>
          <w:szCs w:val="24"/>
        </w:rPr>
        <w:t xml:space="preserve">non-fleshy fruits by ingestion </w:t>
      </w:r>
      <w:r w:rsidR="003E1F9B" w:rsidRPr="002C022F">
        <w:rPr>
          <w:rFonts w:ascii="Times New Roman" w:hAnsi="Times New Roman" w:cs="Times New Roman"/>
          <w:sz w:val="24"/>
          <w:szCs w:val="24"/>
        </w:rPr>
        <w:lastRenderedPageBreak/>
        <w:t>o</w:t>
      </w:r>
      <w:r w:rsidR="003E1F9B">
        <w:rPr>
          <w:rFonts w:ascii="Times New Roman" w:hAnsi="Times New Roman" w:cs="Times New Roman"/>
          <w:sz w:val="24"/>
          <w:szCs w:val="24"/>
        </w:rPr>
        <w:t>f seeds along with other foods (</w:t>
      </w:r>
      <w:r w:rsidR="003E1F9B" w:rsidRPr="002C022F">
        <w:rPr>
          <w:rFonts w:ascii="Times New Roman" w:hAnsi="Times New Roman" w:cs="Times New Roman"/>
          <w:sz w:val="24"/>
          <w:szCs w:val="24"/>
        </w:rPr>
        <w:t xml:space="preserve">e.g. </w:t>
      </w:r>
      <w:r w:rsidR="003E1F9B" w:rsidRPr="002C022F">
        <w:rPr>
          <w:rFonts w:ascii="Times New Roman" w:hAnsi="Times New Roman" w:cs="Times New Roman"/>
          <w:i/>
          <w:sz w:val="24"/>
          <w:szCs w:val="24"/>
        </w:rPr>
        <w:t>Cytisus scoparius</w:t>
      </w:r>
      <w:r w:rsidR="003E1F9B" w:rsidRPr="002C022F">
        <w:rPr>
          <w:rFonts w:ascii="Times New Roman" w:hAnsi="Times New Roman" w:cs="Times New Roman"/>
          <w:sz w:val="24"/>
          <w:szCs w:val="24"/>
        </w:rPr>
        <w:t xml:space="preserve"> seeds found in possum faec</w:t>
      </w:r>
      <w:r w:rsidR="003E1F9B">
        <w:rPr>
          <w:rFonts w:ascii="Times New Roman" w:hAnsi="Times New Roman" w:cs="Times New Roman"/>
          <w:sz w:val="24"/>
          <w:szCs w:val="24"/>
        </w:rPr>
        <w:t>es</w:t>
      </w:r>
      <w:r w:rsidR="003E1F9B" w:rsidRPr="002C022F">
        <w:rPr>
          <w:rFonts w:ascii="Times New Roman" w:hAnsi="Times New Roman" w:cs="Times New Roman"/>
          <w:sz w:val="24"/>
          <w:szCs w:val="24"/>
        </w:rPr>
        <w:t xml:space="preserve">; Dungan </w:t>
      </w:r>
      <w:r w:rsidR="003E1F9B">
        <w:rPr>
          <w:rFonts w:ascii="Times New Roman" w:hAnsi="Times New Roman" w:cs="Times New Roman"/>
          <w:sz w:val="24"/>
          <w:szCs w:val="24"/>
        </w:rPr>
        <w:t xml:space="preserve">et al. </w:t>
      </w:r>
      <w:r w:rsidR="003E1F9B" w:rsidRPr="002C022F">
        <w:rPr>
          <w:rFonts w:ascii="Times New Roman" w:hAnsi="Times New Roman" w:cs="Times New Roman"/>
          <w:sz w:val="24"/>
          <w:szCs w:val="24"/>
        </w:rPr>
        <w:t>2002</w:t>
      </w:r>
      <w:r w:rsidR="003E1F9B">
        <w:rPr>
          <w:rFonts w:ascii="Times New Roman" w:hAnsi="Times New Roman" w:cs="Times New Roman"/>
          <w:sz w:val="24"/>
          <w:szCs w:val="24"/>
        </w:rPr>
        <w:t>),</w:t>
      </w:r>
      <w:r w:rsidR="003E1F9B" w:rsidRPr="002C022F">
        <w:rPr>
          <w:rFonts w:ascii="Times New Roman" w:hAnsi="Times New Roman" w:cs="Times New Roman"/>
          <w:sz w:val="24"/>
          <w:szCs w:val="24"/>
        </w:rPr>
        <w:t xml:space="preserve"> or by using them as nesting material </w:t>
      </w:r>
      <w:r w:rsidR="003E1F9B">
        <w:rPr>
          <w:rFonts w:ascii="Times New Roman" w:hAnsi="Times New Roman" w:cs="Times New Roman"/>
          <w:sz w:val="24"/>
          <w:szCs w:val="24"/>
        </w:rPr>
        <w:t>(</w:t>
      </w:r>
      <w:r w:rsidR="003E1F9B" w:rsidRPr="002C022F">
        <w:rPr>
          <w:rFonts w:ascii="Times New Roman" w:hAnsi="Times New Roman" w:cs="Times New Roman"/>
          <w:sz w:val="24"/>
          <w:szCs w:val="24"/>
        </w:rPr>
        <w:t>Bull 1958; Wiser</w:t>
      </w:r>
      <w:r w:rsidR="003E1F9B">
        <w:rPr>
          <w:rFonts w:ascii="Times New Roman" w:hAnsi="Times New Roman" w:cs="Times New Roman"/>
          <w:sz w:val="24"/>
          <w:szCs w:val="24"/>
        </w:rPr>
        <w:t xml:space="preserve"> &amp; Allen</w:t>
      </w:r>
      <w:r w:rsidR="003E1F9B" w:rsidRPr="002C022F">
        <w:rPr>
          <w:rFonts w:ascii="Times New Roman" w:hAnsi="Times New Roman" w:cs="Times New Roman"/>
          <w:sz w:val="24"/>
          <w:szCs w:val="24"/>
        </w:rPr>
        <w:t xml:space="preserve"> 2006</w:t>
      </w:r>
      <w:r w:rsidR="003E1F9B">
        <w:rPr>
          <w:rFonts w:ascii="Times New Roman" w:hAnsi="Times New Roman" w:cs="Times New Roman"/>
          <w:sz w:val="24"/>
          <w:szCs w:val="24"/>
        </w:rPr>
        <w:t>)</w:t>
      </w:r>
      <w:r w:rsidR="003E1F9B" w:rsidRPr="002C022F">
        <w:rPr>
          <w:rFonts w:ascii="Times New Roman" w:hAnsi="Times New Roman" w:cs="Times New Roman"/>
          <w:sz w:val="24"/>
          <w:szCs w:val="24"/>
        </w:rPr>
        <w:t xml:space="preserve">. </w:t>
      </w:r>
      <w:r w:rsidR="008133CF">
        <w:rPr>
          <w:rFonts w:ascii="Times New Roman" w:hAnsi="Times New Roman" w:cs="Times New Roman"/>
          <w:sz w:val="24"/>
          <w:szCs w:val="24"/>
        </w:rPr>
        <w:t>The winged fruits of c</w:t>
      </w:r>
      <w:r w:rsidR="006A46D4" w:rsidRPr="002C022F">
        <w:rPr>
          <w:rFonts w:ascii="Times New Roman" w:hAnsi="Times New Roman" w:cs="Times New Roman"/>
          <w:sz w:val="24"/>
          <w:szCs w:val="24"/>
        </w:rPr>
        <w:t>ape honeyflower</w:t>
      </w:r>
      <w:r w:rsidR="006A46D4" w:rsidRPr="002C022F">
        <w:rPr>
          <w:rFonts w:ascii="Times New Roman" w:hAnsi="Times New Roman" w:cs="Times New Roman"/>
          <w:i/>
          <w:sz w:val="24"/>
          <w:szCs w:val="24"/>
        </w:rPr>
        <w:t xml:space="preserve"> </w:t>
      </w:r>
      <w:r w:rsidR="006A46D4" w:rsidRPr="002C022F">
        <w:rPr>
          <w:rFonts w:ascii="Times New Roman" w:hAnsi="Times New Roman" w:cs="Times New Roman"/>
          <w:sz w:val="24"/>
          <w:szCs w:val="24"/>
        </w:rPr>
        <w:t>(</w:t>
      </w:r>
      <w:r w:rsidR="006A46D4" w:rsidRPr="002C022F">
        <w:rPr>
          <w:rFonts w:ascii="Times New Roman" w:hAnsi="Times New Roman" w:cs="Times New Roman"/>
          <w:i/>
          <w:sz w:val="24"/>
          <w:szCs w:val="24"/>
        </w:rPr>
        <w:t>Melianthus major</w:t>
      </w:r>
      <w:r w:rsidR="006A46D4" w:rsidRPr="002C022F">
        <w:rPr>
          <w:rFonts w:ascii="Times New Roman" w:hAnsi="Times New Roman" w:cs="Times New Roman"/>
          <w:sz w:val="24"/>
          <w:szCs w:val="24"/>
        </w:rPr>
        <w:t>)</w:t>
      </w:r>
      <w:r w:rsidR="006A46D4">
        <w:rPr>
          <w:rFonts w:ascii="Times New Roman" w:hAnsi="Times New Roman" w:cs="Times New Roman"/>
          <w:sz w:val="24"/>
          <w:szCs w:val="24"/>
        </w:rPr>
        <w:t xml:space="preserve"> </w:t>
      </w:r>
      <w:r w:rsidR="00EB4373">
        <w:rPr>
          <w:rFonts w:ascii="Times New Roman" w:hAnsi="Times New Roman" w:cs="Times New Roman"/>
          <w:sz w:val="24"/>
          <w:szCs w:val="24"/>
        </w:rPr>
        <w:t>are</w:t>
      </w:r>
      <w:r w:rsidR="006A46D4">
        <w:rPr>
          <w:rFonts w:ascii="Times New Roman" w:hAnsi="Times New Roman" w:cs="Times New Roman"/>
          <w:sz w:val="24"/>
          <w:szCs w:val="24"/>
        </w:rPr>
        <w:t xml:space="preserve"> </w:t>
      </w:r>
      <w:r w:rsidR="00EB4373">
        <w:rPr>
          <w:rFonts w:ascii="Times New Roman" w:hAnsi="Times New Roman" w:cs="Times New Roman"/>
          <w:sz w:val="24"/>
          <w:szCs w:val="24"/>
        </w:rPr>
        <w:t>wind-</w:t>
      </w:r>
      <w:r w:rsidR="006A46D4">
        <w:rPr>
          <w:rFonts w:ascii="Times New Roman" w:hAnsi="Times New Roman" w:cs="Times New Roman"/>
          <w:sz w:val="24"/>
          <w:szCs w:val="24"/>
        </w:rPr>
        <w:t>dispersed, but in New Zealand</w:t>
      </w:r>
      <w:r w:rsidR="00EB4373">
        <w:rPr>
          <w:rFonts w:ascii="Times New Roman" w:hAnsi="Times New Roman" w:cs="Times New Roman"/>
          <w:sz w:val="24"/>
          <w:szCs w:val="24"/>
        </w:rPr>
        <w:t xml:space="preserve"> the</w:t>
      </w:r>
      <w:r w:rsidR="008133CF">
        <w:rPr>
          <w:rFonts w:ascii="Times New Roman" w:hAnsi="Times New Roman" w:cs="Times New Roman"/>
          <w:sz w:val="24"/>
          <w:szCs w:val="24"/>
        </w:rPr>
        <w:t xml:space="preserve"> seeds</w:t>
      </w:r>
      <w:r w:rsidR="00EB4373">
        <w:rPr>
          <w:rFonts w:ascii="Times New Roman" w:hAnsi="Times New Roman" w:cs="Times New Roman"/>
          <w:sz w:val="24"/>
          <w:szCs w:val="24"/>
        </w:rPr>
        <w:t xml:space="preserve"> are</w:t>
      </w:r>
      <w:r w:rsidR="006A46D4">
        <w:rPr>
          <w:rFonts w:ascii="Times New Roman" w:hAnsi="Times New Roman" w:cs="Times New Roman"/>
          <w:sz w:val="24"/>
          <w:szCs w:val="24"/>
        </w:rPr>
        <w:t xml:space="preserve"> also dispersed by birds </w:t>
      </w:r>
      <w:r w:rsidR="003E1F9B">
        <w:rPr>
          <w:rFonts w:ascii="Times New Roman" w:hAnsi="Times New Roman" w:cs="Times New Roman"/>
          <w:sz w:val="24"/>
          <w:szCs w:val="24"/>
        </w:rPr>
        <w:t>(</w:t>
      </w:r>
      <w:r w:rsidR="006A46D4">
        <w:rPr>
          <w:rFonts w:ascii="Times New Roman" w:hAnsi="Times New Roman" w:cs="Times New Roman"/>
          <w:sz w:val="24"/>
          <w:szCs w:val="24"/>
        </w:rPr>
        <w:t>Simpson</w:t>
      </w:r>
      <w:r w:rsidR="006A46D4" w:rsidRPr="002C022F">
        <w:rPr>
          <w:rFonts w:ascii="Times New Roman" w:hAnsi="Times New Roman" w:cs="Times New Roman"/>
          <w:sz w:val="24"/>
          <w:szCs w:val="24"/>
        </w:rPr>
        <w:t xml:space="preserve"> 1971</w:t>
      </w:r>
      <w:r w:rsidR="006A46D4">
        <w:rPr>
          <w:rFonts w:ascii="Times New Roman" w:hAnsi="Times New Roman" w:cs="Times New Roman"/>
          <w:sz w:val="24"/>
          <w:szCs w:val="24"/>
        </w:rPr>
        <w:t xml:space="preserve">; </w:t>
      </w:r>
      <w:r w:rsidR="003E1F9B" w:rsidRPr="002C022F">
        <w:rPr>
          <w:rFonts w:ascii="Times New Roman" w:hAnsi="Times New Roman" w:cs="Times New Roman"/>
          <w:sz w:val="24"/>
          <w:szCs w:val="24"/>
        </w:rPr>
        <w:t>Burrows 1994</w:t>
      </w:r>
      <w:r w:rsidR="003E1F9B">
        <w:rPr>
          <w:rFonts w:ascii="Times New Roman" w:hAnsi="Times New Roman" w:cs="Times New Roman"/>
          <w:sz w:val="24"/>
          <w:szCs w:val="24"/>
        </w:rPr>
        <w:t>)</w:t>
      </w:r>
      <w:r w:rsidR="003E1F9B" w:rsidRPr="002C022F">
        <w:rPr>
          <w:rFonts w:ascii="Times New Roman" w:hAnsi="Times New Roman" w:cs="Times New Roman"/>
          <w:sz w:val="24"/>
          <w:szCs w:val="24"/>
        </w:rPr>
        <w:t xml:space="preserve">. </w:t>
      </w:r>
      <w:r w:rsidR="007F4BC6">
        <w:rPr>
          <w:rFonts w:ascii="Times New Roman" w:hAnsi="Times New Roman" w:cs="Times New Roman"/>
          <w:sz w:val="24"/>
          <w:szCs w:val="24"/>
        </w:rPr>
        <w:t>S</w:t>
      </w:r>
      <w:r w:rsidR="003E1F9B">
        <w:rPr>
          <w:rFonts w:ascii="Times New Roman" w:hAnsi="Times New Roman" w:cs="Times New Roman"/>
          <w:sz w:val="24"/>
          <w:szCs w:val="24"/>
        </w:rPr>
        <w:t xml:space="preserve">eeds of fleshy-fruited </w:t>
      </w:r>
      <w:r w:rsidR="003E1F9B" w:rsidRPr="00F955C8">
        <w:rPr>
          <w:rFonts w:ascii="Times New Roman" w:hAnsi="Times New Roman" w:cs="Times New Roman"/>
          <w:i/>
          <w:sz w:val="24"/>
          <w:szCs w:val="24"/>
        </w:rPr>
        <w:t>Crataegus monogyna</w:t>
      </w:r>
      <w:r w:rsidR="003E1F9B">
        <w:rPr>
          <w:rFonts w:ascii="Times New Roman" w:hAnsi="Times New Roman" w:cs="Times New Roman"/>
          <w:sz w:val="24"/>
          <w:szCs w:val="24"/>
        </w:rPr>
        <w:t xml:space="preserve"> and </w:t>
      </w:r>
      <w:r w:rsidR="003E1F9B" w:rsidRPr="001D706F">
        <w:rPr>
          <w:rFonts w:ascii="Times New Roman" w:hAnsi="Times New Roman" w:cs="Times New Roman"/>
          <w:i/>
          <w:sz w:val="24"/>
          <w:szCs w:val="24"/>
        </w:rPr>
        <w:t>Rubus</w:t>
      </w:r>
      <w:r w:rsidR="003E1F9B">
        <w:rPr>
          <w:rFonts w:ascii="Times New Roman" w:hAnsi="Times New Roman" w:cs="Times New Roman"/>
          <w:sz w:val="24"/>
          <w:szCs w:val="24"/>
        </w:rPr>
        <w:t xml:space="preserve"> </w:t>
      </w:r>
      <w:r w:rsidR="00DD2659">
        <w:rPr>
          <w:rFonts w:ascii="Times New Roman" w:hAnsi="Times New Roman" w:cs="Times New Roman"/>
          <w:sz w:val="24"/>
          <w:szCs w:val="24"/>
        </w:rPr>
        <w:t xml:space="preserve">species </w:t>
      </w:r>
      <w:r w:rsidR="007F4BC6">
        <w:rPr>
          <w:rFonts w:ascii="Times New Roman" w:hAnsi="Times New Roman" w:cs="Times New Roman"/>
          <w:sz w:val="24"/>
          <w:szCs w:val="24"/>
        </w:rPr>
        <w:t xml:space="preserve">are dispersed by frugivory, but </w:t>
      </w:r>
      <w:r w:rsidR="0065649B">
        <w:rPr>
          <w:rFonts w:ascii="Times New Roman" w:hAnsi="Times New Roman" w:cs="Times New Roman"/>
          <w:sz w:val="24"/>
          <w:szCs w:val="24"/>
        </w:rPr>
        <w:t xml:space="preserve">overseas </w:t>
      </w:r>
      <w:r w:rsidR="00F8559F">
        <w:rPr>
          <w:rFonts w:ascii="Times New Roman" w:hAnsi="Times New Roman" w:cs="Times New Roman"/>
          <w:sz w:val="24"/>
          <w:szCs w:val="24"/>
        </w:rPr>
        <w:t xml:space="preserve">the </w:t>
      </w:r>
      <w:r w:rsidR="0065649B">
        <w:rPr>
          <w:rFonts w:ascii="Times New Roman" w:hAnsi="Times New Roman" w:cs="Times New Roman"/>
          <w:sz w:val="24"/>
          <w:szCs w:val="24"/>
        </w:rPr>
        <w:t>seeds are</w:t>
      </w:r>
      <w:r w:rsidR="003E1F9B">
        <w:rPr>
          <w:rFonts w:ascii="Times New Roman" w:hAnsi="Times New Roman" w:cs="Times New Roman"/>
          <w:sz w:val="24"/>
          <w:szCs w:val="24"/>
        </w:rPr>
        <w:t xml:space="preserve"> also </w:t>
      </w:r>
      <w:r w:rsidR="0065649B">
        <w:rPr>
          <w:rFonts w:ascii="Times New Roman" w:hAnsi="Times New Roman" w:cs="Times New Roman"/>
          <w:sz w:val="24"/>
          <w:szCs w:val="24"/>
        </w:rPr>
        <w:t>dispersed on</w:t>
      </w:r>
      <w:r w:rsidR="003E1F9B">
        <w:rPr>
          <w:rFonts w:ascii="Times New Roman" w:hAnsi="Times New Roman" w:cs="Times New Roman"/>
          <w:sz w:val="24"/>
          <w:szCs w:val="24"/>
        </w:rPr>
        <w:t xml:space="preserve"> deer hooves (Albert et al. 2015) and water bird feathers</w:t>
      </w:r>
      <w:r w:rsidR="007F4BC6">
        <w:rPr>
          <w:rFonts w:ascii="Times New Roman" w:hAnsi="Times New Roman" w:cs="Times New Roman"/>
          <w:sz w:val="24"/>
          <w:szCs w:val="24"/>
        </w:rPr>
        <w:t xml:space="preserve"> </w:t>
      </w:r>
      <w:r w:rsidR="003E1F9B">
        <w:rPr>
          <w:rFonts w:ascii="Times New Roman" w:hAnsi="Times New Roman" w:cs="Times New Roman"/>
          <w:sz w:val="24"/>
          <w:szCs w:val="24"/>
        </w:rPr>
        <w:t>(Reynolds &amp; Cumming 2016)</w:t>
      </w:r>
      <w:r w:rsidR="007F4BC6">
        <w:rPr>
          <w:rFonts w:ascii="Times New Roman" w:hAnsi="Times New Roman" w:cs="Times New Roman"/>
          <w:sz w:val="24"/>
          <w:szCs w:val="24"/>
        </w:rPr>
        <w:t>.</w:t>
      </w:r>
      <w:r w:rsidR="002A0577">
        <w:rPr>
          <w:rFonts w:ascii="Times New Roman" w:hAnsi="Times New Roman" w:cs="Times New Roman"/>
          <w:sz w:val="24"/>
          <w:szCs w:val="24"/>
        </w:rPr>
        <w:t xml:space="preserve"> </w:t>
      </w:r>
      <w:r w:rsidR="002A0577" w:rsidRPr="00DC1677">
        <w:rPr>
          <w:rFonts w:ascii="Times New Roman" w:hAnsi="Times New Roman" w:cs="Times New Roman"/>
          <w:sz w:val="24"/>
          <w:szCs w:val="24"/>
        </w:rPr>
        <w:t>Likewise,</w:t>
      </w:r>
      <w:r w:rsidR="00F865D0">
        <w:rPr>
          <w:rFonts w:ascii="Times New Roman" w:hAnsi="Times New Roman" w:cs="Times New Roman"/>
          <w:sz w:val="24"/>
          <w:szCs w:val="24"/>
        </w:rPr>
        <w:t xml:space="preserve"> wind-dispersed</w:t>
      </w:r>
      <w:r w:rsidR="002A0577" w:rsidRPr="00DC1677">
        <w:rPr>
          <w:rFonts w:ascii="Times New Roman" w:hAnsi="Times New Roman" w:cs="Times New Roman"/>
          <w:sz w:val="24"/>
          <w:szCs w:val="24"/>
        </w:rPr>
        <w:t xml:space="preserve"> </w:t>
      </w:r>
      <w:r w:rsidR="00F865D0" w:rsidRPr="00DC1677">
        <w:rPr>
          <w:rFonts w:ascii="Times New Roman" w:hAnsi="Times New Roman" w:cs="Times New Roman"/>
          <w:i/>
          <w:sz w:val="24"/>
          <w:szCs w:val="24"/>
        </w:rPr>
        <w:t>Pinus</w:t>
      </w:r>
      <w:r w:rsidR="00F865D0" w:rsidRPr="00DC1677">
        <w:rPr>
          <w:rFonts w:ascii="Times New Roman" w:hAnsi="Times New Roman" w:cs="Times New Roman"/>
          <w:sz w:val="24"/>
          <w:szCs w:val="24"/>
        </w:rPr>
        <w:t xml:space="preserve"> species</w:t>
      </w:r>
      <w:r w:rsidR="00F865D0">
        <w:rPr>
          <w:rFonts w:ascii="Times New Roman" w:hAnsi="Times New Roman" w:cs="Times New Roman"/>
          <w:sz w:val="24"/>
          <w:szCs w:val="24"/>
        </w:rPr>
        <w:t>,</w:t>
      </w:r>
      <w:r w:rsidR="00F865D0" w:rsidRPr="00DC1677">
        <w:rPr>
          <w:rFonts w:ascii="Times New Roman" w:hAnsi="Times New Roman" w:cs="Times New Roman"/>
          <w:sz w:val="24"/>
          <w:szCs w:val="24"/>
        </w:rPr>
        <w:t xml:space="preserve"> at least two </w:t>
      </w:r>
      <w:r w:rsidR="00F865D0">
        <w:rPr>
          <w:rFonts w:ascii="Times New Roman" w:hAnsi="Times New Roman" w:cs="Times New Roman"/>
          <w:sz w:val="24"/>
          <w:szCs w:val="24"/>
        </w:rPr>
        <w:t xml:space="preserve">of which </w:t>
      </w:r>
      <w:r w:rsidR="00F865D0" w:rsidRPr="00DC1677">
        <w:rPr>
          <w:rFonts w:ascii="Times New Roman" w:hAnsi="Times New Roman" w:cs="Times New Roman"/>
          <w:sz w:val="24"/>
          <w:szCs w:val="24"/>
        </w:rPr>
        <w:t>are weeds in New Zealand</w:t>
      </w:r>
      <w:r w:rsidR="00F865D0">
        <w:rPr>
          <w:rFonts w:ascii="Times New Roman" w:hAnsi="Times New Roman" w:cs="Times New Roman"/>
          <w:sz w:val="24"/>
          <w:szCs w:val="24"/>
        </w:rPr>
        <w:t>,</w:t>
      </w:r>
      <w:r w:rsidR="00F865D0" w:rsidRPr="00DC1677">
        <w:rPr>
          <w:rFonts w:ascii="Times New Roman" w:hAnsi="Times New Roman" w:cs="Times New Roman"/>
          <w:sz w:val="24"/>
          <w:szCs w:val="24"/>
        </w:rPr>
        <w:t xml:space="preserve"> </w:t>
      </w:r>
      <w:r w:rsidR="004A66E2">
        <w:rPr>
          <w:rFonts w:ascii="Times New Roman" w:hAnsi="Times New Roman" w:cs="Times New Roman"/>
          <w:sz w:val="24"/>
          <w:szCs w:val="24"/>
        </w:rPr>
        <w:t>can</w:t>
      </w:r>
      <w:r w:rsidR="00F865D0">
        <w:rPr>
          <w:rFonts w:ascii="Times New Roman" w:hAnsi="Times New Roman" w:cs="Times New Roman"/>
          <w:sz w:val="24"/>
          <w:szCs w:val="24"/>
        </w:rPr>
        <w:t xml:space="preserve"> </w:t>
      </w:r>
      <w:r w:rsidR="00F865D0" w:rsidRPr="00DC1677">
        <w:rPr>
          <w:rFonts w:ascii="Times New Roman" w:hAnsi="Times New Roman" w:cs="Times New Roman"/>
          <w:sz w:val="24"/>
          <w:szCs w:val="24"/>
        </w:rPr>
        <w:t xml:space="preserve">also </w:t>
      </w:r>
      <w:r w:rsidR="004A66E2">
        <w:rPr>
          <w:rFonts w:ascii="Times New Roman" w:hAnsi="Times New Roman" w:cs="Times New Roman"/>
          <w:sz w:val="24"/>
          <w:szCs w:val="24"/>
        </w:rPr>
        <w:t xml:space="preserve">be </w:t>
      </w:r>
      <w:r w:rsidR="00F865D0" w:rsidRPr="00DC1677">
        <w:rPr>
          <w:rFonts w:ascii="Times New Roman" w:hAnsi="Times New Roman" w:cs="Times New Roman"/>
          <w:sz w:val="24"/>
          <w:szCs w:val="24"/>
        </w:rPr>
        <w:t xml:space="preserve">dispersed </w:t>
      </w:r>
      <w:r w:rsidR="00F865D0">
        <w:rPr>
          <w:rFonts w:ascii="Times New Roman" w:hAnsi="Times New Roman" w:cs="Times New Roman"/>
          <w:sz w:val="24"/>
          <w:szCs w:val="24"/>
        </w:rPr>
        <w:t xml:space="preserve">attached to </w:t>
      </w:r>
      <w:r w:rsidR="00F865D0" w:rsidRPr="00DC1677">
        <w:rPr>
          <w:rFonts w:ascii="Times New Roman" w:hAnsi="Times New Roman" w:cs="Times New Roman"/>
          <w:sz w:val="24"/>
          <w:szCs w:val="24"/>
        </w:rPr>
        <w:t xml:space="preserve">deer </w:t>
      </w:r>
      <w:r w:rsidR="00F865D0">
        <w:rPr>
          <w:rFonts w:ascii="Times New Roman" w:hAnsi="Times New Roman" w:cs="Times New Roman"/>
          <w:sz w:val="24"/>
          <w:szCs w:val="24"/>
        </w:rPr>
        <w:t>fur or</w:t>
      </w:r>
      <w:r w:rsidR="00F865D0" w:rsidRPr="00DC1677">
        <w:rPr>
          <w:rFonts w:ascii="Times New Roman" w:hAnsi="Times New Roman" w:cs="Times New Roman"/>
          <w:sz w:val="24"/>
          <w:szCs w:val="24"/>
        </w:rPr>
        <w:t xml:space="preserve"> </w:t>
      </w:r>
      <w:r w:rsidR="004A66E2">
        <w:rPr>
          <w:rFonts w:ascii="Times New Roman" w:hAnsi="Times New Roman" w:cs="Times New Roman"/>
          <w:sz w:val="24"/>
          <w:szCs w:val="24"/>
        </w:rPr>
        <w:t>bird</w:t>
      </w:r>
      <w:r w:rsidR="00F865D0" w:rsidRPr="00DC1677">
        <w:rPr>
          <w:rFonts w:ascii="Times New Roman" w:hAnsi="Times New Roman" w:cs="Times New Roman"/>
          <w:sz w:val="24"/>
          <w:szCs w:val="24"/>
        </w:rPr>
        <w:t xml:space="preserve"> </w:t>
      </w:r>
      <w:r w:rsidR="00F865D0">
        <w:rPr>
          <w:rFonts w:ascii="Times New Roman" w:hAnsi="Times New Roman" w:cs="Times New Roman"/>
          <w:sz w:val="24"/>
          <w:szCs w:val="24"/>
        </w:rPr>
        <w:t xml:space="preserve">feathers </w:t>
      </w:r>
      <w:r w:rsidR="00F865D0" w:rsidRPr="00DC1677">
        <w:rPr>
          <w:rFonts w:ascii="Times New Roman" w:hAnsi="Times New Roman" w:cs="Times New Roman"/>
          <w:sz w:val="24"/>
          <w:szCs w:val="24"/>
        </w:rPr>
        <w:t>elsewhere (</w:t>
      </w:r>
      <w:r w:rsidR="00F865D0">
        <w:rPr>
          <w:rFonts w:ascii="Times New Roman" w:hAnsi="Times New Roman" w:cs="Times New Roman"/>
          <w:sz w:val="24"/>
          <w:szCs w:val="24"/>
        </w:rPr>
        <w:t xml:space="preserve">Table S2; </w:t>
      </w:r>
      <w:r w:rsidR="00F865D0" w:rsidRPr="00DC1677">
        <w:rPr>
          <w:rFonts w:ascii="Times New Roman" w:hAnsi="Times New Roman" w:cs="Times New Roman"/>
          <w:sz w:val="24"/>
          <w:szCs w:val="24"/>
        </w:rPr>
        <w:t>Müller-Schneider 1986, cited in Camarero et al. 2005; Albert et al. 2015</w:t>
      </w:r>
      <w:r w:rsidR="004A66E2">
        <w:rPr>
          <w:rFonts w:ascii="Times New Roman" w:hAnsi="Times New Roman" w:cs="Times New Roman"/>
          <w:sz w:val="24"/>
          <w:szCs w:val="24"/>
        </w:rPr>
        <w:t xml:space="preserve">; </w:t>
      </w:r>
      <w:r w:rsidR="004A66E2" w:rsidRPr="00DC1677">
        <w:rPr>
          <w:rFonts w:ascii="Times New Roman" w:hAnsi="Times New Roman" w:cs="Times New Roman"/>
          <w:sz w:val="24"/>
          <w:szCs w:val="24"/>
        </w:rPr>
        <w:t>Reynolds &amp; Cumming 2016</w:t>
      </w:r>
      <w:r w:rsidR="00F865D0" w:rsidRPr="00DC1677">
        <w:rPr>
          <w:rFonts w:ascii="Times New Roman" w:hAnsi="Times New Roman" w:cs="Times New Roman"/>
          <w:sz w:val="24"/>
          <w:szCs w:val="24"/>
        </w:rPr>
        <w:t>)</w:t>
      </w:r>
      <w:r w:rsidR="00DC1677">
        <w:rPr>
          <w:rFonts w:ascii="Times New Roman" w:hAnsi="Times New Roman" w:cs="Times New Roman"/>
          <w:sz w:val="24"/>
          <w:szCs w:val="24"/>
        </w:rPr>
        <w:t>.</w:t>
      </w:r>
    </w:p>
    <w:p w14:paraId="55A7C624" w14:textId="77777777" w:rsidR="000C1E2A" w:rsidRPr="002C022F" w:rsidRDefault="000C1E2A" w:rsidP="000C1E2A">
      <w:pPr>
        <w:ind w:firstLine="720"/>
        <w:rPr>
          <w:rFonts w:ascii="Times New Roman" w:hAnsi="Times New Roman" w:cs="Times New Roman"/>
          <w:sz w:val="24"/>
          <w:szCs w:val="24"/>
        </w:rPr>
      </w:pPr>
      <w:r>
        <w:rPr>
          <w:rFonts w:ascii="Times New Roman" w:hAnsi="Times New Roman" w:cs="Times New Roman"/>
          <w:sz w:val="24"/>
          <w:szCs w:val="24"/>
        </w:rPr>
        <w:t>Our finding that a third of New Zealand’s weed flora uses</w:t>
      </w:r>
      <w:r w:rsidRPr="002C022F">
        <w:rPr>
          <w:rFonts w:ascii="Times New Roman" w:hAnsi="Times New Roman" w:cs="Times New Roman"/>
          <w:sz w:val="24"/>
          <w:szCs w:val="24"/>
        </w:rPr>
        <w:t xml:space="preserve"> </w:t>
      </w:r>
      <w:r>
        <w:rPr>
          <w:rFonts w:ascii="Times New Roman" w:hAnsi="Times New Roman" w:cs="Times New Roman"/>
          <w:sz w:val="24"/>
          <w:szCs w:val="24"/>
        </w:rPr>
        <w:t>more than one</w:t>
      </w:r>
      <w:r w:rsidRPr="002C022F">
        <w:rPr>
          <w:rFonts w:ascii="Times New Roman" w:hAnsi="Times New Roman" w:cs="Times New Roman"/>
          <w:sz w:val="24"/>
          <w:szCs w:val="24"/>
        </w:rPr>
        <w:t xml:space="preserve"> di</w:t>
      </w:r>
      <w:r>
        <w:rPr>
          <w:rFonts w:ascii="Times New Roman" w:hAnsi="Times New Roman" w:cs="Times New Roman"/>
          <w:sz w:val="24"/>
          <w:szCs w:val="24"/>
        </w:rPr>
        <w:t>spersal mechanism is almost certainly an underestimate, as non-standard seed dispersal mechanisms can be difficult to identify and have been rarely studied in New Zealand. Examin</w:t>
      </w:r>
      <w:r w:rsidRPr="00371C7D">
        <w:rPr>
          <w:rFonts w:ascii="Times New Roman" w:hAnsi="Times New Roman" w:cs="Times New Roman"/>
          <w:sz w:val="24"/>
          <w:szCs w:val="24"/>
        </w:rPr>
        <w:t>ing the combined</w:t>
      </w:r>
      <w:r>
        <w:rPr>
          <w:rFonts w:ascii="Times New Roman" w:hAnsi="Times New Roman" w:cs="Times New Roman"/>
          <w:sz w:val="24"/>
          <w:szCs w:val="24"/>
        </w:rPr>
        <w:t xml:space="preserve"> </w:t>
      </w:r>
      <w:r w:rsidRPr="00371C7D">
        <w:rPr>
          <w:rFonts w:ascii="Times New Roman" w:hAnsi="Times New Roman" w:cs="Times New Roman"/>
          <w:sz w:val="24"/>
          <w:szCs w:val="24"/>
        </w:rPr>
        <w:t xml:space="preserve">effect of multiple vectors is probably </w:t>
      </w:r>
      <w:r>
        <w:rPr>
          <w:rFonts w:ascii="Times New Roman" w:hAnsi="Times New Roman" w:cs="Times New Roman"/>
          <w:sz w:val="24"/>
          <w:szCs w:val="24"/>
        </w:rPr>
        <w:t>key</w:t>
      </w:r>
      <w:r w:rsidRPr="00371C7D">
        <w:rPr>
          <w:rFonts w:ascii="Times New Roman" w:hAnsi="Times New Roman" w:cs="Times New Roman"/>
          <w:sz w:val="24"/>
          <w:szCs w:val="24"/>
        </w:rPr>
        <w:t xml:space="preserve"> to understand</w:t>
      </w:r>
      <w:r>
        <w:rPr>
          <w:rFonts w:ascii="Times New Roman" w:hAnsi="Times New Roman" w:cs="Times New Roman"/>
          <w:sz w:val="24"/>
          <w:szCs w:val="24"/>
        </w:rPr>
        <w:t>ing</w:t>
      </w:r>
      <w:r w:rsidRPr="00371C7D">
        <w:rPr>
          <w:rFonts w:ascii="Times New Roman" w:hAnsi="Times New Roman" w:cs="Times New Roman"/>
          <w:sz w:val="24"/>
          <w:szCs w:val="24"/>
        </w:rPr>
        <w:t xml:space="preserve"> </w:t>
      </w:r>
      <w:r>
        <w:rPr>
          <w:rFonts w:ascii="Times New Roman" w:hAnsi="Times New Roman" w:cs="Times New Roman"/>
          <w:sz w:val="24"/>
          <w:szCs w:val="24"/>
        </w:rPr>
        <w:t>both historic</w:t>
      </w:r>
      <w:r w:rsidRPr="00371C7D">
        <w:rPr>
          <w:rFonts w:ascii="Times New Roman" w:hAnsi="Times New Roman" w:cs="Times New Roman"/>
          <w:sz w:val="24"/>
          <w:szCs w:val="24"/>
        </w:rPr>
        <w:t xml:space="preserve"> </w:t>
      </w:r>
      <w:r>
        <w:rPr>
          <w:rFonts w:ascii="Times New Roman" w:hAnsi="Times New Roman" w:cs="Times New Roman"/>
          <w:sz w:val="24"/>
          <w:szCs w:val="24"/>
        </w:rPr>
        <w:t xml:space="preserve">and future </w:t>
      </w:r>
      <w:r w:rsidRPr="00371C7D">
        <w:rPr>
          <w:rFonts w:ascii="Times New Roman" w:hAnsi="Times New Roman" w:cs="Times New Roman"/>
          <w:sz w:val="24"/>
          <w:szCs w:val="24"/>
        </w:rPr>
        <w:t xml:space="preserve">spread of </w:t>
      </w:r>
      <w:r>
        <w:rPr>
          <w:rFonts w:ascii="Times New Roman" w:hAnsi="Times New Roman" w:cs="Times New Roman"/>
          <w:sz w:val="24"/>
          <w:szCs w:val="24"/>
        </w:rPr>
        <w:t>many weed species (Robledo-Arnuncio et al. 2014; Green 2016)</w:t>
      </w:r>
      <w:r w:rsidRPr="00371C7D">
        <w:rPr>
          <w:rFonts w:ascii="Times New Roman" w:hAnsi="Times New Roman" w:cs="Times New Roman"/>
          <w:sz w:val="24"/>
          <w:szCs w:val="24"/>
        </w:rPr>
        <w:t>.</w:t>
      </w:r>
      <w:r>
        <w:rPr>
          <w:rFonts w:ascii="Times New Roman" w:hAnsi="Times New Roman" w:cs="Times New Roman"/>
          <w:sz w:val="24"/>
          <w:szCs w:val="24"/>
        </w:rPr>
        <w:t xml:space="preserve"> </w:t>
      </w:r>
      <w:r w:rsidR="00E27629">
        <w:rPr>
          <w:rFonts w:ascii="Times New Roman" w:hAnsi="Times New Roman" w:cs="Times New Roman"/>
          <w:sz w:val="24"/>
          <w:szCs w:val="24"/>
        </w:rPr>
        <w:t xml:space="preserve">Different mechanisms may not only disperse seeds </w:t>
      </w:r>
      <w:r w:rsidR="0007497B">
        <w:rPr>
          <w:rFonts w:ascii="Times New Roman" w:hAnsi="Times New Roman" w:cs="Times New Roman"/>
          <w:sz w:val="24"/>
          <w:szCs w:val="24"/>
        </w:rPr>
        <w:t xml:space="preserve">of a given species </w:t>
      </w:r>
      <w:r w:rsidR="00E27629">
        <w:rPr>
          <w:rFonts w:ascii="Times New Roman" w:hAnsi="Times New Roman" w:cs="Times New Roman"/>
          <w:sz w:val="24"/>
          <w:szCs w:val="24"/>
        </w:rPr>
        <w:t xml:space="preserve">contrasting distances (Vittoz &amp; Engler 2007; Tamme et al. 2014), but their activity may </w:t>
      </w:r>
      <w:r w:rsidR="0007497B">
        <w:rPr>
          <w:rFonts w:ascii="Times New Roman" w:hAnsi="Times New Roman" w:cs="Times New Roman"/>
          <w:sz w:val="24"/>
          <w:szCs w:val="24"/>
        </w:rPr>
        <w:t xml:space="preserve">also </w:t>
      </w:r>
      <w:r w:rsidR="00E27629">
        <w:rPr>
          <w:rFonts w:ascii="Times New Roman" w:hAnsi="Times New Roman" w:cs="Times New Roman"/>
          <w:sz w:val="24"/>
          <w:szCs w:val="24"/>
        </w:rPr>
        <w:t>vary over different spatial and temporal scales, and they may respond differently to environmental change</w:t>
      </w:r>
      <w:r w:rsidR="0007497B">
        <w:rPr>
          <w:rFonts w:ascii="Times New Roman" w:hAnsi="Times New Roman" w:cs="Times New Roman"/>
          <w:sz w:val="24"/>
          <w:szCs w:val="24"/>
        </w:rPr>
        <w:t xml:space="preserve"> (Robledo-Arnuncio et al. 2014)</w:t>
      </w:r>
      <w:r w:rsidR="00E27629">
        <w:rPr>
          <w:rFonts w:ascii="Times New Roman" w:hAnsi="Times New Roman" w:cs="Times New Roman"/>
          <w:sz w:val="24"/>
          <w:szCs w:val="24"/>
        </w:rPr>
        <w:t xml:space="preserve">. </w:t>
      </w:r>
      <w:r>
        <w:rPr>
          <w:rFonts w:ascii="Times New Roman" w:hAnsi="Times New Roman" w:cs="Times New Roman"/>
          <w:sz w:val="24"/>
          <w:szCs w:val="24"/>
        </w:rPr>
        <w:t xml:space="preserve">The number of vectors utilised by a weed species could potentially influence its rate of spread, but </w:t>
      </w:r>
      <w:r w:rsidR="00DD2659">
        <w:rPr>
          <w:rFonts w:ascii="Times New Roman" w:hAnsi="Times New Roman" w:cs="Times New Roman"/>
          <w:sz w:val="24"/>
          <w:szCs w:val="24"/>
        </w:rPr>
        <w:t>this requires further research.</w:t>
      </w:r>
    </w:p>
    <w:p w14:paraId="55A7C625" w14:textId="21BF9AA3" w:rsidR="003E1F9B" w:rsidRDefault="007F771E" w:rsidP="003E1F9B">
      <w:pPr>
        <w:ind w:firstLine="720"/>
        <w:rPr>
          <w:rFonts w:ascii="Times New Roman" w:hAnsi="Times New Roman" w:cs="Times New Roman"/>
          <w:sz w:val="24"/>
          <w:szCs w:val="24"/>
        </w:rPr>
      </w:pPr>
      <w:r>
        <w:rPr>
          <w:rFonts w:ascii="Times New Roman" w:hAnsi="Times New Roman" w:cs="Times New Roman"/>
          <w:sz w:val="24"/>
          <w:szCs w:val="24"/>
        </w:rPr>
        <w:t>Vertebrates play an important role in the spread of weeds</w:t>
      </w:r>
      <w:r w:rsidR="009252F9">
        <w:rPr>
          <w:rFonts w:ascii="Times New Roman" w:hAnsi="Times New Roman" w:cs="Times New Roman"/>
          <w:sz w:val="24"/>
          <w:szCs w:val="24"/>
        </w:rPr>
        <w:t xml:space="preserve"> in New Zealand</w:t>
      </w:r>
      <w:r>
        <w:rPr>
          <w:rFonts w:ascii="Times New Roman" w:hAnsi="Times New Roman" w:cs="Times New Roman"/>
          <w:sz w:val="24"/>
          <w:szCs w:val="24"/>
        </w:rPr>
        <w:t xml:space="preserve">, dispersing </w:t>
      </w:r>
      <w:r w:rsidR="0087672D">
        <w:rPr>
          <w:rFonts w:ascii="Times New Roman" w:hAnsi="Times New Roman" w:cs="Times New Roman"/>
          <w:sz w:val="24"/>
          <w:szCs w:val="24"/>
        </w:rPr>
        <w:t xml:space="preserve">two-thirds </w:t>
      </w:r>
      <w:r>
        <w:rPr>
          <w:rFonts w:ascii="Times New Roman" w:hAnsi="Times New Roman" w:cs="Times New Roman"/>
          <w:sz w:val="24"/>
          <w:szCs w:val="24"/>
        </w:rPr>
        <w:t xml:space="preserve">of </w:t>
      </w:r>
      <w:r w:rsidR="0087672D">
        <w:rPr>
          <w:rFonts w:ascii="Times New Roman" w:hAnsi="Times New Roman" w:cs="Times New Roman"/>
          <w:sz w:val="24"/>
          <w:szCs w:val="24"/>
        </w:rPr>
        <w:t>weed species</w:t>
      </w:r>
      <w:r w:rsidR="00D27676">
        <w:rPr>
          <w:rFonts w:ascii="Times New Roman" w:hAnsi="Times New Roman" w:cs="Times New Roman"/>
          <w:sz w:val="24"/>
          <w:szCs w:val="24"/>
        </w:rPr>
        <w:t xml:space="preserve"> via internal ingestion</w:t>
      </w:r>
      <w:r w:rsidR="00452F7D">
        <w:rPr>
          <w:rFonts w:ascii="Times New Roman" w:hAnsi="Times New Roman" w:cs="Times New Roman"/>
          <w:sz w:val="24"/>
          <w:szCs w:val="24"/>
        </w:rPr>
        <w:t>,</w:t>
      </w:r>
      <w:r w:rsidR="00D27676">
        <w:rPr>
          <w:rFonts w:ascii="Times New Roman" w:hAnsi="Times New Roman" w:cs="Times New Roman"/>
          <w:sz w:val="24"/>
          <w:szCs w:val="24"/>
        </w:rPr>
        <w:t xml:space="preserve"> attachment to feathers, fur or feet, </w:t>
      </w:r>
      <w:r w:rsidR="003E1F9B">
        <w:rPr>
          <w:rFonts w:ascii="Times New Roman" w:hAnsi="Times New Roman" w:cs="Times New Roman"/>
          <w:sz w:val="24"/>
          <w:szCs w:val="24"/>
        </w:rPr>
        <w:t>and</w:t>
      </w:r>
      <w:r w:rsidR="00D27676">
        <w:rPr>
          <w:rFonts w:ascii="Times New Roman" w:hAnsi="Times New Roman" w:cs="Times New Roman"/>
          <w:sz w:val="24"/>
          <w:szCs w:val="24"/>
        </w:rPr>
        <w:t xml:space="preserve"> occasionally by scatterhoarding or in nesting materials</w:t>
      </w:r>
      <w:r>
        <w:rPr>
          <w:rFonts w:ascii="Times New Roman" w:hAnsi="Times New Roman" w:cs="Times New Roman"/>
          <w:sz w:val="24"/>
          <w:szCs w:val="24"/>
        </w:rPr>
        <w:t>.</w:t>
      </w:r>
      <w:r w:rsidR="0087672D">
        <w:rPr>
          <w:rFonts w:ascii="Times New Roman" w:hAnsi="Times New Roman" w:cs="Times New Roman"/>
          <w:sz w:val="24"/>
          <w:szCs w:val="24"/>
        </w:rPr>
        <w:t xml:space="preserve"> </w:t>
      </w:r>
      <w:r w:rsidR="00540530">
        <w:rPr>
          <w:rFonts w:ascii="Times New Roman" w:hAnsi="Times New Roman" w:cs="Times New Roman"/>
          <w:sz w:val="24"/>
          <w:szCs w:val="24"/>
        </w:rPr>
        <w:t xml:space="preserve">Results from this study, </w:t>
      </w:r>
      <w:r w:rsidR="00361C12">
        <w:rPr>
          <w:rFonts w:ascii="Times New Roman" w:hAnsi="Times New Roman" w:cs="Times New Roman"/>
          <w:sz w:val="24"/>
          <w:szCs w:val="24"/>
        </w:rPr>
        <w:t>using</w:t>
      </w:r>
      <w:r w:rsidR="00D420C9">
        <w:rPr>
          <w:rFonts w:ascii="Times New Roman" w:hAnsi="Times New Roman" w:cs="Times New Roman"/>
          <w:sz w:val="24"/>
          <w:szCs w:val="24"/>
        </w:rPr>
        <w:t xml:space="preserve"> </w:t>
      </w:r>
      <w:r w:rsidR="00540530">
        <w:rPr>
          <w:rFonts w:ascii="Times New Roman" w:hAnsi="Times New Roman" w:cs="Times New Roman"/>
          <w:sz w:val="24"/>
          <w:szCs w:val="24"/>
        </w:rPr>
        <w:t>an updated environmental weed list</w:t>
      </w:r>
      <w:r w:rsidR="00A23A5A">
        <w:rPr>
          <w:rFonts w:ascii="Times New Roman" w:hAnsi="Times New Roman" w:cs="Times New Roman"/>
          <w:sz w:val="24"/>
          <w:szCs w:val="24"/>
        </w:rPr>
        <w:t xml:space="preserve"> (McAlpine </w:t>
      </w:r>
      <w:r w:rsidR="00BE7563">
        <w:rPr>
          <w:rFonts w:ascii="Times New Roman" w:hAnsi="Times New Roman" w:cs="Times New Roman"/>
          <w:sz w:val="24"/>
          <w:szCs w:val="24"/>
        </w:rPr>
        <w:t>&amp; Howell 2024</w:t>
      </w:r>
      <w:r w:rsidR="00A23A5A">
        <w:rPr>
          <w:rFonts w:ascii="Times New Roman" w:hAnsi="Times New Roman" w:cs="Times New Roman"/>
          <w:sz w:val="24"/>
          <w:szCs w:val="24"/>
        </w:rPr>
        <w:t>)</w:t>
      </w:r>
      <w:r w:rsidR="00540530">
        <w:rPr>
          <w:rFonts w:ascii="Times New Roman" w:hAnsi="Times New Roman" w:cs="Times New Roman"/>
          <w:sz w:val="24"/>
          <w:szCs w:val="24"/>
        </w:rPr>
        <w:t xml:space="preserve">, confirm previous findings that a third of species have fleshy fruits dispersed primarily by frugivores (Wotton &amp; McAlpine 2015). </w:t>
      </w:r>
      <w:r w:rsidR="00D27676">
        <w:rPr>
          <w:rFonts w:ascii="Times New Roman" w:hAnsi="Times New Roman" w:cs="Times New Roman"/>
          <w:sz w:val="24"/>
          <w:szCs w:val="24"/>
        </w:rPr>
        <w:t xml:space="preserve">Frugivorous </w:t>
      </w:r>
      <w:r w:rsidR="009252F9">
        <w:rPr>
          <w:rFonts w:ascii="Times New Roman" w:hAnsi="Times New Roman" w:cs="Times New Roman"/>
          <w:sz w:val="24"/>
          <w:szCs w:val="24"/>
        </w:rPr>
        <w:t>(</w:t>
      </w:r>
      <w:r w:rsidR="00DD2659">
        <w:rPr>
          <w:rFonts w:ascii="Times New Roman" w:hAnsi="Times New Roman" w:cs="Times New Roman"/>
          <w:sz w:val="24"/>
          <w:szCs w:val="24"/>
        </w:rPr>
        <w:t xml:space="preserve">Williams 2006; </w:t>
      </w:r>
      <w:r w:rsidR="009252F9">
        <w:rPr>
          <w:rFonts w:ascii="Times New Roman" w:hAnsi="Times New Roman" w:cs="Times New Roman"/>
          <w:sz w:val="24"/>
          <w:szCs w:val="24"/>
        </w:rPr>
        <w:t xml:space="preserve">Wotton &amp; McAlpine 2015) </w:t>
      </w:r>
      <w:r w:rsidR="00D27676">
        <w:rPr>
          <w:rFonts w:ascii="Times New Roman" w:hAnsi="Times New Roman" w:cs="Times New Roman"/>
          <w:sz w:val="24"/>
          <w:szCs w:val="24"/>
        </w:rPr>
        <w:t>and granivorous birds</w:t>
      </w:r>
      <w:r w:rsidR="009252F9">
        <w:rPr>
          <w:rFonts w:ascii="Times New Roman" w:hAnsi="Times New Roman" w:cs="Times New Roman"/>
          <w:sz w:val="24"/>
          <w:szCs w:val="24"/>
        </w:rPr>
        <w:t xml:space="preserve"> (Simpson 1971; Burrows 1994)</w:t>
      </w:r>
      <w:r w:rsidR="00D27676">
        <w:rPr>
          <w:rFonts w:ascii="Times New Roman" w:hAnsi="Times New Roman" w:cs="Times New Roman"/>
          <w:sz w:val="24"/>
          <w:szCs w:val="24"/>
        </w:rPr>
        <w:t xml:space="preserve">, </w:t>
      </w:r>
      <w:r w:rsidR="009252F9">
        <w:rPr>
          <w:rFonts w:ascii="Times New Roman" w:hAnsi="Times New Roman" w:cs="Times New Roman"/>
          <w:sz w:val="24"/>
          <w:szCs w:val="24"/>
        </w:rPr>
        <w:t>possums (Dungan et al. 2002; Beavon &amp; Kelly 2015), pig</w:t>
      </w:r>
      <w:r w:rsidR="00D27676">
        <w:rPr>
          <w:rFonts w:ascii="Times New Roman" w:hAnsi="Times New Roman" w:cs="Times New Roman"/>
          <w:sz w:val="24"/>
          <w:szCs w:val="24"/>
        </w:rPr>
        <w:t xml:space="preserve">s </w:t>
      </w:r>
      <w:r w:rsidR="009252F9">
        <w:rPr>
          <w:rFonts w:ascii="Times New Roman" w:hAnsi="Times New Roman" w:cs="Times New Roman"/>
          <w:sz w:val="24"/>
          <w:szCs w:val="24"/>
        </w:rPr>
        <w:t xml:space="preserve">(Beavon &amp; Kelly 2015) </w:t>
      </w:r>
      <w:r w:rsidR="00D27676">
        <w:rPr>
          <w:rFonts w:ascii="Times New Roman" w:hAnsi="Times New Roman" w:cs="Times New Roman"/>
          <w:sz w:val="24"/>
          <w:szCs w:val="24"/>
        </w:rPr>
        <w:t xml:space="preserve">and </w:t>
      </w:r>
      <w:r w:rsidR="007C13CE">
        <w:rPr>
          <w:rFonts w:ascii="Times New Roman" w:hAnsi="Times New Roman" w:cs="Times New Roman"/>
          <w:sz w:val="24"/>
          <w:szCs w:val="24"/>
        </w:rPr>
        <w:t>live</w:t>
      </w:r>
      <w:r w:rsidR="00D27676">
        <w:rPr>
          <w:rFonts w:ascii="Times New Roman" w:hAnsi="Times New Roman" w:cs="Times New Roman"/>
          <w:sz w:val="24"/>
          <w:szCs w:val="24"/>
        </w:rPr>
        <w:t xml:space="preserve">stock </w:t>
      </w:r>
      <w:r w:rsidR="007C13CE">
        <w:rPr>
          <w:rFonts w:ascii="Times New Roman" w:hAnsi="Times New Roman" w:cs="Times New Roman"/>
          <w:sz w:val="24"/>
          <w:szCs w:val="24"/>
        </w:rPr>
        <w:t xml:space="preserve">(Molloy et al. 1967) </w:t>
      </w:r>
      <w:r w:rsidR="00D27676">
        <w:rPr>
          <w:rFonts w:ascii="Times New Roman" w:hAnsi="Times New Roman" w:cs="Times New Roman"/>
          <w:sz w:val="24"/>
          <w:szCs w:val="24"/>
        </w:rPr>
        <w:t xml:space="preserve">have all been identified as weed vectors </w:t>
      </w:r>
      <w:r w:rsidR="009252F9">
        <w:rPr>
          <w:rFonts w:ascii="Times New Roman" w:hAnsi="Times New Roman" w:cs="Times New Roman"/>
          <w:sz w:val="24"/>
          <w:szCs w:val="24"/>
        </w:rPr>
        <w:t>in New Zealand</w:t>
      </w:r>
      <w:r w:rsidR="00D27676">
        <w:rPr>
          <w:rFonts w:ascii="Times New Roman" w:hAnsi="Times New Roman" w:cs="Times New Roman"/>
          <w:sz w:val="24"/>
          <w:szCs w:val="24"/>
        </w:rPr>
        <w:t xml:space="preserve">. </w:t>
      </w:r>
      <w:r w:rsidR="00190AFF">
        <w:rPr>
          <w:rFonts w:ascii="Times New Roman" w:hAnsi="Times New Roman" w:cs="Times New Roman"/>
          <w:sz w:val="24"/>
          <w:szCs w:val="24"/>
        </w:rPr>
        <w:t>To our knowledge there have been</w:t>
      </w:r>
      <w:r w:rsidR="00D57211">
        <w:rPr>
          <w:rFonts w:ascii="Times New Roman" w:hAnsi="Times New Roman" w:cs="Times New Roman"/>
          <w:sz w:val="24"/>
          <w:szCs w:val="24"/>
        </w:rPr>
        <w:t xml:space="preserve"> no studies on deer or goat dispersal in New Zealand, but deer frequently disperse seeds overseas, both internally and attached to their fur or hooves (e.g. Albert et al. 2015).</w:t>
      </w:r>
    </w:p>
    <w:p w14:paraId="55A7C626" w14:textId="77777777" w:rsidR="00D27676" w:rsidRDefault="00D27676" w:rsidP="003E1F9B">
      <w:pPr>
        <w:ind w:firstLine="720"/>
        <w:rPr>
          <w:rFonts w:ascii="Times New Roman" w:hAnsi="Times New Roman" w:cs="Times New Roman"/>
          <w:sz w:val="24"/>
          <w:szCs w:val="24"/>
        </w:rPr>
      </w:pPr>
      <w:r>
        <w:rPr>
          <w:rFonts w:ascii="Times New Roman" w:hAnsi="Times New Roman" w:cs="Times New Roman"/>
          <w:sz w:val="24"/>
          <w:szCs w:val="24"/>
        </w:rPr>
        <w:t>Water birds may also play an important role in weed spread</w:t>
      </w:r>
      <w:r w:rsidR="00190AFF">
        <w:rPr>
          <w:rFonts w:ascii="Times New Roman" w:hAnsi="Times New Roman" w:cs="Times New Roman"/>
          <w:sz w:val="24"/>
          <w:szCs w:val="24"/>
        </w:rPr>
        <w:t xml:space="preserve"> in New Zealand</w:t>
      </w:r>
      <w:r>
        <w:rPr>
          <w:rFonts w:ascii="Times New Roman" w:hAnsi="Times New Roman" w:cs="Times New Roman"/>
          <w:sz w:val="24"/>
          <w:szCs w:val="24"/>
        </w:rPr>
        <w:t>. Overseas evidence shows that water birds disperse the seeds of many plant species considered unspecialised (according to dispersal syndromes), including several environmental weeds (Costea et al. 2016; Green 2016). In New Zealand, m</w:t>
      </w:r>
      <w:r w:rsidRPr="005546B0">
        <w:rPr>
          <w:rFonts w:ascii="Times New Roman" w:hAnsi="Times New Roman" w:cs="Times New Roman"/>
          <w:sz w:val="24"/>
          <w:szCs w:val="24"/>
        </w:rPr>
        <w:t>allard</w:t>
      </w:r>
      <w:r>
        <w:rPr>
          <w:rFonts w:ascii="Times New Roman" w:hAnsi="Times New Roman" w:cs="Times New Roman"/>
          <w:sz w:val="24"/>
          <w:szCs w:val="24"/>
        </w:rPr>
        <w:t>s (</w:t>
      </w:r>
      <w:r w:rsidRPr="00E275DF">
        <w:rPr>
          <w:rFonts w:ascii="Times New Roman" w:hAnsi="Times New Roman" w:cs="Times New Roman"/>
          <w:i/>
          <w:sz w:val="24"/>
          <w:szCs w:val="24"/>
        </w:rPr>
        <w:t>Anas platyrhynchos</w:t>
      </w:r>
      <w:r>
        <w:rPr>
          <w:rFonts w:ascii="Times New Roman" w:hAnsi="Times New Roman" w:cs="Times New Roman"/>
          <w:sz w:val="24"/>
          <w:szCs w:val="24"/>
        </w:rPr>
        <w:t xml:space="preserve">) </w:t>
      </w:r>
      <w:r w:rsidRPr="005546B0">
        <w:rPr>
          <w:rFonts w:ascii="Times New Roman" w:hAnsi="Times New Roman" w:cs="Times New Roman"/>
          <w:sz w:val="24"/>
          <w:szCs w:val="24"/>
        </w:rPr>
        <w:t xml:space="preserve">disperse seeds of several </w:t>
      </w:r>
      <w:r>
        <w:rPr>
          <w:rFonts w:ascii="Times New Roman" w:hAnsi="Times New Roman" w:cs="Times New Roman"/>
          <w:sz w:val="24"/>
          <w:szCs w:val="24"/>
        </w:rPr>
        <w:t>non-native</w:t>
      </w:r>
      <w:r w:rsidRPr="005546B0">
        <w:rPr>
          <w:rFonts w:ascii="Times New Roman" w:hAnsi="Times New Roman" w:cs="Times New Roman"/>
          <w:sz w:val="24"/>
          <w:szCs w:val="24"/>
        </w:rPr>
        <w:t xml:space="preserve"> species by endozoochory</w:t>
      </w:r>
      <w:r>
        <w:rPr>
          <w:rFonts w:ascii="Times New Roman" w:hAnsi="Times New Roman" w:cs="Times New Roman"/>
          <w:sz w:val="24"/>
          <w:szCs w:val="24"/>
        </w:rPr>
        <w:t xml:space="preserve"> (Bartel et al. 2018), </w:t>
      </w:r>
      <w:r w:rsidRPr="005546B0">
        <w:rPr>
          <w:rFonts w:ascii="Times New Roman" w:hAnsi="Times New Roman" w:cs="Times New Roman"/>
          <w:sz w:val="24"/>
          <w:szCs w:val="24"/>
        </w:rPr>
        <w:t xml:space="preserve">although none of the </w:t>
      </w:r>
      <w:r>
        <w:rPr>
          <w:rFonts w:ascii="Times New Roman" w:hAnsi="Times New Roman" w:cs="Times New Roman"/>
          <w:sz w:val="24"/>
          <w:szCs w:val="24"/>
        </w:rPr>
        <w:t>species</w:t>
      </w:r>
      <w:r w:rsidRPr="005546B0">
        <w:rPr>
          <w:rFonts w:ascii="Times New Roman" w:hAnsi="Times New Roman" w:cs="Times New Roman"/>
          <w:sz w:val="24"/>
          <w:szCs w:val="24"/>
        </w:rPr>
        <w:t xml:space="preserve"> recorded so far are </w:t>
      </w:r>
      <w:r>
        <w:rPr>
          <w:rFonts w:ascii="Times New Roman" w:hAnsi="Times New Roman" w:cs="Times New Roman"/>
          <w:sz w:val="24"/>
          <w:szCs w:val="24"/>
        </w:rPr>
        <w:t>included in the environmental</w:t>
      </w:r>
      <w:r w:rsidRPr="005546B0">
        <w:rPr>
          <w:rFonts w:ascii="Times New Roman" w:hAnsi="Times New Roman" w:cs="Times New Roman"/>
          <w:sz w:val="24"/>
          <w:szCs w:val="24"/>
        </w:rPr>
        <w:t xml:space="preserve"> weeds list</w:t>
      </w:r>
      <w:r w:rsidR="00DD2659">
        <w:rPr>
          <w:rFonts w:ascii="Times New Roman" w:hAnsi="Times New Roman" w:cs="Times New Roman"/>
          <w:sz w:val="24"/>
          <w:szCs w:val="24"/>
        </w:rPr>
        <w:t xml:space="preserve"> </w:t>
      </w:r>
      <w:r w:rsidR="00A23A5A">
        <w:rPr>
          <w:rFonts w:ascii="Times New Roman" w:hAnsi="Times New Roman" w:cs="Times New Roman"/>
          <w:sz w:val="24"/>
          <w:szCs w:val="24"/>
        </w:rPr>
        <w:t xml:space="preserve">(McAlpine </w:t>
      </w:r>
      <w:r w:rsidR="00BE7563">
        <w:rPr>
          <w:rFonts w:ascii="Times New Roman" w:hAnsi="Times New Roman" w:cs="Times New Roman"/>
          <w:sz w:val="24"/>
          <w:szCs w:val="24"/>
        </w:rPr>
        <w:t>&amp; Howell 2024</w:t>
      </w:r>
      <w:r w:rsidR="00A23A5A">
        <w:rPr>
          <w:rFonts w:ascii="Times New Roman" w:hAnsi="Times New Roman" w:cs="Times New Roman"/>
          <w:sz w:val="24"/>
          <w:szCs w:val="24"/>
        </w:rPr>
        <w:t>)</w:t>
      </w:r>
      <w:r>
        <w:rPr>
          <w:rFonts w:ascii="Times New Roman" w:hAnsi="Times New Roman" w:cs="Times New Roman"/>
          <w:sz w:val="24"/>
          <w:szCs w:val="24"/>
        </w:rPr>
        <w:t xml:space="preserve">. Several of New Zealand’s environmental weeds have no known dispersal mechanism and occur in habitats where water birds are common, such as wetlands. At least some of these species are likely to be dispersed by water birds. Endozoochory appears to be much more important than ectozoochory in dispersal of seeds </w:t>
      </w:r>
      <w:r w:rsidR="0040226A">
        <w:rPr>
          <w:rFonts w:ascii="Times New Roman" w:hAnsi="Times New Roman" w:cs="Times New Roman"/>
          <w:sz w:val="24"/>
          <w:szCs w:val="24"/>
        </w:rPr>
        <w:t>by</w:t>
      </w:r>
      <w:r w:rsidR="008279A3">
        <w:rPr>
          <w:rFonts w:ascii="Times New Roman" w:hAnsi="Times New Roman" w:cs="Times New Roman"/>
          <w:sz w:val="24"/>
          <w:szCs w:val="24"/>
        </w:rPr>
        <w:t xml:space="preserve"> some waterfowl species</w:t>
      </w:r>
      <w:r>
        <w:rPr>
          <w:rFonts w:ascii="Times New Roman" w:hAnsi="Times New Roman" w:cs="Times New Roman"/>
          <w:sz w:val="24"/>
          <w:szCs w:val="24"/>
        </w:rPr>
        <w:t xml:space="preserve"> (Brochet et al. 2010).</w:t>
      </w:r>
    </w:p>
    <w:p w14:paraId="55A7C627" w14:textId="77777777" w:rsidR="004B5F16" w:rsidRDefault="0087672D" w:rsidP="00587C8E">
      <w:pPr>
        <w:ind w:firstLine="720"/>
        <w:rPr>
          <w:rFonts w:ascii="Times New Roman" w:hAnsi="Times New Roman" w:cs="Times New Roman"/>
          <w:sz w:val="24"/>
          <w:szCs w:val="24"/>
        </w:rPr>
      </w:pPr>
      <w:r>
        <w:rPr>
          <w:rFonts w:ascii="Times New Roman" w:hAnsi="Times New Roman" w:cs="Times New Roman"/>
          <w:sz w:val="24"/>
          <w:szCs w:val="24"/>
        </w:rPr>
        <w:t xml:space="preserve">Dispersal </w:t>
      </w:r>
      <w:r w:rsidR="00BD436B">
        <w:rPr>
          <w:rFonts w:ascii="Times New Roman" w:hAnsi="Times New Roman" w:cs="Times New Roman"/>
          <w:sz w:val="24"/>
          <w:szCs w:val="24"/>
        </w:rPr>
        <w:t xml:space="preserve">of weed seeds </w:t>
      </w:r>
      <w:r>
        <w:rPr>
          <w:rFonts w:ascii="Times New Roman" w:hAnsi="Times New Roman" w:cs="Times New Roman"/>
          <w:sz w:val="24"/>
          <w:szCs w:val="24"/>
        </w:rPr>
        <w:t xml:space="preserve">by water is </w:t>
      </w:r>
      <w:r w:rsidR="00BA3065">
        <w:rPr>
          <w:rFonts w:ascii="Times New Roman" w:hAnsi="Times New Roman" w:cs="Times New Roman"/>
          <w:sz w:val="24"/>
          <w:szCs w:val="24"/>
        </w:rPr>
        <w:t>likely to be</w:t>
      </w:r>
      <w:r>
        <w:rPr>
          <w:rFonts w:ascii="Times New Roman" w:hAnsi="Times New Roman" w:cs="Times New Roman"/>
          <w:sz w:val="24"/>
          <w:szCs w:val="24"/>
        </w:rPr>
        <w:t xml:space="preserve"> much more common than reported</w:t>
      </w:r>
      <w:r w:rsidR="00BD436B">
        <w:rPr>
          <w:rFonts w:ascii="Times New Roman" w:hAnsi="Times New Roman" w:cs="Times New Roman"/>
          <w:sz w:val="24"/>
          <w:szCs w:val="24"/>
        </w:rPr>
        <w:t xml:space="preserve">, as </w:t>
      </w:r>
      <w:r w:rsidR="003E1F9B">
        <w:rPr>
          <w:rFonts w:ascii="Times New Roman" w:hAnsi="Times New Roman" w:cs="Times New Roman"/>
          <w:sz w:val="24"/>
          <w:szCs w:val="24"/>
        </w:rPr>
        <w:t xml:space="preserve">plants tend to be categorised as </w:t>
      </w:r>
      <w:r w:rsidR="00BD436B">
        <w:rPr>
          <w:rFonts w:ascii="Times New Roman" w:hAnsi="Times New Roman" w:cs="Times New Roman"/>
          <w:sz w:val="24"/>
          <w:szCs w:val="24"/>
        </w:rPr>
        <w:t>hydrochor</w:t>
      </w:r>
      <w:r w:rsidR="003E1F9B">
        <w:rPr>
          <w:rFonts w:ascii="Times New Roman" w:hAnsi="Times New Roman" w:cs="Times New Roman"/>
          <w:sz w:val="24"/>
          <w:szCs w:val="24"/>
        </w:rPr>
        <w:t>ous</w:t>
      </w:r>
      <w:r w:rsidR="00BD436B">
        <w:rPr>
          <w:rFonts w:ascii="Times New Roman" w:hAnsi="Times New Roman" w:cs="Times New Roman"/>
          <w:sz w:val="24"/>
          <w:szCs w:val="24"/>
        </w:rPr>
        <w:t xml:space="preserve"> based on </w:t>
      </w:r>
      <w:r w:rsidR="003E1F9B">
        <w:rPr>
          <w:rFonts w:ascii="Times New Roman" w:hAnsi="Times New Roman" w:cs="Times New Roman"/>
          <w:sz w:val="24"/>
          <w:szCs w:val="24"/>
        </w:rPr>
        <w:t xml:space="preserve">their </w:t>
      </w:r>
      <w:r w:rsidR="00BD436B">
        <w:rPr>
          <w:rFonts w:ascii="Times New Roman" w:hAnsi="Times New Roman" w:cs="Times New Roman"/>
          <w:sz w:val="24"/>
          <w:szCs w:val="24"/>
        </w:rPr>
        <w:t>seed buoyancy</w:t>
      </w:r>
      <w:r>
        <w:rPr>
          <w:rFonts w:ascii="Times New Roman" w:hAnsi="Times New Roman" w:cs="Times New Roman"/>
          <w:sz w:val="24"/>
          <w:szCs w:val="24"/>
        </w:rPr>
        <w:t xml:space="preserve">. </w:t>
      </w:r>
      <w:r w:rsidR="00BD436B">
        <w:rPr>
          <w:rFonts w:ascii="Times New Roman" w:hAnsi="Times New Roman" w:cs="Times New Roman"/>
          <w:sz w:val="24"/>
          <w:szCs w:val="24"/>
        </w:rPr>
        <w:t xml:space="preserve">While seed buoyancy is an important trait for dispersal in calm waters, </w:t>
      </w:r>
      <w:r w:rsidR="003E1F9B">
        <w:rPr>
          <w:rFonts w:ascii="Times New Roman" w:hAnsi="Times New Roman" w:cs="Times New Roman"/>
          <w:sz w:val="24"/>
          <w:szCs w:val="24"/>
        </w:rPr>
        <w:t xml:space="preserve">even non-buoyant </w:t>
      </w:r>
      <w:r>
        <w:rPr>
          <w:rFonts w:ascii="Times New Roman" w:hAnsi="Times New Roman" w:cs="Times New Roman"/>
          <w:sz w:val="24"/>
          <w:szCs w:val="24"/>
        </w:rPr>
        <w:t xml:space="preserve">seeds can be dispersed long distances </w:t>
      </w:r>
      <w:r w:rsidR="00BD436B">
        <w:rPr>
          <w:rFonts w:ascii="Times New Roman" w:hAnsi="Times New Roman" w:cs="Times New Roman"/>
          <w:sz w:val="24"/>
          <w:szCs w:val="24"/>
        </w:rPr>
        <w:t>in rivers with high flows or lots of flotsam</w:t>
      </w:r>
      <w:r w:rsidR="003E1F9B">
        <w:rPr>
          <w:rFonts w:ascii="Times New Roman" w:hAnsi="Times New Roman" w:cs="Times New Roman"/>
          <w:sz w:val="24"/>
          <w:szCs w:val="24"/>
        </w:rPr>
        <w:t xml:space="preserve"> </w:t>
      </w:r>
      <w:r w:rsidR="00BD436B">
        <w:rPr>
          <w:rFonts w:ascii="Times New Roman" w:hAnsi="Times New Roman" w:cs="Times New Roman"/>
          <w:sz w:val="24"/>
          <w:szCs w:val="24"/>
        </w:rPr>
        <w:t>(Hyslop &amp; Trowsdale 2012)</w:t>
      </w:r>
      <w:r>
        <w:rPr>
          <w:rFonts w:ascii="Times New Roman" w:hAnsi="Times New Roman" w:cs="Times New Roman"/>
          <w:sz w:val="24"/>
          <w:szCs w:val="24"/>
        </w:rPr>
        <w:t xml:space="preserve">. </w:t>
      </w:r>
      <w:r w:rsidR="00FC420A">
        <w:rPr>
          <w:rFonts w:ascii="Times New Roman" w:hAnsi="Times New Roman" w:cs="Times New Roman"/>
          <w:sz w:val="24"/>
          <w:szCs w:val="24"/>
        </w:rPr>
        <w:t>In New Zealand, m</w:t>
      </w:r>
      <w:r>
        <w:rPr>
          <w:rFonts w:ascii="Times New Roman" w:hAnsi="Times New Roman" w:cs="Times New Roman"/>
          <w:sz w:val="24"/>
          <w:szCs w:val="24"/>
        </w:rPr>
        <w:t xml:space="preserve">any weed species </w:t>
      </w:r>
      <w:r>
        <w:rPr>
          <w:rFonts w:ascii="Times New Roman" w:hAnsi="Times New Roman" w:cs="Times New Roman"/>
          <w:sz w:val="24"/>
          <w:szCs w:val="24"/>
        </w:rPr>
        <w:lastRenderedPageBreak/>
        <w:t xml:space="preserve">occur in riparian areas </w:t>
      </w:r>
      <w:r w:rsidR="00FC420A">
        <w:rPr>
          <w:rFonts w:ascii="Times New Roman" w:hAnsi="Times New Roman" w:cs="Times New Roman"/>
          <w:sz w:val="24"/>
          <w:szCs w:val="24"/>
        </w:rPr>
        <w:t>where their seeds may be dispersed by water</w:t>
      </w:r>
      <w:r>
        <w:rPr>
          <w:rFonts w:ascii="Times New Roman" w:hAnsi="Times New Roman" w:cs="Times New Roman"/>
          <w:sz w:val="24"/>
          <w:szCs w:val="24"/>
        </w:rPr>
        <w:t xml:space="preserve"> during </w:t>
      </w:r>
      <w:r w:rsidR="00B25A58">
        <w:rPr>
          <w:rFonts w:ascii="Times New Roman" w:hAnsi="Times New Roman" w:cs="Times New Roman"/>
          <w:sz w:val="24"/>
          <w:szCs w:val="24"/>
        </w:rPr>
        <w:t xml:space="preserve">higher flows or </w:t>
      </w:r>
      <w:r>
        <w:rPr>
          <w:rFonts w:ascii="Times New Roman" w:hAnsi="Times New Roman" w:cs="Times New Roman"/>
          <w:sz w:val="24"/>
          <w:szCs w:val="24"/>
        </w:rPr>
        <w:t>floods.</w:t>
      </w:r>
    </w:p>
    <w:p w14:paraId="55A7C628" w14:textId="77777777" w:rsidR="00393B35" w:rsidRPr="002C022F" w:rsidRDefault="00393B35" w:rsidP="00393B35">
      <w:pPr>
        <w:pStyle w:val="Heading3"/>
      </w:pPr>
      <w:r w:rsidRPr="002C022F">
        <w:t>Dispersal distances</w:t>
      </w:r>
    </w:p>
    <w:p w14:paraId="55A7C629" w14:textId="77777777" w:rsidR="006607E4" w:rsidRDefault="00E911EE" w:rsidP="00E911EE">
      <w:pPr>
        <w:rPr>
          <w:rFonts w:ascii="Times New Roman" w:hAnsi="Times New Roman" w:cs="Times New Roman"/>
          <w:sz w:val="24"/>
          <w:szCs w:val="24"/>
        </w:rPr>
      </w:pPr>
      <w:r>
        <w:rPr>
          <w:rFonts w:ascii="Times New Roman" w:hAnsi="Times New Roman" w:cs="Times New Roman"/>
          <w:sz w:val="24"/>
          <w:szCs w:val="24"/>
        </w:rPr>
        <w:t>R</w:t>
      </w:r>
      <w:r w:rsidR="00CD274A">
        <w:rPr>
          <w:rFonts w:ascii="Times New Roman" w:hAnsi="Times New Roman" w:cs="Times New Roman"/>
          <w:sz w:val="24"/>
          <w:szCs w:val="24"/>
        </w:rPr>
        <w:t xml:space="preserve">ange expansion </w:t>
      </w:r>
      <w:r w:rsidR="00CD1ADC">
        <w:rPr>
          <w:rFonts w:ascii="Times New Roman" w:hAnsi="Times New Roman" w:cs="Times New Roman"/>
          <w:sz w:val="24"/>
          <w:szCs w:val="24"/>
        </w:rPr>
        <w:t xml:space="preserve">rates </w:t>
      </w:r>
      <w:r w:rsidR="00CD274A">
        <w:rPr>
          <w:rFonts w:ascii="Times New Roman" w:hAnsi="Times New Roman" w:cs="Times New Roman"/>
          <w:sz w:val="24"/>
          <w:szCs w:val="24"/>
        </w:rPr>
        <w:t xml:space="preserve">in plant species </w:t>
      </w:r>
      <w:r w:rsidR="00CD1ADC">
        <w:rPr>
          <w:rFonts w:ascii="Times New Roman" w:hAnsi="Times New Roman" w:cs="Times New Roman"/>
          <w:sz w:val="24"/>
          <w:szCs w:val="24"/>
        </w:rPr>
        <w:t>are</w:t>
      </w:r>
      <w:r w:rsidR="00CD274A">
        <w:rPr>
          <w:rFonts w:ascii="Times New Roman" w:hAnsi="Times New Roman" w:cs="Times New Roman"/>
          <w:sz w:val="24"/>
          <w:szCs w:val="24"/>
        </w:rPr>
        <w:t xml:space="preserve"> driven by</w:t>
      </w:r>
      <w:r w:rsidR="0030218F">
        <w:rPr>
          <w:rFonts w:ascii="Times New Roman" w:hAnsi="Times New Roman" w:cs="Times New Roman"/>
          <w:sz w:val="24"/>
          <w:szCs w:val="24"/>
        </w:rPr>
        <w:t xml:space="preserve"> long-distance dispersal events </w:t>
      </w:r>
      <w:r>
        <w:rPr>
          <w:rFonts w:ascii="Times New Roman" w:hAnsi="Times New Roman" w:cs="Times New Roman"/>
          <w:sz w:val="24"/>
          <w:szCs w:val="24"/>
        </w:rPr>
        <w:t xml:space="preserve">(Clark et al. 1998), which are strongly influenced by seed dispersal mechanisms (Vittoz &amp; Engler 2007). </w:t>
      </w:r>
      <w:r w:rsidR="00B006DB">
        <w:rPr>
          <w:rFonts w:ascii="Times New Roman" w:hAnsi="Times New Roman" w:cs="Times New Roman"/>
          <w:sz w:val="24"/>
          <w:szCs w:val="24"/>
        </w:rPr>
        <w:t>M</w:t>
      </w:r>
      <w:r w:rsidR="0030218F">
        <w:rPr>
          <w:rFonts w:ascii="Times New Roman" w:hAnsi="Times New Roman" w:cs="Times New Roman"/>
          <w:sz w:val="24"/>
          <w:szCs w:val="24"/>
        </w:rPr>
        <w:t>ost weed species in New Zealand have the capacity for long-distance dispersal</w:t>
      </w:r>
      <w:r>
        <w:rPr>
          <w:rFonts w:ascii="Times New Roman" w:hAnsi="Times New Roman" w:cs="Times New Roman"/>
          <w:sz w:val="24"/>
          <w:szCs w:val="24"/>
        </w:rPr>
        <w:t xml:space="preserve"> (&gt; 100 m)</w:t>
      </w:r>
      <w:r w:rsidR="0030218F">
        <w:rPr>
          <w:rFonts w:ascii="Times New Roman" w:hAnsi="Times New Roman" w:cs="Times New Roman"/>
          <w:sz w:val="24"/>
          <w:szCs w:val="24"/>
        </w:rPr>
        <w:t xml:space="preserve">, </w:t>
      </w:r>
      <w:r w:rsidR="00B006DB">
        <w:rPr>
          <w:rFonts w:ascii="Times New Roman" w:hAnsi="Times New Roman" w:cs="Times New Roman"/>
          <w:sz w:val="24"/>
          <w:szCs w:val="24"/>
        </w:rPr>
        <w:t>and</w:t>
      </w:r>
      <w:r w:rsidR="0030218F">
        <w:rPr>
          <w:rFonts w:ascii="Times New Roman" w:hAnsi="Times New Roman" w:cs="Times New Roman"/>
          <w:sz w:val="24"/>
          <w:szCs w:val="24"/>
        </w:rPr>
        <w:t xml:space="preserve"> two-thirds are dispersed by vertebrates, which</w:t>
      </w:r>
      <w:r w:rsidR="00393B35">
        <w:rPr>
          <w:rFonts w:ascii="Times New Roman" w:hAnsi="Times New Roman" w:cs="Times New Roman"/>
          <w:sz w:val="24"/>
          <w:szCs w:val="24"/>
        </w:rPr>
        <w:t xml:space="preserve"> have the greatest </w:t>
      </w:r>
      <w:r w:rsidR="00452F7D">
        <w:rPr>
          <w:rFonts w:ascii="Times New Roman" w:hAnsi="Times New Roman" w:cs="Times New Roman"/>
          <w:sz w:val="24"/>
          <w:szCs w:val="24"/>
        </w:rPr>
        <w:t>capacity</w:t>
      </w:r>
      <w:r w:rsidR="00393B35">
        <w:rPr>
          <w:rFonts w:ascii="Times New Roman" w:hAnsi="Times New Roman" w:cs="Times New Roman"/>
          <w:sz w:val="24"/>
          <w:szCs w:val="24"/>
        </w:rPr>
        <w:t xml:space="preserve"> for </w:t>
      </w:r>
      <w:r w:rsidR="006715D6">
        <w:rPr>
          <w:rFonts w:ascii="Times New Roman" w:hAnsi="Times New Roman" w:cs="Times New Roman"/>
          <w:sz w:val="24"/>
          <w:szCs w:val="24"/>
        </w:rPr>
        <w:t xml:space="preserve">moving seeds </w:t>
      </w:r>
      <w:r w:rsidR="00393B35">
        <w:rPr>
          <w:rFonts w:ascii="Times New Roman" w:hAnsi="Times New Roman" w:cs="Times New Roman"/>
          <w:sz w:val="24"/>
          <w:szCs w:val="24"/>
        </w:rPr>
        <w:t>long</w:t>
      </w:r>
      <w:r w:rsidR="006715D6">
        <w:rPr>
          <w:rFonts w:ascii="Times New Roman" w:hAnsi="Times New Roman" w:cs="Times New Roman"/>
          <w:sz w:val="24"/>
          <w:szCs w:val="24"/>
        </w:rPr>
        <w:t xml:space="preserve"> </w:t>
      </w:r>
      <w:r w:rsidR="00393B35">
        <w:rPr>
          <w:rFonts w:ascii="Times New Roman" w:hAnsi="Times New Roman" w:cs="Times New Roman"/>
          <w:sz w:val="24"/>
          <w:szCs w:val="24"/>
        </w:rPr>
        <w:t>distance</w:t>
      </w:r>
      <w:r w:rsidR="006715D6">
        <w:rPr>
          <w:rFonts w:ascii="Times New Roman" w:hAnsi="Times New Roman" w:cs="Times New Roman"/>
          <w:sz w:val="24"/>
          <w:szCs w:val="24"/>
        </w:rPr>
        <w:t>s</w:t>
      </w:r>
      <w:r>
        <w:rPr>
          <w:rFonts w:ascii="Times New Roman" w:hAnsi="Times New Roman" w:cs="Times New Roman"/>
          <w:sz w:val="24"/>
          <w:szCs w:val="24"/>
        </w:rPr>
        <w:t xml:space="preserve"> (Tamme et al. 2014; Costea et al. 2016; </w:t>
      </w:r>
      <w:r w:rsidRPr="009940CE">
        <w:rPr>
          <w:rFonts w:ascii="Times New Roman" w:hAnsi="Times New Roman" w:cs="Times New Roman"/>
          <w:sz w:val="24"/>
          <w:szCs w:val="24"/>
        </w:rPr>
        <w:t>Nazareno et al. 2021</w:t>
      </w:r>
      <w:r>
        <w:rPr>
          <w:rFonts w:ascii="Times New Roman" w:hAnsi="Times New Roman" w:cs="Times New Roman"/>
          <w:sz w:val="24"/>
          <w:szCs w:val="24"/>
        </w:rPr>
        <w:t>).</w:t>
      </w:r>
      <w:r w:rsidR="009B7A6A">
        <w:rPr>
          <w:rFonts w:ascii="Times New Roman" w:hAnsi="Times New Roman" w:cs="Times New Roman"/>
          <w:sz w:val="24"/>
          <w:szCs w:val="24"/>
        </w:rPr>
        <w:t xml:space="preserve"> </w:t>
      </w:r>
      <w:r w:rsidR="008C4F9B">
        <w:rPr>
          <w:rFonts w:ascii="Times New Roman" w:hAnsi="Times New Roman" w:cs="Times New Roman"/>
          <w:sz w:val="24"/>
          <w:szCs w:val="24"/>
        </w:rPr>
        <w:t>Understanding the</w:t>
      </w:r>
      <w:r w:rsidR="009B7A6A">
        <w:rPr>
          <w:rFonts w:ascii="Times New Roman" w:hAnsi="Times New Roman" w:cs="Times New Roman"/>
          <w:sz w:val="24"/>
          <w:szCs w:val="24"/>
        </w:rPr>
        <w:t xml:space="preserve"> dispersal capacity</w:t>
      </w:r>
      <w:r w:rsidR="008C4F9B">
        <w:rPr>
          <w:rFonts w:ascii="Times New Roman" w:hAnsi="Times New Roman" w:cs="Times New Roman"/>
          <w:sz w:val="24"/>
          <w:szCs w:val="24"/>
        </w:rPr>
        <w:t xml:space="preserve"> of weed species is likely to improve</w:t>
      </w:r>
      <w:r w:rsidR="009B7A6A">
        <w:rPr>
          <w:rFonts w:ascii="Times New Roman" w:hAnsi="Times New Roman" w:cs="Times New Roman"/>
          <w:sz w:val="24"/>
          <w:szCs w:val="24"/>
        </w:rPr>
        <w:t xml:space="preserve"> our ability to predict which species </w:t>
      </w:r>
      <w:r w:rsidR="008C4F9B">
        <w:rPr>
          <w:rFonts w:ascii="Times New Roman" w:hAnsi="Times New Roman" w:cs="Times New Roman"/>
          <w:sz w:val="24"/>
          <w:szCs w:val="24"/>
        </w:rPr>
        <w:t>will</w:t>
      </w:r>
      <w:r w:rsidR="009B7A6A">
        <w:rPr>
          <w:rFonts w:ascii="Times New Roman" w:hAnsi="Times New Roman" w:cs="Times New Roman"/>
          <w:sz w:val="24"/>
          <w:szCs w:val="24"/>
        </w:rPr>
        <w:t xml:space="preserve"> become widespread in future</w:t>
      </w:r>
      <w:r w:rsidR="008C4F9B">
        <w:rPr>
          <w:rFonts w:ascii="Times New Roman" w:hAnsi="Times New Roman" w:cs="Times New Roman"/>
          <w:sz w:val="24"/>
          <w:szCs w:val="24"/>
        </w:rPr>
        <w:t>,</w:t>
      </w:r>
      <w:r w:rsidR="009B7A6A">
        <w:rPr>
          <w:rFonts w:ascii="Times New Roman" w:hAnsi="Times New Roman" w:cs="Times New Roman"/>
          <w:sz w:val="24"/>
          <w:szCs w:val="24"/>
        </w:rPr>
        <w:t xml:space="preserve"> </w:t>
      </w:r>
      <w:r w:rsidR="008C4F9B">
        <w:rPr>
          <w:rFonts w:ascii="Times New Roman" w:hAnsi="Times New Roman" w:cs="Times New Roman"/>
          <w:sz w:val="24"/>
          <w:szCs w:val="24"/>
        </w:rPr>
        <w:t xml:space="preserve">while they still </w:t>
      </w:r>
      <w:r w:rsidR="009B7A6A">
        <w:rPr>
          <w:rFonts w:ascii="Times New Roman" w:hAnsi="Times New Roman" w:cs="Times New Roman"/>
          <w:sz w:val="24"/>
          <w:szCs w:val="24"/>
        </w:rPr>
        <w:t>have a restricted distribution.</w:t>
      </w:r>
    </w:p>
    <w:p w14:paraId="55A7C62A" w14:textId="77777777" w:rsidR="00E911EE" w:rsidRDefault="00731A7F" w:rsidP="00956FC9">
      <w:pPr>
        <w:ind w:firstLine="720"/>
        <w:rPr>
          <w:rFonts w:ascii="Times New Roman" w:hAnsi="Times New Roman" w:cs="Times New Roman"/>
          <w:sz w:val="24"/>
          <w:szCs w:val="24"/>
        </w:rPr>
      </w:pPr>
      <w:r>
        <w:rPr>
          <w:rFonts w:ascii="Times New Roman" w:hAnsi="Times New Roman" w:cs="Times New Roman"/>
          <w:sz w:val="24"/>
          <w:szCs w:val="24"/>
        </w:rPr>
        <w:t>Using trait-based models to p</w:t>
      </w:r>
      <w:r w:rsidR="008614D8">
        <w:rPr>
          <w:rFonts w:ascii="Times New Roman" w:hAnsi="Times New Roman" w:cs="Times New Roman"/>
          <w:sz w:val="24"/>
          <w:szCs w:val="24"/>
        </w:rPr>
        <w:t>redict seed dispersal distances has its limitations</w:t>
      </w:r>
      <w:r>
        <w:rPr>
          <w:rFonts w:ascii="Times New Roman" w:hAnsi="Times New Roman" w:cs="Times New Roman"/>
          <w:sz w:val="24"/>
          <w:szCs w:val="24"/>
        </w:rPr>
        <w:t xml:space="preserve">, and </w:t>
      </w:r>
      <w:r w:rsidR="00BA3065">
        <w:rPr>
          <w:rFonts w:ascii="Times New Roman" w:hAnsi="Times New Roman" w:cs="Times New Roman"/>
          <w:sz w:val="24"/>
          <w:szCs w:val="24"/>
        </w:rPr>
        <w:t>probably</w:t>
      </w:r>
      <w:r>
        <w:rPr>
          <w:rFonts w:ascii="Times New Roman" w:hAnsi="Times New Roman" w:cs="Times New Roman"/>
          <w:sz w:val="24"/>
          <w:szCs w:val="24"/>
        </w:rPr>
        <w:t xml:space="preserve"> provides </w:t>
      </w:r>
      <w:r w:rsidR="008614D8">
        <w:rPr>
          <w:rFonts w:ascii="Times New Roman" w:hAnsi="Times New Roman" w:cs="Times New Roman"/>
          <w:sz w:val="24"/>
          <w:szCs w:val="24"/>
        </w:rPr>
        <w:t>less</w:t>
      </w:r>
      <w:r w:rsidR="006607E4">
        <w:rPr>
          <w:rFonts w:ascii="Times New Roman" w:hAnsi="Times New Roman" w:cs="Times New Roman"/>
          <w:sz w:val="24"/>
          <w:szCs w:val="24"/>
        </w:rPr>
        <w:t xml:space="preserve"> realistic estimates than mechanistic models (</w:t>
      </w:r>
      <w:r w:rsidR="008614D8">
        <w:rPr>
          <w:rFonts w:ascii="Times New Roman" w:hAnsi="Times New Roman" w:cs="Times New Roman"/>
          <w:sz w:val="24"/>
          <w:szCs w:val="24"/>
        </w:rPr>
        <w:t>Morgan &amp; Venn 2017</w:t>
      </w:r>
      <w:r w:rsidR="006607E4">
        <w:rPr>
          <w:rFonts w:ascii="Times New Roman" w:hAnsi="Times New Roman" w:cs="Times New Roman"/>
          <w:sz w:val="24"/>
          <w:szCs w:val="24"/>
        </w:rPr>
        <w:t>)</w:t>
      </w:r>
      <w:r w:rsidR="00D77CC0">
        <w:rPr>
          <w:rFonts w:ascii="Times New Roman" w:hAnsi="Times New Roman" w:cs="Times New Roman"/>
          <w:sz w:val="24"/>
          <w:szCs w:val="24"/>
        </w:rPr>
        <w:t xml:space="preserve">. </w:t>
      </w:r>
      <w:r w:rsidR="00456F1F">
        <w:rPr>
          <w:rFonts w:ascii="Times New Roman" w:hAnsi="Times New Roman" w:cs="Times New Roman"/>
          <w:sz w:val="24"/>
          <w:szCs w:val="24"/>
        </w:rPr>
        <w:t xml:space="preserve">Tamme et al. (2014) noted that their models </w:t>
      </w:r>
      <w:r w:rsidR="00456F1F" w:rsidRPr="00456F1F">
        <w:rPr>
          <w:rFonts w:ascii="Times New Roman" w:hAnsi="Times New Roman" w:cs="Times New Roman"/>
          <w:sz w:val="24"/>
          <w:szCs w:val="24"/>
        </w:rPr>
        <w:t>overestimated</w:t>
      </w:r>
      <w:r w:rsidR="00456F1F">
        <w:rPr>
          <w:rFonts w:ascii="Times New Roman" w:hAnsi="Times New Roman" w:cs="Times New Roman"/>
          <w:sz w:val="24"/>
          <w:szCs w:val="24"/>
        </w:rPr>
        <w:t xml:space="preserve"> </w:t>
      </w:r>
      <w:r w:rsidR="00456F1F" w:rsidRPr="00456F1F">
        <w:rPr>
          <w:rFonts w:ascii="Times New Roman" w:hAnsi="Times New Roman" w:cs="Times New Roman"/>
          <w:sz w:val="24"/>
          <w:szCs w:val="24"/>
        </w:rPr>
        <w:t>predicted maximum dispersal distances for species with short-distance dispersal</w:t>
      </w:r>
      <w:r w:rsidR="00456F1F">
        <w:rPr>
          <w:rFonts w:ascii="Times New Roman" w:hAnsi="Times New Roman" w:cs="Times New Roman"/>
          <w:sz w:val="24"/>
          <w:szCs w:val="24"/>
        </w:rPr>
        <w:t xml:space="preserve">, and </w:t>
      </w:r>
      <w:r w:rsidR="00456F1F" w:rsidRPr="00456F1F">
        <w:rPr>
          <w:rFonts w:ascii="Times New Roman" w:hAnsi="Times New Roman" w:cs="Times New Roman"/>
          <w:sz w:val="24"/>
          <w:szCs w:val="24"/>
        </w:rPr>
        <w:t>underestimated for species with long-distance</w:t>
      </w:r>
      <w:r w:rsidR="00956FC9">
        <w:rPr>
          <w:rFonts w:ascii="Times New Roman" w:hAnsi="Times New Roman" w:cs="Times New Roman"/>
          <w:sz w:val="24"/>
          <w:szCs w:val="24"/>
        </w:rPr>
        <w:t xml:space="preserve"> dispersal</w:t>
      </w:r>
      <w:r w:rsidR="00456F1F">
        <w:rPr>
          <w:rFonts w:ascii="Times New Roman" w:hAnsi="Times New Roman" w:cs="Times New Roman"/>
          <w:sz w:val="24"/>
          <w:szCs w:val="24"/>
        </w:rPr>
        <w:t xml:space="preserve">. </w:t>
      </w:r>
      <w:r w:rsidR="00D77CC0">
        <w:rPr>
          <w:rFonts w:ascii="Times New Roman" w:hAnsi="Times New Roman" w:cs="Times New Roman"/>
          <w:sz w:val="24"/>
          <w:szCs w:val="24"/>
        </w:rPr>
        <w:t>T</w:t>
      </w:r>
      <w:r w:rsidR="006607E4">
        <w:rPr>
          <w:rFonts w:ascii="Times New Roman" w:hAnsi="Times New Roman" w:cs="Times New Roman"/>
          <w:sz w:val="24"/>
          <w:szCs w:val="24"/>
        </w:rPr>
        <w:t>rait-</w:t>
      </w:r>
      <w:r w:rsidR="00D77CC0">
        <w:rPr>
          <w:rFonts w:ascii="Times New Roman" w:hAnsi="Times New Roman" w:cs="Times New Roman"/>
          <w:sz w:val="24"/>
          <w:szCs w:val="24"/>
        </w:rPr>
        <w:t xml:space="preserve">based models may </w:t>
      </w:r>
      <w:r w:rsidR="006607E4">
        <w:rPr>
          <w:rFonts w:ascii="Times New Roman" w:hAnsi="Times New Roman" w:cs="Times New Roman"/>
          <w:sz w:val="24"/>
          <w:szCs w:val="24"/>
        </w:rPr>
        <w:t xml:space="preserve">also </w:t>
      </w:r>
      <w:r w:rsidR="00D77CC0">
        <w:rPr>
          <w:rFonts w:ascii="Times New Roman" w:hAnsi="Times New Roman" w:cs="Times New Roman"/>
          <w:sz w:val="24"/>
          <w:szCs w:val="24"/>
        </w:rPr>
        <w:t xml:space="preserve">underestimate maximum dispersal </w:t>
      </w:r>
      <w:r w:rsidR="00DD2659">
        <w:rPr>
          <w:rFonts w:ascii="Times New Roman" w:hAnsi="Times New Roman" w:cs="Times New Roman"/>
          <w:sz w:val="24"/>
          <w:szCs w:val="24"/>
        </w:rPr>
        <w:t xml:space="preserve">distances </w:t>
      </w:r>
      <w:r w:rsidR="00956FC9">
        <w:rPr>
          <w:rFonts w:ascii="Times New Roman" w:hAnsi="Times New Roman" w:cs="Times New Roman"/>
          <w:sz w:val="24"/>
          <w:szCs w:val="24"/>
        </w:rPr>
        <w:t xml:space="preserve">for wind-dispersed species </w:t>
      </w:r>
      <w:r w:rsidR="00D77CC0">
        <w:rPr>
          <w:rFonts w:ascii="Times New Roman" w:hAnsi="Times New Roman" w:cs="Times New Roman"/>
          <w:sz w:val="24"/>
          <w:szCs w:val="24"/>
        </w:rPr>
        <w:t>(Herrmann et al. 2016).</w:t>
      </w:r>
      <w:r w:rsidR="00F527EA">
        <w:rPr>
          <w:rFonts w:ascii="Times New Roman" w:hAnsi="Times New Roman" w:cs="Times New Roman"/>
          <w:sz w:val="24"/>
          <w:szCs w:val="24"/>
        </w:rPr>
        <w:t xml:space="preserve"> Nevertheless</w:t>
      </w:r>
      <w:r w:rsidR="00C409D5">
        <w:rPr>
          <w:rFonts w:ascii="Times New Roman" w:hAnsi="Times New Roman" w:cs="Times New Roman"/>
          <w:sz w:val="24"/>
          <w:szCs w:val="24"/>
        </w:rPr>
        <w:t xml:space="preserve">, </w:t>
      </w:r>
      <w:r w:rsidR="00F527EA">
        <w:rPr>
          <w:rFonts w:ascii="Times New Roman" w:hAnsi="Times New Roman" w:cs="Times New Roman"/>
          <w:sz w:val="24"/>
          <w:szCs w:val="24"/>
        </w:rPr>
        <w:t xml:space="preserve">using trait-based models </w:t>
      </w:r>
      <w:r w:rsidR="00C409D5">
        <w:rPr>
          <w:rFonts w:ascii="Times New Roman" w:hAnsi="Times New Roman" w:cs="Times New Roman"/>
          <w:sz w:val="24"/>
          <w:szCs w:val="24"/>
        </w:rPr>
        <w:t>allo</w:t>
      </w:r>
      <w:r w:rsidR="00234B14">
        <w:rPr>
          <w:rFonts w:ascii="Times New Roman" w:hAnsi="Times New Roman" w:cs="Times New Roman"/>
          <w:sz w:val="24"/>
          <w:szCs w:val="24"/>
        </w:rPr>
        <w:t>w</w:t>
      </w:r>
      <w:r w:rsidR="00F527EA">
        <w:rPr>
          <w:rFonts w:ascii="Times New Roman" w:hAnsi="Times New Roman" w:cs="Times New Roman"/>
          <w:sz w:val="24"/>
          <w:szCs w:val="24"/>
        </w:rPr>
        <w:t>ed</w:t>
      </w:r>
      <w:r w:rsidR="00C409D5">
        <w:rPr>
          <w:rFonts w:ascii="Times New Roman" w:hAnsi="Times New Roman" w:cs="Times New Roman"/>
          <w:sz w:val="24"/>
          <w:szCs w:val="24"/>
        </w:rPr>
        <w:t xml:space="preserve"> us to </w:t>
      </w:r>
      <w:r>
        <w:rPr>
          <w:rFonts w:ascii="Times New Roman" w:hAnsi="Times New Roman" w:cs="Times New Roman"/>
          <w:sz w:val="24"/>
          <w:szCs w:val="24"/>
        </w:rPr>
        <w:t>make</w:t>
      </w:r>
      <w:r w:rsidR="00C409D5">
        <w:rPr>
          <w:rFonts w:ascii="Times New Roman" w:hAnsi="Times New Roman" w:cs="Times New Roman"/>
          <w:sz w:val="24"/>
          <w:szCs w:val="24"/>
        </w:rPr>
        <w:t xml:space="preserve"> reasonable predictions of dispersal capacity for </w:t>
      </w:r>
      <w:r w:rsidR="005C691F">
        <w:rPr>
          <w:rFonts w:ascii="Times New Roman" w:hAnsi="Times New Roman" w:cs="Times New Roman"/>
          <w:sz w:val="24"/>
          <w:szCs w:val="24"/>
        </w:rPr>
        <w:t xml:space="preserve">nearly </w:t>
      </w:r>
      <w:r w:rsidR="00234B14">
        <w:rPr>
          <w:rFonts w:ascii="Times New Roman" w:hAnsi="Times New Roman" w:cs="Times New Roman"/>
          <w:sz w:val="24"/>
          <w:szCs w:val="24"/>
        </w:rPr>
        <w:t>the</w:t>
      </w:r>
      <w:r w:rsidR="00C409D5">
        <w:rPr>
          <w:rFonts w:ascii="Times New Roman" w:hAnsi="Times New Roman" w:cs="Times New Roman"/>
          <w:sz w:val="24"/>
          <w:szCs w:val="24"/>
        </w:rPr>
        <w:t xml:space="preserve"> entire </w:t>
      </w:r>
      <w:r w:rsidR="00234B14">
        <w:rPr>
          <w:rFonts w:ascii="Times New Roman" w:hAnsi="Times New Roman" w:cs="Times New Roman"/>
          <w:sz w:val="24"/>
          <w:szCs w:val="24"/>
        </w:rPr>
        <w:t>New Zealand environmental weed flora</w:t>
      </w:r>
      <w:r>
        <w:rPr>
          <w:rFonts w:ascii="Times New Roman" w:hAnsi="Times New Roman" w:cs="Times New Roman"/>
          <w:sz w:val="24"/>
          <w:szCs w:val="24"/>
        </w:rPr>
        <w:t>,</w:t>
      </w:r>
      <w:r w:rsidR="00F527EA">
        <w:rPr>
          <w:rFonts w:ascii="Times New Roman" w:hAnsi="Times New Roman" w:cs="Times New Roman"/>
          <w:sz w:val="24"/>
          <w:szCs w:val="24"/>
        </w:rPr>
        <w:t xml:space="preserve"> using easily obtainable data</w:t>
      </w:r>
      <w:r w:rsidR="00234B14">
        <w:rPr>
          <w:rFonts w:ascii="Times New Roman" w:hAnsi="Times New Roman" w:cs="Times New Roman"/>
          <w:sz w:val="24"/>
          <w:szCs w:val="24"/>
        </w:rPr>
        <w:t>.</w:t>
      </w:r>
    </w:p>
    <w:p w14:paraId="55A7C62B" w14:textId="77777777" w:rsidR="003F72C0" w:rsidRDefault="00F56531" w:rsidP="00E911EE">
      <w:pPr>
        <w:ind w:firstLine="720"/>
        <w:rPr>
          <w:rFonts w:ascii="Times New Roman" w:hAnsi="Times New Roman" w:cs="Times New Roman"/>
          <w:sz w:val="24"/>
          <w:szCs w:val="24"/>
        </w:rPr>
      </w:pPr>
      <w:r>
        <w:rPr>
          <w:rFonts w:ascii="Times New Roman" w:hAnsi="Times New Roman" w:cs="Times New Roman"/>
          <w:sz w:val="24"/>
          <w:szCs w:val="24"/>
        </w:rPr>
        <w:t>The processes that move seeds are often complex and poorly defined (Higgins et al. 2003). It is perhaps unsurprising therefore, that t</w:t>
      </w:r>
      <w:r w:rsidR="00044916">
        <w:rPr>
          <w:rFonts w:ascii="Times New Roman" w:hAnsi="Times New Roman" w:cs="Times New Roman"/>
          <w:sz w:val="24"/>
          <w:szCs w:val="24"/>
        </w:rPr>
        <w:t xml:space="preserve">here is little evidence of a link between dispersal syndromes and either </w:t>
      </w:r>
      <w:r w:rsidR="00E572F8">
        <w:rPr>
          <w:rFonts w:ascii="Times New Roman" w:hAnsi="Times New Roman" w:cs="Times New Roman"/>
          <w:sz w:val="24"/>
          <w:szCs w:val="24"/>
        </w:rPr>
        <w:t>long-distance plant dispersal (Higgins et al. 2003), vascular plant range size (</w:t>
      </w:r>
      <w:r w:rsidR="00E572F8" w:rsidRPr="00CD5EC3">
        <w:rPr>
          <w:rFonts w:ascii="Times New Roman" w:hAnsi="Times New Roman" w:cs="Times New Roman"/>
          <w:sz w:val="24"/>
          <w:szCs w:val="24"/>
        </w:rPr>
        <w:t xml:space="preserve">Alzate </w:t>
      </w:r>
      <w:r w:rsidR="00E572F8">
        <w:rPr>
          <w:rFonts w:ascii="Times New Roman" w:hAnsi="Times New Roman" w:cs="Times New Roman"/>
          <w:sz w:val="24"/>
          <w:szCs w:val="24"/>
        </w:rPr>
        <w:t>&amp;</w:t>
      </w:r>
      <w:r w:rsidR="00E572F8" w:rsidRPr="00CD5EC3">
        <w:rPr>
          <w:rFonts w:ascii="Times New Roman" w:hAnsi="Times New Roman" w:cs="Times New Roman"/>
          <w:sz w:val="24"/>
          <w:szCs w:val="24"/>
        </w:rPr>
        <w:t xml:space="preserve"> Onstein 2022</w:t>
      </w:r>
      <w:r w:rsidR="00E572F8">
        <w:rPr>
          <w:rFonts w:ascii="Times New Roman" w:hAnsi="Times New Roman" w:cs="Times New Roman"/>
          <w:sz w:val="24"/>
          <w:szCs w:val="24"/>
        </w:rPr>
        <w:t xml:space="preserve">), or </w:t>
      </w:r>
      <w:r w:rsidR="00044916">
        <w:rPr>
          <w:rFonts w:ascii="Times New Roman" w:hAnsi="Times New Roman" w:cs="Times New Roman"/>
          <w:sz w:val="24"/>
          <w:szCs w:val="24"/>
        </w:rPr>
        <w:t>landscape scale spread of invasive plants (</w:t>
      </w:r>
      <w:r w:rsidR="00044916" w:rsidRPr="00FD773E">
        <w:rPr>
          <w:rFonts w:ascii="Times New Roman" w:hAnsi="Times New Roman" w:cs="Times New Roman"/>
          <w:sz w:val="24"/>
          <w:szCs w:val="24"/>
        </w:rPr>
        <w:t>Pyšek</w:t>
      </w:r>
      <w:r w:rsidR="00044916">
        <w:rPr>
          <w:rFonts w:ascii="Times New Roman" w:hAnsi="Times New Roman" w:cs="Times New Roman"/>
          <w:sz w:val="24"/>
          <w:szCs w:val="24"/>
        </w:rPr>
        <w:t xml:space="preserve"> &amp; Hulme</w:t>
      </w:r>
      <w:r w:rsidR="00044916" w:rsidRPr="00FD773E">
        <w:rPr>
          <w:rFonts w:ascii="Times New Roman" w:hAnsi="Times New Roman" w:cs="Times New Roman"/>
          <w:sz w:val="24"/>
          <w:szCs w:val="24"/>
        </w:rPr>
        <w:t xml:space="preserve"> 2005</w:t>
      </w:r>
      <w:r w:rsidR="00044916">
        <w:rPr>
          <w:rFonts w:ascii="Times New Roman" w:hAnsi="Times New Roman" w:cs="Times New Roman"/>
          <w:sz w:val="24"/>
          <w:szCs w:val="24"/>
        </w:rPr>
        <w:t>)</w:t>
      </w:r>
      <w:r w:rsidR="00E572F8">
        <w:rPr>
          <w:rFonts w:ascii="Times New Roman" w:hAnsi="Times New Roman" w:cs="Times New Roman"/>
          <w:sz w:val="24"/>
          <w:szCs w:val="24"/>
        </w:rPr>
        <w:t>.</w:t>
      </w:r>
      <w:r w:rsidR="00972B12">
        <w:rPr>
          <w:rFonts w:ascii="Times New Roman" w:hAnsi="Times New Roman" w:cs="Times New Roman"/>
          <w:sz w:val="24"/>
          <w:szCs w:val="24"/>
        </w:rPr>
        <w:t xml:space="preserve"> Theoharides and</w:t>
      </w:r>
      <w:r w:rsidR="00044916">
        <w:rPr>
          <w:rFonts w:ascii="Times New Roman" w:hAnsi="Times New Roman" w:cs="Times New Roman"/>
          <w:sz w:val="24"/>
          <w:szCs w:val="24"/>
        </w:rPr>
        <w:t xml:space="preserve"> Dukes (2007) suggested this may be due to variation in the local success of weed species. However, plant spread is influenced by actual dispersal mechanisms (which are poorly characterised for many species) rather than theoretical dispersal syndromes, which may also explain the lack of correspondence. </w:t>
      </w:r>
      <w:r w:rsidR="00972271">
        <w:rPr>
          <w:rFonts w:ascii="Times New Roman" w:hAnsi="Times New Roman" w:cs="Times New Roman"/>
          <w:sz w:val="24"/>
          <w:szCs w:val="24"/>
        </w:rPr>
        <w:t xml:space="preserve">Many </w:t>
      </w:r>
      <w:r w:rsidR="00956FC9">
        <w:rPr>
          <w:rFonts w:ascii="Times New Roman" w:hAnsi="Times New Roman" w:cs="Times New Roman"/>
          <w:sz w:val="24"/>
          <w:szCs w:val="24"/>
        </w:rPr>
        <w:t xml:space="preserve">invasive </w:t>
      </w:r>
      <w:r w:rsidR="00972271">
        <w:rPr>
          <w:rFonts w:ascii="Times New Roman" w:hAnsi="Times New Roman" w:cs="Times New Roman"/>
          <w:sz w:val="24"/>
          <w:szCs w:val="24"/>
        </w:rPr>
        <w:t xml:space="preserve">species lack any apparent adaptations for seed dispersal, yet successfully naturalise and spread (Mologni et al. 2024). These species may be more efficient at exploiting human-mediated vectors (Mologni et al. 2024) or non-standard dispersal mechanisms. </w:t>
      </w:r>
      <w:r w:rsidR="003F72C0">
        <w:rPr>
          <w:rFonts w:ascii="Times New Roman" w:hAnsi="Times New Roman" w:cs="Times New Roman"/>
          <w:sz w:val="24"/>
          <w:szCs w:val="24"/>
        </w:rPr>
        <w:t>While morphological dispersal adaptations can determine local dispersal, they are less important in long distance dispersal, where non-standard vectors</w:t>
      </w:r>
      <w:r w:rsidR="00972271">
        <w:rPr>
          <w:rFonts w:ascii="Times New Roman" w:hAnsi="Times New Roman" w:cs="Times New Roman"/>
          <w:sz w:val="24"/>
          <w:szCs w:val="24"/>
        </w:rPr>
        <w:t xml:space="preserve"> dominate (Nathan et al. 2008).</w:t>
      </w:r>
    </w:p>
    <w:p w14:paraId="55A7C62C" w14:textId="77777777" w:rsidR="00EB4373" w:rsidRDefault="00627265" w:rsidP="00EB4373">
      <w:pPr>
        <w:ind w:firstLine="720"/>
        <w:rPr>
          <w:rFonts w:ascii="Times New Roman" w:hAnsi="Times New Roman" w:cs="Times New Roman"/>
          <w:sz w:val="24"/>
          <w:szCs w:val="24"/>
        </w:rPr>
      </w:pPr>
      <w:r>
        <w:rPr>
          <w:rFonts w:ascii="Times New Roman" w:hAnsi="Times New Roman" w:cs="Times New Roman"/>
          <w:sz w:val="24"/>
          <w:szCs w:val="24"/>
        </w:rPr>
        <w:t xml:space="preserve">Chance events can play a role </w:t>
      </w:r>
      <w:r w:rsidR="003F72C0">
        <w:rPr>
          <w:rFonts w:ascii="Times New Roman" w:hAnsi="Times New Roman" w:cs="Times New Roman"/>
          <w:sz w:val="24"/>
          <w:szCs w:val="24"/>
        </w:rPr>
        <w:t>in</w:t>
      </w:r>
      <w:r>
        <w:rPr>
          <w:rFonts w:ascii="Times New Roman" w:hAnsi="Times New Roman" w:cs="Times New Roman"/>
          <w:sz w:val="24"/>
          <w:szCs w:val="24"/>
        </w:rPr>
        <w:t xml:space="preserve"> long distance dispersal</w:t>
      </w:r>
      <w:r w:rsidR="003F72C0">
        <w:rPr>
          <w:rFonts w:ascii="Times New Roman" w:hAnsi="Times New Roman" w:cs="Times New Roman"/>
          <w:sz w:val="24"/>
          <w:szCs w:val="24"/>
        </w:rPr>
        <w:t>, where seeds are moved by</w:t>
      </w:r>
      <w:r>
        <w:rPr>
          <w:rFonts w:ascii="Times New Roman" w:hAnsi="Times New Roman" w:cs="Times New Roman"/>
          <w:sz w:val="24"/>
          <w:szCs w:val="24"/>
        </w:rPr>
        <w:t xml:space="preserve"> unusual behaviour of a regular (standard or non-standard) vector or unusual behaviour of an irregular nonstandard dispersal vector (Nathan et al. 2008). </w:t>
      </w:r>
      <w:r w:rsidR="003F72C0">
        <w:rPr>
          <w:rFonts w:ascii="Times New Roman" w:hAnsi="Times New Roman" w:cs="Times New Roman"/>
          <w:sz w:val="24"/>
          <w:szCs w:val="24"/>
        </w:rPr>
        <w:t xml:space="preserve">The former (e.g. seed transport by extreme wind conditions) can potentially be predicted, while the latter are completely unpredictable (Nathan et al. 2008). </w:t>
      </w:r>
      <w:r w:rsidR="003F72C0" w:rsidRPr="00CB1352">
        <w:rPr>
          <w:rFonts w:ascii="Times New Roman" w:hAnsi="Times New Roman" w:cs="Times New Roman"/>
          <w:sz w:val="24"/>
          <w:szCs w:val="24"/>
        </w:rPr>
        <w:t>Dispersal by non-standard mechanisms or multiple dispersal events may lead to long distance</w:t>
      </w:r>
      <w:r w:rsidR="003F72C0">
        <w:rPr>
          <w:rFonts w:ascii="Times New Roman" w:hAnsi="Times New Roman" w:cs="Times New Roman"/>
          <w:sz w:val="24"/>
          <w:szCs w:val="24"/>
        </w:rPr>
        <w:t>s</w:t>
      </w:r>
      <w:r w:rsidR="003F72C0" w:rsidRPr="00CB1352">
        <w:rPr>
          <w:rFonts w:ascii="Times New Roman" w:hAnsi="Times New Roman" w:cs="Times New Roman"/>
          <w:sz w:val="24"/>
          <w:szCs w:val="24"/>
        </w:rPr>
        <w:t xml:space="preserve"> not well predicted by </w:t>
      </w:r>
      <w:r w:rsidR="003F72C0">
        <w:rPr>
          <w:rFonts w:ascii="Times New Roman" w:hAnsi="Times New Roman" w:cs="Times New Roman"/>
          <w:sz w:val="24"/>
          <w:szCs w:val="24"/>
        </w:rPr>
        <w:t>dispersal syndromes (Tamme et al. 2014).</w:t>
      </w:r>
    </w:p>
    <w:p w14:paraId="55A7C62D" w14:textId="77777777" w:rsidR="002D4741" w:rsidRPr="001026AA" w:rsidRDefault="002D4741" w:rsidP="008509A9">
      <w:pPr>
        <w:pStyle w:val="Heading3"/>
      </w:pPr>
      <w:r w:rsidRPr="001026AA">
        <w:t xml:space="preserve">Habitat and landscape </w:t>
      </w:r>
      <w:r w:rsidR="00D27676">
        <w:t>effects on</w:t>
      </w:r>
      <w:r w:rsidR="00393B35">
        <w:t xml:space="preserve"> dispersal</w:t>
      </w:r>
    </w:p>
    <w:p w14:paraId="55A7C62E" w14:textId="77777777" w:rsidR="007172E5" w:rsidRDefault="00B25A58" w:rsidP="0029214A">
      <w:pPr>
        <w:rPr>
          <w:rFonts w:ascii="Times New Roman" w:hAnsi="Times New Roman" w:cs="Times New Roman"/>
          <w:sz w:val="24"/>
          <w:szCs w:val="24"/>
        </w:rPr>
      </w:pPr>
      <w:r>
        <w:rPr>
          <w:rFonts w:ascii="Times New Roman" w:hAnsi="Times New Roman" w:cs="Times New Roman"/>
          <w:sz w:val="24"/>
          <w:szCs w:val="24"/>
        </w:rPr>
        <w:t>Local environmental conditions ca</w:t>
      </w:r>
      <w:r w:rsidR="00EA66DA">
        <w:rPr>
          <w:rFonts w:ascii="Times New Roman" w:hAnsi="Times New Roman" w:cs="Times New Roman"/>
          <w:sz w:val="24"/>
          <w:szCs w:val="24"/>
        </w:rPr>
        <w:t xml:space="preserve">n strongly influence </w:t>
      </w:r>
      <w:r w:rsidR="00207BC6">
        <w:rPr>
          <w:rFonts w:ascii="Times New Roman" w:hAnsi="Times New Roman" w:cs="Times New Roman"/>
          <w:sz w:val="24"/>
          <w:szCs w:val="24"/>
        </w:rPr>
        <w:t xml:space="preserve">patterns of seed </w:t>
      </w:r>
      <w:r w:rsidR="00EA66DA">
        <w:rPr>
          <w:rFonts w:ascii="Times New Roman" w:hAnsi="Times New Roman" w:cs="Times New Roman"/>
          <w:sz w:val="24"/>
          <w:szCs w:val="24"/>
        </w:rPr>
        <w:t>dispersal</w:t>
      </w:r>
      <w:r w:rsidR="00207BC6">
        <w:rPr>
          <w:rFonts w:ascii="Times New Roman" w:hAnsi="Times New Roman" w:cs="Times New Roman"/>
          <w:sz w:val="24"/>
          <w:szCs w:val="24"/>
        </w:rPr>
        <w:t xml:space="preserve"> (Robledo-Arnuncio et al. 2014)</w:t>
      </w:r>
      <w:r>
        <w:rPr>
          <w:rFonts w:ascii="Times New Roman" w:hAnsi="Times New Roman" w:cs="Times New Roman"/>
          <w:sz w:val="24"/>
          <w:szCs w:val="24"/>
        </w:rPr>
        <w:t xml:space="preserve">. </w:t>
      </w:r>
      <w:r w:rsidR="00DB3FEC">
        <w:rPr>
          <w:rFonts w:ascii="Times New Roman" w:hAnsi="Times New Roman" w:cs="Times New Roman"/>
          <w:sz w:val="24"/>
          <w:szCs w:val="24"/>
        </w:rPr>
        <w:t>For animal-dispersed species, habitat-specific deposition results from disperser preferences (e.g. movement patterns and seed deposition activity) combined with local environmental conditions (e.g. habitat fragmentation and veg</w:t>
      </w:r>
      <w:r w:rsidR="007172E5">
        <w:rPr>
          <w:rFonts w:ascii="Times New Roman" w:hAnsi="Times New Roman" w:cs="Times New Roman"/>
          <w:sz w:val="24"/>
          <w:szCs w:val="24"/>
        </w:rPr>
        <w:t xml:space="preserve">etation structural complexity; </w:t>
      </w:r>
      <w:r w:rsidR="00DB3FEC">
        <w:rPr>
          <w:rFonts w:ascii="Times New Roman" w:hAnsi="Times New Roman" w:cs="Times New Roman"/>
          <w:sz w:val="24"/>
          <w:szCs w:val="24"/>
        </w:rPr>
        <w:t xml:space="preserve">Robledo-Arnuncio et al. 2014; </w:t>
      </w:r>
      <w:r w:rsidR="00DB3FEC">
        <w:rPr>
          <w:rFonts w:ascii="Times New Roman" w:hAnsi="Times New Roman" w:cs="Times New Roman"/>
          <w:sz w:val="24"/>
          <w:szCs w:val="24"/>
        </w:rPr>
        <w:lastRenderedPageBreak/>
        <w:t>Wotton &amp; McAlpine 2015</w:t>
      </w:r>
      <w:r w:rsidR="00286E44">
        <w:rPr>
          <w:rFonts w:ascii="Times New Roman" w:hAnsi="Times New Roman" w:cs="Times New Roman"/>
          <w:sz w:val="24"/>
          <w:szCs w:val="24"/>
        </w:rPr>
        <w:t>; Herrmann et al. 2016</w:t>
      </w:r>
      <w:r w:rsidR="00DB3FEC">
        <w:rPr>
          <w:rFonts w:ascii="Times New Roman" w:hAnsi="Times New Roman" w:cs="Times New Roman"/>
          <w:sz w:val="24"/>
          <w:szCs w:val="24"/>
        </w:rPr>
        <w:t xml:space="preserve">). </w:t>
      </w:r>
      <w:r w:rsidR="005546B0">
        <w:rPr>
          <w:rFonts w:ascii="Times New Roman" w:hAnsi="Times New Roman" w:cs="Times New Roman"/>
          <w:sz w:val="24"/>
          <w:szCs w:val="24"/>
        </w:rPr>
        <w:t xml:space="preserve">For wind-dispersed species, </w:t>
      </w:r>
      <w:r w:rsidR="00EA66DA">
        <w:rPr>
          <w:rFonts w:ascii="Times New Roman" w:hAnsi="Times New Roman" w:cs="Times New Roman"/>
          <w:sz w:val="24"/>
          <w:szCs w:val="24"/>
        </w:rPr>
        <w:t>seed deposition can be influenced by topography</w:t>
      </w:r>
      <w:r w:rsidR="00286E44">
        <w:rPr>
          <w:rFonts w:ascii="Times New Roman" w:hAnsi="Times New Roman" w:cs="Times New Roman"/>
          <w:sz w:val="24"/>
          <w:szCs w:val="24"/>
        </w:rPr>
        <w:t xml:space="preserve"> and</w:t>
      </w:r>
      <w:r w:rsidR="00EA66DA">
        <w:rPr>
          <w:rFonts w:ascii="Times New Roman" w:hAnsi="Times New Roman" w:cs="Times New Roman"/>
          <w:sz w:val="24"/>
          <w:szCs w:val="24"/>
        </w:rPr>
        <w:t xml:space="preserve"> canopy structure (</w:t>
      </w:r>
      <w:r w:rsidR="00843217">
        <w:rPr>
          <w:rFonts w:ascii="Times New Roman" w:hAnsi="Times New Roman" w:cs="Times New Roman"/>
          <w:sz w:val="24"/>
          <w:szCs w:val="24"/>
        </w:rPr>
        <w:t xml:space="preserve">Bohrer et al. 2008; </w:t>
      </w:r>
      <w:r w:rsidR="00EA66DA">
        <w:rPr>
          <w:rFonts w:ascii="Times New Roman" w:hAnsi="Times New Roman" w:cs="Times New Roman"/>
          <w:sz w:val="24"/>
          <w:szCs w:val="24"/>
        </w:rPr>
        <w:t xml:space="preserve">Trakhtenbrot et al. 2014). </w:t>
      </w:r>
      <w:r w:rsidR="0029214A">
        <w:rPr>
          <w:rFonts w:ascii="Times New Roman" w:hAnsi="Times New Roman" w:cs="Times New Roman"/>
          <w:sz w:val="24"/>
          <w:szCs w:val="24"/>
        </w:rPr>
        <w:t xml:space="preserve">For instance, forest </w:t>
      </w:r>
      <w:r w:rsidR="00BA3065">
        <w:rPr>
          <w:rFonts w:ascii="Times New Roman" w:hAnsi="Times New Roman" w:cs="Times New Roman"/>
          <w:sz w:val="24"/>
          <w:szCs w:val="24"/>
        </w:rPr>
        <w:t>probably</w:t>
      </w:r>
      <w:r w:rsidR="0029214A">
        <w:rPr>
          <w:rFonts w:ascii="Times New Roman" w:hAnsi="Times New Roman" w:cs="Times New Roman"/>
          <w:sz w:val="24"/>
          <w:szCs w:val="24"/>
        </w:rPr>
        <w:t xml:space="preserve"> provide</w:t>
      </w:r>
      <w:r w:rsidR="00BA3065">
        <w:rPr>
          <w:rFonts w:ascii="Times New Roman" w:hAnsi="Times New Roman" w:cs="Times New Roman"/>
          <w:sz w:val="24"/>
          <w:szCs w:val="24"/>
        </w:rPr>
        <w:t>s</w:t>
      </w:r>
      <w:r w:rsidR="0029214A">
        <w:rPr>
          <w:rFonts w:ascii="Times New Roman" w:hAnsi="Times New Roman" w:cs="Times New Roman"/>
          <w:sz w:val="24"/>
          <w:szCs w:val="24"/>
        </w:rPr>
        <w:t xml:space="preserve"> a greater barrier to dispersal than shrubland or grassland, especially for short-stature</w:t>
      </w:r>
      <w:r w:rsidR="00956FC9">
        <w:rPr>
          <w:rFonts w:ascii="Times New Roman" w:hAnsi="Times New Roman" w:cs="Times New Roman"/>
          <w:sz w:val="24"/>
          <w:szCs w:val="24"/>
        </w:rPr>
        <w:t>d species (Miller et al. 2015).</w:t>
      </w:r>
    </w:p>
    <w:p w14:paraId="55A7C62F" w14:textId="77777777" w:rsidR="006D36F1" w:rsidRDefault="00EA66DA" w:rsidP="007172E5">
      <w:pPr>
        <w:ind w:firstLine="720"/>
        <w:rPr>
          <w:rFonts w:ascii="Times New Roman" w:hAnsi="Times New Roman" w:cs="Times New Roman"/>
          <w:sz w:val="24"/>
          <w:szCs w:val="24"/>
        </w:rPr>
      </w:pPr>
      <w:r>
        <w:rPr>
          <w:rFonts w:ascii="Times New Roman" w:hAnsi="Times New Roman" w:cs="Times New Roman"/>
          <w:sz w:val="24"/>
          <w:szCs w:val="24"/>
        </w:rPr>
        <w:t>T</w:t>
      </w:r>
      <w:r w:rsidR="005546B0">
        <w:rPr>
          <w:rFonts w:ascii="Times New Roman" w:hAnsi="Times New Roman" w:cs="Times New Roman"/>
          <w:sz w:val="24"/>
          <w:szCs w:val="24"/>
        </w:rPr>
        <w:t xml:space="preserve">he combination of strong winds and high turbulence maximises </w:t>
      </w:r>
      <w:r w:rsidR="007C18B2">
        <w:rPr>
          <w:rFonts w:ascii="Times New Roman" w:hAnsi="Times New Roman" w:cs="Times New Roman"/>
          <w:sz w:val="24"/>
          <w:szCs w:val="24"/>
        </w:rPr>
        <w:t xml:space="preserve">seed </w:t>
      </w:r>
      <w:r w:rsidR="005546B0">
        <w:rPr>
          <w:rFonts w:ascii="Times New Roman" w:hAnsi="Times New Roman" w:cs="Times New Roman"/>
          <w:sz w:val="24"/>
          <w:szCs w:val="24"/>
        </w:rPr>
        <w:t xml:space="preserve">dispersal distance </w:t>
      </w:r>
      <w:r>
        <w:rPr>
          <w:rFonts w:ascii="Times New Roman" w:hAnsi="Times New Roman" w:cs="Times New Roman"/>
          <w:sz w:val="24"/>
          <w:szCs w:val="24"/>
        </w:rPr>
        <w:t xml:space="preserve">in wind-dispersed species </w:t>
      </w:r>
      <w:r w:rsidR="005546B0">
        <w:rPr>
          <w:rFonts w:ascii="Times New Roman" w:hAnsi="Times New Roman" w:cs="Times New Roman"/>
          <w:sz w:val="24"/>
          <w:szCs w:val="24"/>
        </w:rPr>
        <w:t xml:space="preserve">(Soons &amp; Bullock 2008 and references therein). Many wind-dispersed species </w:t>
      </w:r>
      <w:r w:rsidR="004C139B">
        <w:rPr>
          <w:rFonts w:ascii="Times New Roman" w:hAnsi="Times New Roman" w:cs="Times New Roman"/>
          <w:sz w:val="24"/>
          <w:szCs w:val="24"/>
        </w:rPr>
        <w:t>are more likely to release their seeds in gusty, windy conditions that favour long-distance dispersal</w:t>
      </w:r>
      <w:r w:rsidR="00393B35">
        <w:rPr>
          <w:rFonts w:ascii="Times New Roman" w:hAnsi="Times New Roman" w:cs="Times New Roman"/>
          <w:sz w:val="24"/>
          <w:szCs w:val="24"/>
        </w:rPr>
        <w:t>, and</w:t>
      </w:r>
      <w:r w:rsidR="004C139B">
        <w:rPr>
          <w:rFonts w:ascii="Times New Roman" w:hAnsi="Times New Roman" w:cs="Times New Roman"/>
          <w:sz w:val="24"/>
          <w:szCs w:val="24"/>
        </w:rPr>
        <w:t xml:space="preserve"> </w:t>
      </w:r>
      <w:r w:rsidR="00393B35">
        <w:rPr>
          <w:rFonts w:ascii="Times New Roman" w:hAnsi="Times New Roman" w:cs="Times New Roman"/>
          <w:sz w:val="24"/>
          <w:szCs w:val="24"/>
        </w:rPr>
        <w:t xml:space="preserve">may also influence the direction of seed dispersal and spread </w:t>
      </w:r>
      <w:r w:rsidR="004C139B">
        <w:rPr>
          <w:rFonts w:ascii="Times New Roman" w:hAnsi="Times New Roman" w:cs="Times New Roman"/>
          <w:sz w:val="24"/>
          <w:szCs w:val="24"/>
        </w:rPr>
        <w:t>(Soons &amp; Bullock 2008</w:t>
      </w:r>
      <w:r w:rsidR="0033639F">
        <w:rPr>
          <w:rFonts w:ascii="Times New Roman" w:hAnsi="Times New Roman" w:cs="Times New Roman"/>
          <w:sz w:val="24"/>
          <w:szCs w:val="24"/>
        </w:rPr>
        <w:t>; Greene et al. 2008</w:t>
      </w:r>
      <w:r w:rsidR="004C139B">
        <w:rPr>
          <w:rFonts w:ascii="Times New Roman" w:hAnsi="Times New Roman" w:cs="Times New Roman"/>
          <w:sz w:val="24"/>
          <w:szCs w:val="24"/>
        </w:rPr>
        <w:t>)</w:t>
      </w:r>
      <w:r w:rsidR="006D36F1">
        <w:rPr>
          <w:rFonts w:ascii="Times New Roman" w:hAnsi="Times New Roman" w:cs="Times New Roman"/>
          <w:sz w:val="24"/>
          <w:szCs w:val="24"/>
        </w:rPr>
        <w:t>.</w:t>
      </w:r>
      <w:r w:rsidR="00E92702">
        <w:rPr>
          <w:rFonts w:ascii="Times New Roman" w:hAnsi="Times New Roman" w:cs="Times New Roman"/>
          <w:sz w:val="24"/>
          <w:szCs w:val="24"/>
        </w:rPr>
        <w:t xml:space="preserve"> </w:t>
      </w:r>
    </w:p>
    <w:p w14:paraId="55A7C630" w14:textId="77777777" w:rsidR="00C96602" w:rsidRDefault="006D36F1" w:rsidP="006D36F1">
      <w:pPr>
        <w:ind w:firstLine="720"/>
        <w:rPr>
          <w:rFonts w:ascii="Times New Roman" w:hAnsi="Times New Roman" w:cs="Times New Roman"/>
          <w:sz w:val="24"/>
          <w:szCs w:val="24"/>
        </w:rPr>
      </w:pPr>
      <w:r>
        <w:rPr>
          <w:rFonts w:ascii="Times New Roman" w:hAnsi="Times New Roman" w:cs="Times New Roman"/>
          <w:sz w:val="24"/>
          <w:szCs w:val="24"/>
        </w:rPr>
        <w:t xml:space="preserve">Seed dispersal of wind-dispersed species may be strongly biased in the direction of </w:t>
      </w:r>
      <w:r w:rsidR="00E93684">
        <w:rPr>
          <w:rFonts w:ascii="Times New Roman" w:hAnsi="Times New Roman" w:cs="Times New Roman"/>
          <w:sz w:val="24"/>
          <w:szCs w:val="24"/>
        </w:rPr>
        <w:t>prevailing winds</w:t>
      </w:r>
      <w:r w:rsidR="00E05486">
        <w:rPr>
          <w:rFonts w:ascii="Times New Roman" w:hAnsi="Times New Roman" w:cs="Times New Roman"/>
          <w:sz w:val="24"/>
          <w:szCs w:val="24"/>
        </w:rPr>
        <w:t>, or</w:t>
      </w:r>
      <w:r w:rsidR="00E93684">
        <w:rPr>
          <w:rFonts w:ascii="Times New Roman" w:hAnsi="Times New Roman" w:cs="Times New Roman"/>
          <w:sz w:val="24"/>
          <w:szCs w:val="24"/>
        </w:rPr>
        <w:t xml:space="preserve"> </w:t>
      </w:r>
      <w:r w:rsidR="00E05486">
        <w:rPr>
          <w:rFonts w:ascii="Times New Roman" w:hAnsi="Times New Roman" w:cs="Times New Roman"/>
          <w:sz w:val="24"/>
          <w:szCs w:val="24"/>
        </w:rPr>
        <w:t xml:space="preserve">stronger winds </w:t>
      </w:r>
      <w:r>
        <w:rPr>
          <w:rFonts w:ascii="Times New Roman" w:hAnsi="Times New Roman" w:cs="Times New Roman"/>
          <w:sz w:val="24"/>
          <w:szCs w:val="24"/>
        </w:rPr>
        <w:t xml:space="preserve">that </w:t>
      </w:r>
      <w:r w:rsidR="00E05486">
        <w:rPr>
          <w:rFonts w:ascii="Times New Roman" w:hAnsi="Times New Roman" w:cs="Times New Roman"/>
          <w:sz w:val="24"/>
          <w:szCs w:val="24"/>
        </w:rPr>
        <w:t>have a dominant direction</w:t>
      </w:r>
      <w:r w:rsidR="001B2944">
        <w:rPr>
          <w:rFonts w:ascii="Times New Roman" w:hAnsi="Times New Roman" w:cs="Times New Roman"/>
          <w:sz w:val="24"/>
          <w:szCs w:val="24"/>
        </w:rPr>
        <w:t xml:space="preserve"> (Greene et al. 2008; Soons &amp; Bullock 2008)</w:t>
      </w:r>
      <w:r w:rsidR="00E05486">
        <w:rPr>
          <w:rFonts w:ascii="Times New Roman" w:hAnsi="Times New Roman" w:cs="Times New Roman"/>
          <w:sz w:val="24"/>
          <w:szCs w:val="24"/>
        </w:rPr>
        <w:t>. Strong directional bias may also occur when the wind direction is correlated with large shifts in relative humidity</w:t>
      </w:r>
      <w:r w:rsidR="001B2944">
        <w:rPr>
          <w:rFonts w:ascii="Times New Roman" w:hAnsi="Times New Roman" w:cs="Times New Roman"/>
          <w:sz w:val="24"/>
          <w:szCs w:val="24"/>
        </w:rPr>
        <w:t xml:space="preserve"> (Greene et al. 2008</w:t>
      </w:r>
      <w:r w:rsidR="00E92702">
        <w:rPr>
          <w:rFonts w:ascii="Times New Roman" w:hAnsi="Times New Roman" w:cs="Times New Roman"/>
          <w:sz w:val="24"/>
          <w:szCs w:val="24"/>
        </w:rPr>
        <w:t>; Soons &amp; Bullock 2008</w:t>
      </w:r>
      <w:r w:rsidR="001B2944">
        <w:rPr>
          <w:rFonts w:ascii="Times New Roman" w:hAnsi="Times New Roman" w:cs="Times New Roman"/>
          <w:sz w:val="24"/>
          <w:szCs w:val="24"/>
        </w:rPr>
        <w:t>)</w:t>
      </w:r>
      <w:r w:rsidR="00E05486">
        <w:rPr>
          <w:rFonts w:ascii="Times New Roman" w:hAnsi="Times New Roman" w:cs="Times New Roman"/>
          <w:sz w:val="24"/>
          <w:szCs w:val="24"/>
        </w:rPr>
        <w:t xml:space="preserve">. </w:t>
      </w:r>
      <w:r w:rsidR="00E93684">
        <w:rPr>
          <w:rFonts w:ascii="Times New Roman" w:hAnsi="Times New Roman" w:cs="Times New Roman"/>
          <w:sz w:val="24"/>
          <w:szCs w:val="24"/>
        </w:rPr>
        <w:t xml:space="preserve">For most wind-dispersed plants, the </w:t>
      </w:r>
      <w:r w:rsidR="008728AB">
        <w:rPr>
          <w:rFonts w:ascii="Times New Roman" w:hAnsi="Times New Roman" w:cs="Times New Roman"/>
          <w:sz w:val="24"/>
          <w:szCs w:val="24"/>
        </w:rPr>
        <w:t xml:space="preserve">development of the seed </w:t>
      </w:r>
      <w:r w:rsidR="00E93684">
        <w:rPr>
          <w:rFonts w:ascii="Times New Roman" w:hAnsi="Times New Roman" w:cs="Times New Roman"/>
          <w:sz w:val="24"/>
          <w:szCs w:val="24"/>
        </w:rPr>
        <w:t>separation layer appears to depend on drying</w:t>
      </w:r>
      <w:r w:rsidR="008728AB">
        <w:rPr>
          <w:rFonts w:ascii="Times New Roman" w:hAnsi="Times New Roman" w:cs="Times New Roman"/>
          <w:sz w:val="24"/>
          <w:szCs w:val="24"/>
        </w:rPr>
        <w:t>, and thus seed abscission</w:t>
      </w:r>
      <w:r w:rsidR="00E93684">
        <w:rPr>
          <w:rFonts w:ascii="Times New Roman" w:hAnsi="Times New Roman" w:cs="Times New Roman"/>
          <w:sz w:val="24"/>
          <w:szCs w:val="24"/>
        </w:rPr>
        <w:t xml:space="preserve"> occurs primarily when relative humidity is low</w:t>
      </w:r>
      <w:r w:rsidR="008728AB">
        <w:rPr>
          <w:rFonts w:ascii="Times New Roman" w:hAnsi="Times New Roman" w:cs="Times New Roman"/>
          <w:sz w:val="24"/>
          <w:szCs w:val="24"/>
        </w:rPr>
        <w:t xml:space="preserve"> (Greene et al. 2008)</w:t>
      </w:r>
      <w:r w:rsidR="00E93684">
        <w:rPr>
          <w:rFonts w:ascii="Times New Roman" w:hAnsi="Times New Roman" w:cs="Times New Roman"/>
          <w:sz w:val="24"/>
          <w:szCs w:val="24"/>
        </w:rPr>
        <w:t xml:space="preserve">. </w:t>
      </w:r>
      <w:r w:rsidR="00E05486" w:rsidRPr="008728AB">
        <w:rPr>
          <w:rFonts w:ascii="Times New Roman" w:hAnsi="Times New Roman" w:cs="Times New Roman"/>
          <w:sz w:val="24"/>
          <w:szCs w:val="24"/>
        </w:rPr>
        <w:t>Foehn-type wind</w:t>
      </w:r>
      <w:r w:rsidR="00E05486">
        <w:rPr>
          <w:rFonts w:ascii="Times New Roman" w:hAnsi="Times New Roman" w:cs="Times New Roman"/>
          <w:sz w:val="24"/>
          <w:szCs w:val="24"/>
        </w:rPr>
        <w:t>s are more des</w:t>
      </w:r>
      <w:r w:rsidR="0090016F">
        <w:rPr>
          <w:rFonts w:ascii="Times New Roman" w:hAnsi="Times New Roman" w:cs="Times New Roman"/>
          <w:sz w:val="24"/>
          <w:szCs w:val="24"/>
        </w:rPr>
        <w:t>sicating</w:t>
      </w:r>
      <w:r w:rsidR="00E05486">
        <w:rPr>
          <w:rFonts w:ascii="Times New Roman" w:hAnsi="Times New Roman" w:cs="Times New Roman"/>
          <w:sz w:val="24"/>
          <w:szCs w:val="24"/>
        </w:rPr>
        <w:t xml:space="preserve"> and favour rapid drying of seed separation zones (Greene et al. 2008)</w:t>
      </w:r>
      <w:r w:rsidR="0090016F">
        <w:rPr>
          <w:rFonts w:ascii="Times New Roman" w:hAnsi="Times New Roman" w:cs="Times New Roman"/>
          <w:sz w:val="24"/>
          <w:szCs w:val="24"/>
        </w:rPr>
        <w:t xml:space="preserve">. </w:t>
      </w:r>
      <w:r w:rsidR="001B2944">
        <w:rPr>
          <w:rFonts w:ascii="Times New Roman" w:hAnsi="Times New Roman" w:cs="Times New Roman"/>
          <w:sz w:val="24"/>
          <w:szCs w:val="24"/>
        </w:rPr>
        <w:t>S</w:t>
      </w:r>
      <w:r w:rsidR="0090016F">
        <w:rPr>
          <w:rFonts w:ascii="Times New Roman" w:hAnsi="Times New Roman" w:cs="Times New Roman"/>
          <w:sz w:val="24"/>
          <w:szCs w:val="24"/>
        </w:rPr>
        <w:t>eed abscission occur</w:t>
      </w:r>
      <w:r>
        <w:rPr>
          <w:rFonts w:ascii="Times New Roman" w:hAnsi="Times New Roman" w:cs="Times New Roman"/>
          <w:sz w:val="24"/>
          <w:szCs w:val="24"/>
        </w:rPr>
        <w:t>s</w:t>
      </w:r>
      <w:r w:rsidR="001B2944">
        <w:rPr>
          <w:rFonts w:ascii="Times New Roman" w:hAnsi="Times New Roman" w:cs="Times New Roman"/>
          <w:sz w:val="24"/>
          <w:szCs w:val="24"/>
        </w:rPr>
        <w:t xml:space="preserve"> predominantly</w:t>
      </w:r>
      <w:r w:rsidR="0090016F">
        <w:rPr>
          <w:rFonts w:ascii="Times New Roman" w:hAnsi="Times New Roman" w:cs="Times New Roman"/>
          <w:sz w:val="24"/>
          <w:szCs w:val="24"/>
        </w:rPr>
        <w:t xml:space="preserve"> during f</w:t>
      </w:r>
      <w:r w:rsidR="0090016F" w:rsidRPr="008728AB">
        <w:rPr>
          <w:rFonts w:ascii="Times New Roman" w:hAnsi="Times New Roman" w:cs="Times New Roman"/>
          <w:sz w:val="24"/>
          <w:szCs w:val="24"/>
        </w:rPr>
        <w:t>oehn-type wind</w:t>
      </w:r>
      <w:r w:rsidR="0090016F">
        <w:rPr>
          <w:rFonts w:ascii="Times New Roman" w:hAnsi="Times New Roman" w:cs="Times New Roman"/>
          <w:sz w:val="24"/>
          <w:szCs w:val="24"/>
        </w:rPr>
        <w:t xml:space="preserve">s </w:t>
      </w:r>
      <w:r>
        <w:rPr>
          <w:rFonts w:ascii="Times New Roman" w:hAnsi="Times New Roman" w:cs="Times New Roman"/>
          <w:sz w:val="24"/>
          <w:szCs w:val="24"/>
        </w:rPr>
        <w:t xml:space="preserve">in </w:t>
      </w:r>
      <w:r w:rsidR="001B2944">
        <w:rPr>
          <w:rFonts w:ascii="Times New Roman" w:hAnsi="Times New Roman" w:cs="Times New Roman"/>
          <w:sz w:val="24"/>
          <w:szCs w:val="24"/>
        </w:rPr>
        <w:t xml:space="preserve">at least two </w:t>
      </w:r>
      <w:r>
        <w:rPr>
          <w:rFonts w:ascii="Times New Roman" w:hAnsi="Times New Roman" w:cs="Times New Roman"/>
          <w:sz w:val="24"/>
          <w:szCs w:val="24"/>
        </w:rPr>
        <w:t xml:space="preserve">wind-dispersed </w:t>
      </w:r>
      <w:r w:rsidR="001B2944">
        <w:rPr>
          <w:rFonts w:ascii="Times New Roman" w:hAnsi="Times New Roman" w:cs="Times New Roman"/>
          <w:sz w:val="24"/>
          <w:szCs w:val="24"/>
        </w:rPr>
        <w:t>species</w:t>
      </w:r>
      <w:r w:rsidR="00E92702">
        <w:rPr>
          <w:rFonts w:ascii="Times New Roman" w:hAnsi="Times New Roman" w:cs="Times New Roman"/>
          <w:sz w:val="24"/>
          <w:szCs w:val="24"/>
        </w:rPr>
        <w:t xml:space="preserve"> in Canada</w:t>
      </w:r>
      <w:r w:rsidR="001B2944">
        <w:rPr>
          <w:rFonts w:ascii="Times New Roman" w:hAnsi="Times New Roman" w:cs="Times New Roman"/>
          <w:sz w:val="24"/>
          <w:szCs w:val="24"/>
        </w:rPr>
        <w:t xml:space="preserve"> </w:t>
      </w:r>
      <w:r w:rsidR="0090016F">
        <w:rPr>
          <w:rFonts w:ascii="Times New Roman" w:hAnsi="Times New Roman" w:cs="Times New Roman"/>
          <w:sz w:val="24"/>
          <w:szCs w:val="24"/>
        </w:rPr>
        <w:t>(Harris 1969</w:t>
      </w:r>
      <w:r w:rsidR="00E92702">
        <w:rPr>
          <w:rFonts w:ascii="Times New Roman" w:hAnsi="Times New Roman" w:cs="Times New Roman"/>
          <w:sz w:val="24"/>
          <w:szCs w:val="24"/>
        </w:rPr>
        <w:t>, cited in Greene et al. 2008</w:t>
      </w:r>
      <w:r w:rsidR="0090016F">
        <w:rPr>
          <w:rFonts w:ascii="Times New Roman" w:hAnsi="Times New Roman" w:cs="Times New Roman"/>
          <w:sz w:val="24"/>
          <w:szCs w:val="24"/>
        </w:rPr>
        <w:t>)</w:t>
      </w:r>
      <w:r w:rsidR="00E92702">
        <w:rPr>
          <w:rFonts w:ascii="Times New Roman" w:hAnsi="Times New Roman" w:cs="Times New Roman"/>
          <w:sz w:val="24"/>
          <w:szCs w:val="24"/>
        </w:rPr>
        <w:t xml:space="preserve">, and similar effects could occur in the eastern South Island </w:t>
      </w:r>
      <w:r w:rsidR="00956FC9">
        <w:rPr>
          <w:rFonts w:ascii="Times New Roman" w:hAnsi="Times New Roman" w:cs="Times New Roman"/>
          <w:sz w:val="24"/>
          <w:szCs w:val="24"/>
        </w:rPr>
        <w:t xml:space="preserve">of New Zealand </w:t>
      </w:r>
      <w:r w:rsidR="00E92702">
        <w:rPr>
          <w:rFonts w:ascii="Times New Roman" w:hAnsi="Times New Roman" w:cs="Times New Roman"/>
          <w:sz w:val="24"/>
          <w:szCs w:val="24"/>
        </w:rPr>
        <w:t>in the lee of the Southern Alps</w:t>
      </w:r>
      <w:r w:rsidR="00E05486">
        <w:rPr>
          <w:rFonts w:ascii="Times New Roman" w:hAnsi="Times New Roman" w:cs="Times New Roman"/>
          <w:sz w:val="24"/>
          <w:szCs w:val="24"/>
        </w:rPr>
        <w:t xml:space="preserve">. </w:t>
      </w:r>
      <w:r w:rsidR="0090016F">
        <w:rPr>
          <w:rFonts w:ascii="Times New Roman" w:hAnsi="Times New Roman" w:cs="Times New Roman"/>
          <w:sz w:val="24"/>
          <w:szCs w:val="24"/>
        </w:rPr>
        <w:t>In coastal areas, relative humidity may also interact with daily patterns of air circulation (Greene et al. 2008). Relative humidity typically reaches a minimum in early afternoon, coinciding with a peak in afternoon sea breezes that move</w:t>
      </w:r>
      <w:r w:rsidR="0033639F">
        <w:rPr>
          <w:rFonts w:ascii="Times New Roman" w:hAnsi="Times New Roman" w:cs="Times New Roman"/>
          <w:sz w:val="24"/>
          <w:szCs w:val="24"/>
        </w:rPr>
        <w:t xml:space="preserve"> air from the sea toward</w:t>
      </w:r>
      <w:r w:rsidR="0090016F">
        <w:rPr>
          <w:rFonts w:ascii="Times New Roman" w:hAnsi="Times New Roman" w:cs="Times New Roman"/>
          <w:sz w:val="24"/>
          <w:szCs w:val="24"/>
        </w:rPr>
        <w:t xml:space="preserve"> land. Thus, </w:t>
      </w:r>
      <w:r w:rsidR="001B2944">
        <w:rPr>
          <w:rFonts w:ascii="Times New Roman" w:hAnsi="Times New Roman" w:cs="Times New Roman"/>
          <w:sz w:val="24"/>
          <w:szCs w:val="24"/>
        </w:rPr>
        <w:t xml:space="preserve">for coastal plants, </w:t>
      </w:r>
      <w:r w:rsidR="00E93684">
        <w:rPr>
          <w:rFonts w:ascii="Times New Roman" w:hAnsi="Times New Roman" w:cs="Times New Roman"/>
          <w:sz w:val="24"/>
          <w:szCs w:val="24"/>
        </w:rPr>
        <w:t>most wind-dispersed seeds</w:t>
      </w:r>
      <w:r w:rsidR="008728AB">
        <w:rPr>
          <w:rFonts w:ascii="Times New Roman" w:hAnsi="Times New Roman" w:cs="Times New Roman"/>
          <w:sz w:val="24"/>
          <w:szCs w:val="24"/>
        </w:rPr>
        <w:t xml:space="preserve"> will be transported inland</w:t>
      </w:r>
      <w:r w:rsidR="0033639F">
        <w:rPr>
          <w:rFonts w:ascii="Times New Roman" w:hAnsi="Times New Roman" w:cs="Times New Roman"/>
          <w:sz w:val="24"/>
          <w:szCs w:val="24"/>
        </w:rPr>
        <w:t xml:space="preserve"> (Greene et al. 2008)</w:t>
      </w:r>
      <w:r w:rsidR="00E92702">
        <w:rPr>
          <w:rFonts w:ascii="Times New Roman" w:hAnsi="Times New Roman" w:cs="Times New Roman"/>
          <w:sz w:val="24"/>
          <w:szCs w:val="24"/>
        </w:rPr>
        <w:t>.</w:t>
      </w:r>
    </w:p>
    <w:p w14:paraId="55A7C631" w14:textId="77777777" w:rsidR="00A01968" w:rsidRDefault="00383C15" w:rsidP="00672359">
      <w:pPr>
        <w:ind w:firstLine="720"/>
        <w:rPr>
          <w:rFonts w:ascii="Times New Roman" w:hAnsi="Times New Roman" w:cs="Times New Roman"/>
          <w:sz w:val="24"/>
          <w:szCs w:val="24"/>
        </w:rPr>
      </w:pPr>
      <w:r>
        <w:rPr>
          <w:rFonts w:ascii="Times New Roman" w:hAnsi="Times New Roman" w:cs="Times New Roman"/>
          <w:sz w:val="24"/>
          <w:szCs w:val="24"/>
        </w:rPr>
        <w:t>For species</w:t>
      </w:r>
      <w:r w:rsidR="00A20F8D">
        <w:rPr>
          <w:rFonts w:ascii="Times New Roman" w:hAnsi="Times New Roman" w:cs="Times New Roman"/>
          <w:sz w:val="24"/>
          <w:szCs w:val="24"/>
        </w:rPr>
        <w:t xml:space="preserve"> dispersed by rivers and streams</w:t>
      </w:r>
      <w:r>
        <w:rPr>
          <w:rFonts w:ascii="Times New Roman" w:hAnsi="Times New Roman" w:cs="Times New Roman"/>
          <w:sz w:val="24"/>
          <w:szCs w:val="24"/>
        </w:rPr>
        <w:t>, o</w:t>
      </w:r>
      <w:r w:rsidR="00672359">
        <w:rPr>
          <w:rFonts w:ascii="Times New Roman" w:hAnsi="Times New Roman" w:cs="Times New Roman"/>
          <w:sz w:val="24"/>
          <w:szCs w:val="24"/>
        </w:rPr>
        <w:t xml:space="preserve">nce seeds enter </w:t>
      </w:r>
      <w:r w:rsidR="00B25A58">
        <w:rPr>
          <w:rFonts w:ascii="Times New Roman" w:hAnsi="Times New Roman" w:cs="Times New Roman"/>
          <w:sz w:val="24"/>
          <w:szCs w:val="24"/>
        </w:rPr>
        <w:t>the</w:t>
      </w:r>
      <w:r w:rsidR="00672359">
        <w:rPr>
          <w:rFonts w:ascii="Times New Roman" w:hAnsi="Times New Roman" w:cs="Times New Roman"/>
          <w:sz w:val="24"/>
          <w:szCs w:val="24"/>
        </w:rPr>
        <w:t xml:space="preserve"> </w:t>
      </w:r>
      <w:r w:rsidR="00A20F8D">
        <w:rPr>
          <w:rFonts w:ascii="Times New Roman" w:hAnsi="Times New Roman" w:cs="Times New Roman"/>
          <w:sz w:val="24"/>
          <w:szCs w:val="24"/>
        </w:rPr>
        <w:t>water</w:t>
      </w:r>
      <w:r w:rsidR="00672359">
        <w:rPr>
          <w:rFonts w:ascii="Times New Roman" w:hAnsi="Times New Roman" w:cs="Times New Roman"/>
          <w:sz w:val="24"/>
          <w:szCs w:val="24"/>
        </w:rPr>
        <w:t xml:space="preserve"> dispersal distances and deposition sites are primarily influenced by local hydrology (Hyslop &amp; Trowsdale 2012). Seed deposition is greatest in areas with low flow </w:t>
      </w:r>
      <w:r w:rsidR="0014208C">
        <w:rPr>
          <w:rFonts w:ascii="Times New Roman" w:hAnsi="Times New Roman" w:cs="Times New Roman"/>
          <w:sz w:val="24"/>
          <w:szCs w:val="24"/>
        </w:rPr>
        <w:t xml:space="preserve">such as pools and slack water </w:t>
      </w:r>
      <w:r w:rsidR="00672359" w:rsidRPr="00672359">
        <w:rPr>
          <w:rFonts w:ascii="Times New Roman" w:hAnsi="Times New Roman" w:cs="Times New Roman"/>
          <w:sz w:val="24"/>
          <w:szCs w:val="24"/>
        </w:rPr>
        <w:t>(Hyslop &amp; Trowsdale 2012</w:t>
      </w:r>
      <w:r w:rsidR="0014208C">
        <w:rPr>
          <w:rFonts w:ascii="Times New Roman" w:hAnsi="Times New Roman" w:cs="Times New Roman"/>
          <w:sz w:val="24"/>
          <w:szCs w:val="24"/>
        </w:rPr>
        <w:t xml:space="preserve"> and refs therein</w:t>
      </w:r>
      <w:r w:rsidR="00672359" w:rsidRPr="00672359">
        <w:rPr>
          <w:rFonts w:ascii="Times New Roman" w:hAnsi="Times New Roman" w:cs="Times New Roman"/>
          <w:sz w:val="24"/>
          <w:szCs w:val="24"/>
        </w:rPr>
        <w:t>)</w:t>
      </w:r>
      <w:r w:rsidR="00672359">
        <w:rPr>
          <w:rFonts w:ascii="Times New Roman" w:hAnsi="Times New Roman" w:cs="Times New Roman"/>
          <w:sz w:val="24"/>
          <w:szCs w:val="24"/>
        </w:rPr>
        <w:t xml:space="preserve">. </w:t>
      </w:r>
      <w:r w:rsidR="00A01968">
        <w:rPr>
          <w:rFonts w:ascii="Times New Roman" w:hAnsi="Times New Roman" w:cs="Times New Roman"/>
          <w:sz w:val="24"/>
          <w:szCs w:val="24"/>
        </w:rPr>
        <w:t>Conversely,</w:t>
      </w:r>
      <w:r w:rsidR="0014208C">
        <w:rPr>
          <w:rFonts w:ascii="Times New Roman" w:hAnsi="Times New Roman" w:cs="Times New Roman"/>
          <w:sz w:val="24"/>
          <w:szCs w:val="24"/>
        </w:rPr>
        <w:t xml:space="preserve"> dispersal distances are greatest in areas with higher surface flow such as straight reaches, cut banks, and riffle-run sequences</w:t>
      </w:r>
      <w:r w:rsidR="00E16FF5">
        <w:rPr>
          <w:rFonts w:ascii="Times New Roman" w:hAnsi="Times New Roman" w:cs="Times New Roman"/>
          <w:sz w:val="24"/>
          <w:szCs w:val="24"/>
        </w:rPr>
        <w:t xml:space="preserve"> (Hyslop &amp; Trowsdale 2012)</w:t>
      </w:r>
      <w:r w:rsidR="006423AF">
        <w:rPr>
          <w:rFonts w:ascii="Times New Roman" w:hAnsi="Times New Roman" w:cs="Times New Roman"/>
          <w:sz w:val="24"/>
          <w:szCs w:val="24"/>
        </w:rPr>
        <w:t>.</w:t>
      </w:r>
      <w:r w:rsidR="0014208C">
        <w:rPr>
          <w:rFonts w:ascii="Times New Roman" w:hAnsi="Times New Roman" w:cs="Times New Roman"/>
          <w:sz w:val="24"/>
          <w:szCs w:val="24"/>
        </w:rPr>
        <w:t xml:space="preserve"> Small increases in flow result in exponential increases in seed dispersal distances (</w:t>
      </w:r>
      <w:r w:rsidR="0014208C" w:rsidRPr="00672359">
        <w:rPr>
          <w:rFonts w:ascii="Times New Roman" w:hAnsi="Times New Roman" w:cs="Times New Roman"/>
          <w:sz w:val="24"/>
          <w:szCs w:val="24"/>
        </w:rPr>
        <w:t>Andersson et al. 2000, cited in Hyslop &amp; Trowsdale 2012</w:t>
      </w:r>
      <w:r w:rsidR="0014208C">
        <w:rPr>
          <w:rFonts w:ascii="Times New Roman" w:hAnsi="Times New Roman" w:cs="Times New Roman"/>
          <w:sz w:val="24"/>
          <w:szCs w:val="24"/>
        </w:rPr>
        <w:t xml:space="preserve">). </w:t>
      </w:r>
      <w:r w:rsidR="000805E7">
        <w:rPr>
          <w:rFonts w:ascii="Times New Roman" w:hAnsi="Times New Roman" w:cs="Times New Roman"/>
          <w:sz w:val="24"/>
          <w:szCs w:val="24"/>
        </w:rPr>
        <w:t>S</w:t>
      </w:r>
      <w:r w:rsidR="00DF2132">
        <w:rPr>
          <w:rFonts w:ascii="Times New Roman" w:hAnsi="Times New Roman" w:cs="Times New Roman"/>
          <w:sz w:val="24"/>
          <w:szCs w:val="24"/>
        </w:rPr>
        <w:t>pecies wh</w:t>
      </w:r>
      <w:r w:rsidR="000805E7">
        <w:rPr>
          <w:rFonts w:ascii="Times New Roman" w:hAnsi="Times New Roman" w:cs="Times New Roman"/>
          <w:sz w:val="24"/>
          <w:szCs w:val="24"/>
        </w:rPr>
        <w:t>ose</w:t>
      </w:r>
      <w:r w:rsidR="00DF2132">
        <w:rPr>
          <w:rFonts w:ascii="Times New Roman" w:hAnsi="Times New Roman" w:cs="Times New Roman"/>
          <w:sz w:val="24"/>
          <w:szCs w:val="24"/>
        </w:rPr>
        <w:t xml:space="preserve"> seed release coincides with seasonal floods, or </w:t>
      </w:r>
      <w:r w:rsidR="000805E7">
        <w:rPr>
          <w:rFonts w:ascii="Times New Roman" w:hAnsi="Times New Roman" w:cs="Times New Roman"/>
          <w:sz w:val="24"/>
          <w:szCs w:val="24"/>
        </w:rPr>
        <w:t>which have</w:t>
      </w:r>
      <w:r w:rsidR="00DF2132">
        <w:rPr>
          <w:rFonts w:ascii="Times New Roman" w:hAnsi="Times New Roman" w:cs="Times New Roman"/>
          <w:sz w:val="24"/>
          <w:szCs w:val="24"/>
        </w:rPr>
        <w:t xml:space="preserve"> a seed bank that can be re</w:t>
      </w:r>
      <w:r w:rsidR="0060758B">
        <w:rPr>
          <w:rFonts w:ascii="Times New Roman" w:hAnsi="Times New Roman" w:cs="Times New Roman"/>
          <w:sz w:val="24"/>
          <w:szCs w:val="24"/>
        </w:rPr>
        <w:t>-suspended by flood waters</w:t>
      </w:r>
      <w:r w:rsidR="00DF2132">
        <w:rPr>
          <w:rFonts w:ascii="Times New Roman" w:hAnsi="Times New Roman" w:cs="Times New Roman"/>
          <w:sz w:val="24"/>
          <w:szCs w:val="24"/>
        </w:rPr>
        <w:t xml:space="preserve">, may be more likely to </w:t>
      </w:r>
      <w:r w:rsidR="0075571C">
        <w:rPr>
          <w:rFonts w:ascii="Times New Roman" w:hAnsi="Times New Roman" w:cs="Times New Roman"/>
          <w:sz w:val="24"/>
          <w:szCs w:val="24"/>
        </w:rPr>
        <w:t>be dispersed by floods (Kehr et al. 2014)</w:t>
      </w:r>
      <w:r w:rsidR="00DF2132">
        <w:rPr>
          <w:rFonts w:ascii="Times New Roman" w:hAnsi="Times New Roman" w:cs="Times New Roman"/>
          <w:sz w:val="24"/>
          <w:szCs w:val="24"/>
        </w:rPr>
        <w:t xml:space="preserve">. </w:t>
      </w:r>
      <w:r w:rsidR="00731A7F">
        <w:rPr>
          <w:rFonts w:ascii="Times New Roman" w:hAnsi="Times New Roman" w:cs="Times New Roman"/>
          <w:sz w:val="24"/>
          <w:szCs w:val="24"/>
        </w:rPr>
        <w:t>However, seed deposition patterns during floods remain poorly understood (</w:t>
      </w:r>
      <w:r w:rsidR="00731A7F" w:rsidRPr="00672359">
        <w:rPr>
          <w:rFonts w:ascii="Times New Roman" w:hAnsi="Times New Roman" w:cs="Times New Roman"/>
          <w:sz w:val="24"/>
          <w:szCs w:val="24"/>
        </w:rPr>
        <w:t>Hyslop &amp; Trowsdale 2012</w:t>
      </w:r>
      <w:r w:rsidR="00731A7F">
        <w:rPr>
          <w:rFonts w:ascii="Times New Roman" w:hAnsi="Times New Roman" w:cs="Times New Roman"/>
          <w:sz w:val="24"/>
          <w:szCs w:val="24"/>
        </w:rPr>
        <w:t>).</w:t>
      </w:r>
    </w:p>
    <w:p w14:paraId="55A7C632" w14:textId="77777777" w:rsidR="009274B5" w:rsidRDefault="00DB3FEC" w:rsidP="009274B5">
      <w:pPr>
        <w:ind w:firstLine="720"/>
        <w:rPr>
          <w:rFonts w:ascii="Times New Roman" w:hAnsi="Times New Roman" w:cs="Times New Roman"/>
          <w:sz w:val="24"/>
          <w:szCs w:val="24"/>
        </w:rPr>
      </w:pPr>
      <w:r>
        <w:rPr>
          <w:rFonts w:ascii="Times New Roman" w:hAnsi="Times New Roman" w:cs="Times New Roman"/>
          <w:sz w:val="24"/>
          <w:szCs w:val="24"/>
        </w:rPr>
        <w:t>Stream vegetation can also strongly influence dispersal distances, with more vegetation resulting in shorter dispersal distances due to seed entrapment (</w:t>
      </w:r>
      <w:r w:rsidRPr="00486688">
        <w:rPr>
          <w:rFonts w:ascii="Times New Roman" w:hAnsi="Times New Roman" w:cs="Times New Roman"/>
          <w:sz w:val="24"/>
          <w:szCs w:val="24"/>
        </w:rPr>
        <w:t>de Jager et al. 2019</w:t>
      </w:r>
      <w:r>
        <w:rPr>
          <w:rFonts w:ascii="Times New Roman" w:hAnsi="Times New Roman" w:cs="Times New Roman"/>
          <w:sz w:val="24"/>
          <w:szCs w:val="24"/>
        </w:rPr>
        <w:t xml:space="preserve">). Plant traits </w:t>
      </w:r>
      <w:r w:rsidR="00F22BB8">
        <w:rPr>
          <w:rFonts w:ascii="Times New Roman" w:hAnsi="Times New Roman" w:cs="Times New Roman"/>
          <w:sz w:val="24"/>
          <w:szCs w:val="24"/>
        </w:rPr>
        <w:t xml:space="preserve">can </w:t>
      </w:r>
      <w:r>
        <w:rPr>
          <w:rFonts w:ascii="Times New Roman" w:hAnsi="Times New Roman" w:cs="Times New Roman"/>
          <w:sz w:val="24"/>
          <w:szCs w:val="24"/>
        </w:rPr>
        <w:t>also</w:t>
      </w:r>
      <w:r w:rsidR="00F22BB8">
        <w:rPr>
          <w:rFonts w:ascii="Times New Roman" w:hAnsi="Times New Roman" w:cs="Times New Roman"/>
          <w:sz w:val="24"/>
          <w:szCs w:val="24"/>
        </w:rPr>
        <w:t xml:space="preserve"> interact with local habitat conditions – l</w:t>
      </w:r>
      <w:r w:rsidR="00486688">
        <w:rPr>
          <w:rFonts w:ascii="Times New Roman" w:hAnsi="Times New Roman" w:cs="Times New Roman"/>
          <w:sz w:val="24"/>
          <w:szCs w:val="24"/>
        </w:rPr>
        <w:t xml:space="preserve">arge seeds </w:t>
      </w:r>
      <w:r w:rsidR="00F22BB8">
        <w:rPr>
          <w:rFonts w:ascii="Times New Roman" w:hAnsi="Times New Roman" w:cs="Times New Roman"/>
          <w:sz w:val="24"/>
          <w:szCs w:val="24"/>
        </w:rPr>
        <w:t xml:space="preserve">are less likely to become entrapped in stream vegetation, and are therefore </w:t>
      </w:r>
      <w:r>
        <w:rPr>
          <w:rFonts w:ascii="Times New Roman" w:hAnsi="Times New Roman" w:cs="Times New Roman"/>
          <w:sz w:val="24"/>
          <w:szCs w:val="24"/>
        </w:rPr>
        <w:t>dispersed</w:t>
      </w:r>
      <w:r w:rsidR="00486688">
        <w:rPr>
          <w:rFonts w:ascii="Times New Roman" w:hAnsi="Times New Roman" w:cs="Times New Roman"/>
          <w:sz w:val="24"/>
          <w:szCs w:val="24"/>
        </w:rPr>
        <w:t xml:space="preserve"> longer distances than small seeds (</w:t>
      </w:r>
      <w:r w:rsidR="00486688" w:rsidRPr="00486688">
        <w:rPr>
          <w:rFonts w:ascii="Times New Roman" w:hAnsi="Times New Roman" w:cs="Times New Roman"/>
          <w:sz w:val="24"/>
          <w:szCs w:val="24"/>
        </w:rPr>
        <w:t>de Jager et al. 2019</w:t>
      </w:r>
      <w:r w:rsidR="00F22BB8">
        <w:rPr>
          <w:rFonts w:ascii="Times New Roman" w:hAnsi="Times New Roman" w:cs="Times New Roman"/>
          <w:sz w:val="24"/>
          <w:szCs w:val="24"/>
        </w:rPr>
        <w:t>).</w:t>
      </w:r>
      <w:r w:rsidR="00A01968">
        <w:rPr>
          <w:rFonts w:ascii="Times New Roman" w:hAnsi="Times New Roman" w:cs="Times New Roman"/>
          <w:sz w:val="24"/>
          <w:szCs w:val="24"/>
        </w:rPr>
        <w:t xml:space="preserve"> Woody debris and flotsam can also trap seeds </w:t>
      </w:r>
      <w:r w:rsidR="001650E8">
        <w:rPr>
          <w:rFonts w:ascii="Times New Roman" w:hAnsi="Times New Roman" w:cs="Times New Roman"/>
          <w:sz w:val="24"/>
          <w:szCs w:val="24"/>
        </w:rPr>
        <w:t>but with the opposite effect, increasing</w:t>
      </w:r>
      <w:r w:rsidR="00A01968">
        <w:rPr>
          <w:rFonts w:ascii="Times New Roman" w:hAnsi="Times New Roman" w:cs="Times New Roman"/>
          <w:sz w:val="24"/>
          <w:szCs w:val="24"/>
        </w:rPr>
        <w:t xml:space="preserve"> dispersal distances regardless of floating ability (Hyslop &amp; Trowsdale 2012). Seeds dispersed </w:t>
      </w:r>
      <w:r w:rsidR="00A01968" w:rsidRPr="00484EF6">
        <w:rPr>
          <w:rFonts w:ascii="Times New Roman" w:hAnsi="Times New Roman" w:cs="Times New Roman"/>
          <w:sz w:val="24"/>
          <w:szCs w:val="24"/>
        </w:rPr>
        <w:t>by rivers</w:t>
      </w:r>
      <w:r w:rsidR="00A01968">
        <w:rPr>
          <w:rFonts w:ascii="Times New Roman" w:hAnsi="Times New Roman" w:cs="Times New Roman"/>
          <w:sz w:val="24"/>
          <w:szCs w:val="24"/>
        </w:rPr>
        <w:t xml:space="preserve"> can only move downstream, which means that weeds in upper catchments have greater potential to spread long dista</w:t>
      </w:r>
      <w:r w:rsidR="00F9217F">
        <w:rPr>
          <w:rFonts w:ascii="Times New Roman" w:hAnsi="Times New Roman" w:cs="Times New Roman"/>
          <w:sz w:val="24"/>
          <w:szCs w:val="24"/>
        </w:rPr>
        <w:t>nces (Hyslop &amp; Trowsdale 2012).</w:t>
      </w:r>
    </w:p>
    <w:p w14:paraId="55A7C633" w14:textId="77777777" w:rsidR="000419D9" w:rsidRPr="001026AA" w:rsidRDefault="000419D9" w:rsidP="000419D9">
      <w:pPr>
        <w:pStyle w:val="Heading3"/>
      </w:pPr>
      <w:r>
        <w:t>Conclusion</w:t>
      </w:r>
    </w:p>
    <w:p w14:paraId="55A7C634" w14:textId="77777777" w:rsidR="00452F7D" w:rsidRDefault="009274B5" w:rsidP="000419D9">
      <w:pPr>
        <w:rPr>
          <w:rFonts w:ascii="Times New Roman" w:hAnsi="Times New Roman" w:cs="Times New Roman"/>
          <w:sz w:val="24"/>
          <w:szCs w:val="24"/>
        </w:rPr>
      </w:pPr>
      <w:r>
        <w:rPr>
          <w:rFonts w:ascii="Times New Roman" w:hAnsi="Times New Roman" w:cs="Times New Roman"/>
          <w:sz w:val="24"/>
          <w:szCs w:val="24"/>
        </w:rPr>
        <w:lastRenderedPageBreak/>
        <w:t xml:space="preserve">More </w:t>
      </w:r>
      <w:r w:rsidR="005C691F">
        <w:rPr>
          <w:rFonts w:ascii="Times New Roman" w:hAnsi="Times New Roman" w:cs="Times New Roman"/>
          <w:sz w:val="24"/>
          <w:szCs w:val="24"/>
        </w:rPr>
        <w:t>research</w:t>
      </w:r>
      <w:r>
        <w:rPr>
          <w:rFonts w:ascii="Times New Roman" w:hAnsi="Times New Roman" w:cs="Times New Roman"/>
          <w:sz w:val="24"/>
          <w:szCs w:val="24"/>
        </w:rPr>
        <w:t xml:space="preserve"> is needed to observe dispersal of seeds in the field and document the range of mechanisms used by the environmental weed flora in New Zealand</w:t>
      </w:r>
      <w:r w:rsidR="009D0826">
        <w:rPr>
          <w:rFonts w:ascii="Times New Roman" w:hAnsi="Times New Roman" w:cs="Times New Roman"/>
          <w:sz w:val="24"/>
          <w:szCs w:val="24"/>
        </w:rPr>
        <w:t xml:space="preserve">. This is particularly important for </w:t>
      </w:r>
      <w:r w:rsidR="00243822">
        <w:rPr>
          <w:rFonts w:ascii="Times New Roman" w:hAnsi="Times New Roman" w:cs="Times New Roman"/>
          <w:sz w:val="24"/>
          <w:szCs w:val="24"/>
        </w:rPr>
        <w:t xml:space="preserve">vertebrate </w:t>
      </w:r>
      <w:r w:rsidR="009D0826">
        <w:rPr>
          <w:rFonts w:ascii="Times New Roman" w:hAnsi="Times New Roman" w:cs="Times New Roman"/>
          <w:sz w:val="24"/>
          <w:szCs w:val="24"/>
        </w:rPr>
        <w:t>dispersal, which ha</w:t>
      </w:r>
      <w:r w:rsidR="00243822">
        <w:rPr>
          <w:rFonts w:ascii="Times New Roman" w:hAnsi="Times New Roman" w:cs="Times New Roman"/>
          <w:sz w:val="24"/>
          <w:szCs w:val="24"/>
        </w:rPr>
        <w:t>s</w:t>
      </w:r>
      <w:r w:rsidR="009D0826">
        <w:rPr>
          <w:rFonts w:ascii="Times New Roman" w:hAnsi="Times New Roman" w:cs="Times New Roman"/>
          <w:sz w:val="24"/>
          <w:szCs w:val="24"/>
        </w:rPr>
        <w:t xml:space="preserve"> the greatest capacity to disperse seeds long distances</w:t>
      </w:r>
      <w:r w:rsidR="00243822">
        <w:rPr>
          <w:rFonts w:ascii="Times New Roman" w:hAnsi="Times New Roman" w:cs="Times New Roman"/>
          <w:sz w:val="24"/>
          <w:szCs w:val="24"/>
        </w:rPr>
        <w:t xml:space="preserve"> but, with the exception of frugivory, is </w:t>
      </w:r>
      <w:r w:rsidR="009D0826">
        <w:rPr>
          <w:rFonts w:ascii="Times New Roman" w:hAnsi="Times New Roman" w:cs="Times New Roman"/>
          <w:sz w:val="24"/>
          <w:szCs w:val="24"/>
        </w:rPr>
        <w:t xml:space="preserve">understudied. </w:t>
      </w:r>
      <w:r w:rsidR="00995BA9">
        <w:rPr>
          <w:rFonts w:ascii="Times New Roman" w:hAnsi="Times New Roman" w:cs="Times New Roman"/>
          <w:sz w:val="24"/>
          <w:szCs w:val="24"/>
        </w:rPr>
        <w:t>It would also be useful to update the trait-based dispersal models to enable predictions of dispersal distance</w:t>
      </w:r>
      <w:r w:rsidR="001650E8">
        <w:rPr>
          <w:rFonts w:ascii="Times New Roman" w:hAnsi="Times New Roman" w:cs="Times New Roman"/>
          <w:sz w:val="24"/>
          <w:szCs w:val="24"/>
        </w:rPr>
        <w:t>s by</w:t>
      </w:r>
      <w:r w:rsidR="00995BA9">
        <w:rPr>
          <w:rFonts w:ascii="Times New Roman" w:hAnsi="Times New Roman" w:cs="Times New Roman"/>
          <w:sz w:val="24"/>
          <w:szCs w:val="24"/>
        </w:rPr>
        <w:t xml:space="preserve"> hydrochory, </w:t>
      </w:r>
      <w:r w:rsidR="00FF2344">
        <w:rPr>
          <w:rFonts w:ascii="Times New Roman" w:hAnsi="Times New Roman" w:cs="Times New Roman"/>
          <w:sz w:val="24"/>
          <w:szCs w:val="24"/>
        </w:rPr>
        <w:t>based on</w:t>
      </w:r>
      <w:r w:rsidR="00995BA9">
        <w:rPr>
          <w:rFonts w:ascii="Times New Roman" w:hAnsi="Times New Roman" w:cs="Times New Roman"/>
          <w:sz w:val="24"/>
          <w:szCs w:val="24"/>
        </w:rPr>
        <w:t xml:space="preserve"> </w:t>
      </w:r>
      <w:r w:rsidR="001972C5">
        <w:rPr>
          <w:rFonts w:ascii="Times New Roman" w:hAnsi="Times New Roman" w:cs="Times New Roman"/>
          <w:sz w:val="24"/>
          <w:szCs w:val="24"/>
        </w:rPr>
        <w:t>recent</w:t>
      </w:r>
      <w:r w:rsidR="00995BA9">
        <w:rPr>
          <w:rFonts w:ascii="Times New Roman" w:hAnsi="Times New Roman" w:cs="Times New Roman"/>
          <w:sz w:val="24"/>
          <w:szCs w:val="24"/>
        </w:rPr>
        <w:t xml:space="preserve"> findings such as the relationship between seed size and dispersal distance by water (</w:t>
      </w:r>
      <w:r w:rsidR="00995BA9" w:rsidRPr="00486688">
        <w:rPr>
          <w:rFonts w:ascii="Times New Roman" w:hAnsi="Times New Roman" w:cs="Times New Roman"/>
          <w:sz w:val="24"/>
          <w:szCs w:val="24"/>
        </w:rPr>
        <w:t>de Jager et al. 2019</w:t>
      </w:r>
      <w:r w:rsidR="00995BA9">
        <w:rPr>
          <w:rFonts w:ascii="Times New Roman" w:hAnsi="Times New Roman" w:cs="Times New Roman"/>
          <w:sz w:val="24"/>
          <w:szCs w:val="24"/>
        </w:rPr>
        <w:t xml:space="preserve">). </w:t>
      </w:r>
      <w:r w:rsidR="001650E8">
        <w:rPr>
          <w:rFonts w:ascii="Times New Roman" w:hAnsi="Times New Roman" w:cs="Times New Roman"/>
          <w:sz w:val="24"/>
          <w:szCs w:val="24"/>
        </w:rPr>
        <w:t>Meanwhile</w:t>
      </w:r>
      <w:r>
        <w:rPr>
          <w:rFonts w:ascii="Times New Roman" w:hAnsi="Times New Roman" w:cs="Times New Roman"/>
          <w:sz w:val="24"/>
          <w:szCs w:val="24"/>
        </w:rPr>
        <w:t xml:space="preserve">, our </w:t>
      </w:r>
      <w:r w:rsidR="001972C5">
        <w:rPr>
          <w:rFonts w:ascii="Times New Roman" w:hAnsi="Times New Roman" w:cs="Times New Roman"/>
          <w:sz w:val="24"/>
          <w:szCs w:val="24"/>
        </w:rPr>
        <w:t>result</w:t>
      </w:r>
      <w:r>
        <w:rPr>
          <w:rFonts w:ascii="Times New Roman" w:hAnsi="Times New Roman" w:cs="Times New Roman"/>
          <w:sz w:val="24"/>
          <w:szCs w:val="24"/>
        </w:rPr>
        <w:t xml:space="preserve">s can be used </w:t>
      </w:r>
      <w:r w:rsidR="00995BA9">
        <w:rPr>
          <w:rFonts w:ascii="Times New Roman" w:hAnsi="Times New Roman" w:cs="Times New Roman"/>
          <w:sz w:val="24"/>
          <w:szCs w:val="24"/>
        </w:rPr>
        <w:t xml:space="preserve">to </w:t>
      </w:r>
      <w:r w:rsidR="009D0826">
        <w:rPr>
          <w:rFonts w:ascii="Times New Roman" w:hAnsi="Times New Roman" w:cs="Times New Roman"/>
          <w:sz w:val="24"/>
          <w:szCs w:val="24"/>
        </w:rPr>
        <w:t>provide reasonable predictions of</w:t>
      </w:r>
      <w:r w:rsidR="00995BA9">
        <w:rPr>
          <w:rFonts w:ascii="Times New Roman" w:hAnsi="Times New Roman" w:cs="Times New Roman"/>
          <w:sz w:val="24"/>
          <w:szCs w:val="24"/>
        </w:rPr>
        <w:t xml:space="preserve"> how rapidly </w:t>
      </w:r>
      <w:r w:rsidR="0002100B">
        <w:rPr>
          <w:rFonts w:ascii="Times New Roman" w:hAnsi="Times New Roman" w:cs="Times New Roman"/>
          <w:sz w:val="24"/>
          <w:szCs w:val="24"/>
        </w:rPr>
        <w:t xml:space="preserve">the vast majority of </w:t>
      </w:r>
      <w:r w:rsidR="00995BA9">
        <w:rPr>
          <w:rFonts w:ascii="Times New Roman" w:hAnsi="Times New Roman" w:cs="Times New Roman"/>
          <w:sz w:val="24"/>
          <w:szCs w:val="24"/>
        </w:rPr>
        <w:t>weed</w:t>
      </w:r>
      <w:r w:rsidR="0002100B">
        <w:rPr>
          <w:rFonts w:ascii="Times New Roman" w:hAnsi="Times New Roman" w:cs="Times New Roman"/>
          <w:sz w:val="24"/>
          <w:szCs w:val="24"/>
        </w:rPr>
        <w:t xml:space="preserve"> </w:t>
      </w:r>
      <w:r w:rsidR="00995BA9">
        <w:rPr>
          <w:rFonts w:ascii="Times New Roman" w:hAnsi="Times New Roman" w:cs="Times New Roman"/>
          <w:sz w:val="24"/>
          <w:szCs w:val="24"/>
        </w:rPr>
        <w:t>s</w:t>
      </w:r>
      <w:r w:rsidR="0002100B">
        <w:rPr>
          <w:rFonts w:ascii="Times New Roman" w:hAnsi="Times New Roman" w:cs="Times New Roman"/>
          <w:sz w:val="24"/>
          <w:szCs w:val="24"/>
        </w:rPr>
        <w:t>pecies in New Zealand</w:t>
      </w:r>
      <w:r w:rsidR="00995BA9">
        <w:rPr>
          <w:rFonts w:ascii="Times New Roman" w:hAnsi="Times New Roman" w:cs="Times New Roman"/>
          <w:sz w:val="24"/>
          <w:szCs w:val="24"/>
        </w:rPr>
        <w:t xml:space="preserve"> </w:t>
      </w:r>
      <w:r w:rsidR="0019770F">
        <w:rPr>
          <w:rFonts w:ascii="Times New Roman" w:hAnsi="Times New Roman" w:cs="Times New Roman"/>
          <w:sz w:val="24"/>
          <w:szCs w:val="24"/>
        </w:rPr>
        <w:t>could</w:t>
      </w:r>
      <w:r w:rsidR="00995BA9">
        <w:rPr>
          <w:rFonts w:ascii="Times New Roman" w:hAnsi="Times New Roman" w:cs="Times New Roman"/>
          <w:sz w:val="24"/>
          <w:szCs w:val="24"/>
        </w:rPr>
        <w:t xml:space="preserve"> spread, including </w:t>
      </w:r>
      <w:r w:rsidR="00995BA9" w:rsidRPr="00B076E9">
        <w:rPr>
          <w:rFonts w:ascii="Times New Roman" w:hAnsi="Times New Roman" w:cs="Times New Roman"/>
          <w:sz w:val="24"/>
          <w:szCs w:val="24"/>
        </w:rPr>
        <w:t xml:space="preserve">into newly suitable habitat </w:t>
      </w:r>
      <w:r w:rsidR="009D0826">
        <w:rPr>
          <w:rFonts w:ascii="Times New Roman" w:hAnsi="Times New Roman" w:cs="Times New Roman"/>
          <w:sz w:val="24"/>
          <w:szCs w:val="24"/>
        </w:rPr>
        <w:t>with a changing</w:t>
      </w:r>
      <w:r w:rsidR="00995BA9" w:rsidRPr="00B076E9">
        <w:rPr>
          <w:rFonts w:ascii="Times New Roman" w:hAnsi="Times New Roman" w:cs="Times New Roman"/>
          <w:sz w:val="24"/>
          <w:szCs w:val="24"/>
        </w:rPr>
        <w:t xml:space="preserve"> environment </w:t>
      </w:r>
      <w:r w:rsidR="00995BA9">
        <w:rPr>
          <w:rFonts w:ascii="Times New Roman" w:hAnsi="Times New Roman" w:cs="Times New Roman"/>
          <w:sz w:val="24"/>
          <w:szCs w:val="24"/>
        </w:rPr>
        <w:t xml:space="preserve">(Bradley et al. 2010). </w:t>
      </w:r>
      <w:r w:rsidR="007B30CA">
        <w:rPr>
          <w:rFonts w:ascii="Times New Roman" w:hAnsi="Times New Roman" w:cs="Times New Roman"/>
          <w:sz w:val="24"/>
          <w:szCs w:val="24"/>
        </w:rPr>
        <w:t xml:space="preserve">This research can </w:t>
      </w:r>
      <w:r w:rsidR="00243822">
        <w:rPr>
          <w:rFonts w:ascii="Times New Roman" w:hAnsi="Times New Roman" w:cs="Times New Roman"/>
          <w:sz w:val="24"/>
          <w:szCs w:val="24"/>
        </w:rPr>
        <w:t xml:space="preserve">also guide </w:t>
      </w:r>
      <w:r>
        <w:rPr>
          <w:rFonts w:ascii="Times New Roman" w:hAnsi="Times New Roman" w:cs="Times New Roman"/>
          <w:sz w:val="24"/>
          <w:szCs w:val="24"/>
        </w:rPr>
        <w:t>identif</w:t>
      </w:r>
      <w:r w:rsidR="00243822">
        <w:rPr>
          <w:rFonts w:ascii="Times New Roman" w:hAnsi="Times New Roman" w:cs="Times New Roman"/>
          <w:sz w:val="24"/>
          <w:szCs w:val="24"/>
        </w:rPr>
        <w:t>ication</w:t>
      </w:r>
      <w:r>
        <w:rPr>
          <w:rFonts w:ascii="Times New Roman" w:hAnsi="Times New Roman" w:cs="Times New Roman"/>
          <w:sz w:val="24"/>
          <w:szCs w:val="24"/>
        </w:rPr>
        <w:t xml:space="preserve"> and manag</w:t>
      </w:r>
      <w:r w:rsidR="00243822">
        <w:rPr>
          <w:rFonts w:ascii="Times New Roman" w:hAnsi="Times New Roman" w:cs="Times New Roman"/>
          <w:sz w:val="24"/>
          <w:szCs w:val="24"/>
        </w:rPr>
        <w:t>ement</w:t>
      </w:r>
      <w:r>
        <w:rPr>
          <w:rFonts w:ascii="Times New Roman" w:hAnsi="Times New Roman" w:cs="Times New Roman"/>
          <w:sz w:val="24"/>
          <w:szCs w:val="24"/>
        </w:rPr>
        <w:t xml:space="preserve"> </w:t>
      </w:r>
      <w:r w:rsidR="00243822">
        <w:rPr>
          <w:rFonts w:ascii="Times New Roman" w:hAnsi="Times New Roman" w:cs="Times New Roman"/>
          <w:sz w:val="24"/>
          <w:szCs w:val="24"/>
        </w:rPr>
        <w:t xml:space="preserve">of </w:t>
      </w:r>
      <w:r>
        <w:rPr>
          <w:rFonts w:ascii="Times New Roman" w:hAnsi="Times New Roman" w:cs="Times New Roman"/>
          <w:sz w:val="24"/>
          <w:szCs w:val="24"/>
        </w:rPr>
        <w:t>actual or potential weed threats to our native ecosystems.</w:t>
      </w:r>
    </w:p>
    <w:p w14:paraId="55A7C635" w14:textId="77777777" w:rsidR="00461A30" w:rsidRDefault="00461A30" w:rsidP="008509A9">
      <w:pPr>
        <w:pStyle w:val="Heading2"/>
      </w:pPr>
      <w:r>
        <w:t>Author contributions</w:t>
      </w:r>
    </w:p>
    <w:p w14:paraId="55A7C636" w14:textId="0AD82032" w:rsidR="00C66134" w:rsidRPr="00C66134" w:rsidRDefault="002D4544" w:rsidP="00461A30">
      <w:pPr>
        <w:rPr>
          <w:rFonts w:ascii="Times New Roman" w:hAnsi="Times New Roman" w:cs="Times New Roman"/>
          <w:sz w:val="24"/>
          <w:szCs w:val="24"/>
          <w:lang w:eastAsia="en-GB"/>
        </w:rPr>
      </w:pPr>
      <w:r>
        <w:rPr>
          <w:rFonts w:ascii="Times New Roman" w:hAnsi="Times New Roman" w:cs="Times New Roman"/>
          <w:sz w:val="24"/>
          <w:szCs w:val="24"/>
          <w:lang w:eastAsia="en-GB"/>
        </w:rPr>
        <w:t>DMW</w:t>
      </w:r>
      <w:r w:rsidR="00C66134" w:rsidRPr="00C66134">
        <w:rPr>
          <w:rFonts w:ascii="Times New Roman" w:hAnsi="Times New Roman" w:cs="Times New Roman"/>
          <w:sz w:val="24"/>
          <w:szCs w:val="24"/>
          <w:lang w:eastAsia="en-GB"/>
        </w:rPr>
        <w:t xml:space="preserve"> </w:t>
      </w:r>
      <w:r w:rsidR="00C66134">
        <w:rPr>
          <w:rFonts w:ascii="Times New Roman" w:hAnsi="Times New Roman" w:cs="Times New Roman"/>
          <w:sz w:val="24"/>
          <w:szCs w:val="24"/>
          <w:lang w:eastAsia="en-GB"/>
        </w:rPr>
        <w:t xml:space="preserve">conceived </w:t>
      </w:r>
      <w:r w:rsidR="00A27B30">
        <w:rPr>
          <w:rFonts w:ascii="Times New Roman" w:hAnsi="Times New Roman" w:cs="Times New Roman"/>
          <w:sz w:val="24"/>
          <w:szCs w:val="24"/>
          <w:lang w:eastAsia="en-GB"/>
        </w:rPr>
        <w:t xml:space="preserve">the </w:t>
      </w:r>
      <w:r w:rsidR="00C66134">
        <w:rPr>
          <w:rFonts w:ascii="Times New Roman" w:hAnsi="Times New Roman" w:cs="Times New Roman"/>
          <w:sz w:val="24"/>
          <w:szCs w:val="24"/>
          <w:lang w:eastAsia="en-GB"/>
        </w:rPr>
        <w:t>research questions, collated and analysed the data</w:t>
      </w:r>
      <w:r w:rsidR="00540530">
        <w:rPr>
          <w:rFonts w:ascii="Times New Roman" w:hAnsi="Times New Roman" w:cs="Times New Roman"/>
          <w:sz w:val="24"/>
          <w:szCs w:val="24"/>
          <w:lang w:eastAsia="en-GB"/>
        </w:rPr>
        <w:t xml:space="preserve">, prepared graphs and </w:t>
      </w:r>
      <w:r w:rsidR="00C66134">
        <w:rPr>
          <w:rFonts w:ascii="Times New Roman" w:hAnsi="Times New Roman" w:cs="Times New Roman"/>
          <w:sz w:val="24"/>
          <w:szCs w:val="24"/>
          <w:lang w:eastAsia="en-GB"/>
        </w:rPr>
        <w:t xml:space="preserve">wrote </w:t>
      </w:r>
      <w:r w:rsidR="00C564F9">
        <w:rPr>
          <w:rFonts w:ascii="Times New Roman" w:hAnsi="Times New Roman" w:cs="Times New Roman"/>
          <w:sz w:val="24"/>
          <w:szCs w:val="24"/>
          <w:lang w:eastAsia="en-GB"/>
        </w:rPr>
        <w:t xml:space="preserve">and edited </w:t>
      </w:r>
      <w:r w:rsidR="00C66134">
        <w:rPr>
          <w:rFonts w:ascii="Times New Roman" w:hAnsi="Times New Roman" w:cs="Times New Roman"/>
          <w:sz w:val="24"/>
          <w:szCs w:val="24"/>
          <w:lang w:eastAsia="en-GB"/>
        </w:rPr>
        <w:t>the</w:t>
      </w:r>
      <w:r w:rsidR="00475156">
        <w:rPr>
          <w:rFonts w:ascii="Times New Roman" w:hAnsi="Times New Roman" w:cs="Times New Roman"/>
          <w:sz w:val="24"/>
          <w:szCs w:val="24"/>
          <w:lang w:eastAsia="en-GB"/>
        </w:rPr>
        <w:t xml:space="preserve"> </w:t>
      </w:r>
      <w:r w:rsidR="00C66134">
        <w:rPr>
          <w:rFonts w:ascii="Times New Roman" w:hAnsi="Times New Roman" w:cs="Times New Roman"/>
          <w:sz w:val="24"/>
          <w:szCs w:val="24"/>
          <w:lang w:eastAsia="en-GB"/>
        </w:rPr>
        <w:t>manuscript.</w:t>
      </w:r>
      <w:r>
        <w:rPr>
          <w:rFonts w:ascii="Times New Roman" w:hAnsi="Times New Roman" w:cs="Times New Roman"/>
          <w:sz w:val="24"/>
          <w:szCs w:val="24"/>
          <w:lang w:eastAsia="en-GB"/>
        </w:rPr>
        <w:t xml:space="preserve"> KGM</w:t>
      </w:r>
      <w:r w:rsidR="00C66134">
        <w:rPr>
          <w:rFonts w:ascii="Times New Roman" w:hAnsi="Times New Roman" w:cs="Times New Roman"/>
          <w:sz w:val="24"/>
          <w:szCs w:val="24"/>
          <w:lang w:eastAsia="en-GB"/>
        </w:rPr>
        <w:t xml:space="preserve"> conceived the </w:t>
      </w:r>
      <w:r w:rsidR="000E3DB1">
        <w:rPr>
          <w:rFonts w:ascii="Times New Roman" w:hAnsi="Times New Roman" w:cs="Times New Roman"/>
          <w:sz w:val="24"/>
          <w:szCs w:val="24"/>
          <w:lang w:eastAsia="en-GB"/>
        </w:rPr>
        <w:t>project</w:t>
      </w:r>
      <w:r w:rsidR="00C564F9">
        <w:rPr>
          <w:rFonts w:ascii="Times New Roman" w:hAnsi="Times New Roman" w:cs="Times New Roman"/>
          <w:sz w:val="24"/>
          <w:szCs w:val="24"/>
          <w:lang w:eastAsia="en-GB"/>
        </w:rPr>
        <w:t>,</w:t>
      </w:r>
      <w:r w:rsidR="00072BBA">
        <w:rPr>
          <w:rFonts w:ascii="Times New Roman" w:hAnsi="Times New Roman" w:cs="Times New Roman"/>
          <w:sz w:val="24"/>
          <w:szCs w:val="24"/>
          <w:lang w:eastAsia="en-GB"/>
        </w:rPr>
        <w:t xml:space="preserve"> assisted with </w:t>
      </w:r>
      <w:r w:rsidR="00C564F9">
        <w:rPr>
          <w:rFonts w:ascii="Times New Roman" w:hAnsi="Times New Roman" w:cs="Times New Roman"/>
          <w:sz w:val="24"/>
          <w:szCs w:val="24"/>
          <w:lang w:eastAsia="en-GB"/>
        </w:rPr>
        <w:t xml:space="preserve">collating plant height and weed distribution </w:t>
      </w:r>
      <w:r w:rsidR="00072BBA">
        <w:rPr>
          <w:rFonts w:ascii="Times New Roman" w:hAnsi="Times New Roman" w:cs="Times New Roman"/>
          <w:sz w:val="24"/>
          <w:szCs w:val="24"/>
          <w:lang w:eastAsia="en-GB"/>
        </w:rPr>
        <w:t>data</w:t>
      </w:r>
      <w:r w:rsidR="00C564F9">
        <w:rPr>
          <w:rFonts w:ascii="Times New Roman" w:hAnsi="Times New Roman" w:cs="Times New Roman"/>
          <w:sz w:val="24"/>
          <w:szCs w:val="24"/>
          <w:lang w:eastAsia="en-GB"/>
        </w:rPr>
        <w:t>,</w:t>
      </w:r>
      <w:r w:rsidR="00072BBA">
        <w:rPr>
          <w:rFonts w:ascii="Times New Roman" w:hAnsi="Times New Roman" w:cs="Times New Roman"/>
          <w:sz w:val="24"/>
          <w:szCs w:val="24"/>
          <w:lang w:eastAsia="en-GB"/>
        </w:rPr>
        <w:t xml:space="preserve"> and</w:t>
      </w:r>
      <w:r w:rsidR="00475156">
        <w:rPr>
          <w:rFonts w:ascii="Times New Roman" w:hAnsi="Times New Roman" w:cs="Times New Roman"/>
          <w:sz w:val="24"/>
          <w:szCs w:val="24"/>
          <w:lang w:eastAsia="en-GB"/>
        </w:rPr>
        <w:t xml:space="preserve"> edit</w:t>
      </w:r>
      <w:r w:rsidR="00C564F9">
        <w:rPr>
          <w:rFonts w:ascii="Times New Roman" w:hAnsi="Times New Roman" w:cs="Times New Roman"/>
          <w:sz w:val="24"/>
          <w:szCs w:val="24"/>
          <w:lang w:eastAsia="en-GB"/>
        </w:rPr>
        <w:t>ed the manuscript</w:t>
      </w:r>
      <w:r w:rsidR="00C66134">
        <w:rPr>
          <w:rFonts w:ascii="Times New Roman" w:hAnsi="Times New Roman" w:cs="Times New Roman"/>
          <w:sz w:val="24"/>
          <w:szCs w:val="24"/>
          <w:lang w:eastAsia="en-GB"/>
        </w:rPr>
        <w:t>.</w:t>
      </w:r>
      <w:r>
        <w:rPr>
          <w:rFonts w:ascii="Times New Roman" w:hAnsi="Times New Roman" w:cs="Times New Roman"/>
          <w:sz w:val="24"/>
          <w:szCs w:val="24"/>
          <w:lang w:eastAsia="en-GB"/>
        </w:rPr>
        <w:t xml:space="preserve"> </w:t>
      </w:r>
      <w:r w:rsidR="00C66134">
        <w:rPr>
          <w:rFonts w:ascii="Times New Roman" w:hAnsi="Times New Roman" w:cs="Times New Roman"/>
          <w:sz w:val="24"/>
          <w:szCs w:val="24"/>
          <w:lang w:eastAsia="en-GB"/>
        </w:rPr>
        <w:t>GLWP</w:t>
      </w:r>
      <w:r w:rsidR="00902F81">
        <w:rPr>
          <w:rFonts w:ascii="Times New Roman" w:hAnsi="Times New Roman" w:cs="Times New Roman"/>
          <w:sz w:val="24"/>
          <w:szCs w:val="24"/>
          <w:lang w:eastAsia="en-GB"/>
        </w:rPr>
        <w:t xml:space="preserve"> </w:t>
      </w:r>
      <w:r w:rsidR="00EE7E6B">
        <w:rPr>
          <w:rFonts w:ascii="Times New Roman" w:hAnsi="Times New Roman" w:cs="Times New Roman"/>
          <w:sz w:val="24"/>
          <w:szCs w:val="24"/>
          <w:lang w:eastAsia="en-GB"/>
        </w:rPr>
        <w:t xml:space="preserve">contributed </w:t>
      </w:r>
      <w:r w:rsidR="00902F81">
        <w:rPr>
          <w:rFonts w:ascii="Times New Roman" w:hAnsi="Times New Roman" w:cs="Times New Roman"/>
          <w:sz w:val="24"/>
          <w:szCs w:val="24"/>
          <w:lang w:eastAsia="en-GB"/>
        </w:rPr>
        <w:t>to develop</w:t>
      </w:r>
      <w:r w:rsidR="00EE7E6B">
        <w:rPr>
          <w:rFonts w:ascii="Times New Roman" w:hAnsi="Times New Roman" w:cs="Times New Roman"/>
          <w:sz w:val="24"/>
          <w:szCs w:val="24"/>
          <w:lang w:eastAsia="en-GB"/>
        </w:rPr>
        <w:t>ing</w:t>
      </w:r>
      <w:r w:rsidR="00902F81">
        <w:rPr>
          <w:rFonts w:ascii="Times New Roman" w:hAnsi="Times New Roman" w:cs="Times New Roman"/>
          <w:sz w:val="24"/>
          <w:szCs w:val="24"/>
          <w:lang w:eastAsia="en-GB"/>
        </w:rPr>
        <w:t xml:space="preserve"> the research questions,</w:t>
      </w:r>
      <w:r w:rsidR="00C66134">
        <w:rPr>
          <w:rFonts w:ascii="Times New Roman" w:hAnsi="Times New Roman" w:cs="Times New Roman"/>
          <w:sz w:val="24"/>
          <w:szCs w:val="24"/>
          <w:lang w:eastAsia="en-GB"/>
        </w:rPr>
        <w:t xml:space="preserve"> modelled seed dispersal distances</w:t>
      </w:r>
      <w:r w:rsidR="00475156">
        <w:rPr>
          <w:rFonts w:ascii="Times New Roman" w:hAnsi="Times New Roman" w:cs="Times New Roman"/>
          <w:sz w:val="24"/>
          <w:szCs w:val="24"/>
          <w:lang w:eastAsia="en-GB"/>
        </w:rPr>
        <w:t xml:space="preserve"> and </w:t>
      </w:r>
      <w:r w:rsidR="00C564F9">
        <w:rPr>
          <w:rFonts w:ascii="Times New Roman" w:hAnsi="Times New Roman" w:cs="Times New Roman"/>
          <w:sz w:val="24"/>
          <w:szCs w:val="24"/>
          <w:lang w:eastAsia="en-GB"/>
        </w:rPr>
        <w:t>edited the manuscript</w:t>
      </w:r>
      <w:r w:rsidR="00C66134">
        <w:rPr>
          <w:rFonts w:ascii="Times New Roman" w:hAnsi="Times New Roman" w:cs="Times New Roman"/>
          <w:sz w:val="24"/>
          <w:szCs w:val="24"/>
          <w:lang w:eastAsia="en-GB"/>
        </w:rPr>
        <w:t>.</w:t>
      </w:r>
    </w:p>
    <w:p w14:paraId="55A7C637" w14:textId="77777777" w:rsidR="002C022F" w:rsidRPr="002C022F" w:rsidRDefault="002C022F" w:rsidP="008509A9">
      <w:pPr>
        <w:pStyle w:val="Heading2"/>
      </w:pPr>
      <w:r w:rsidRPr="002C022F">
        <w:t>Acknowledgements</w:t>
      </w:r>
    </w:p>
    <w:p w14:paraId="55A7C638" w14:textId="77777777" w:rsidR="002C022F" w:rsidRPr="002C022F" w:rsidRDefault="002C022F" w:rsidP="002C022F">
      <w:pPr>
        <w:rPr>
          <w:rFonts w:ascii="Times New Roman" w:hAnsi="Times New Roman" w:cs="Times New Roman"/>
        </w:rPr>
      </w:pPr>
    </w:p>
    <w:p w14:paraId="55A7C639" w14:textId="77777777" w:rsidR="002C022F" w:rsidRPr="002C022F" w:rsidRDefault="002C022F" w:rsidP="008509A9">
      <w:pPr>
        <w:pStyle w:val="Heading2"/>
      </w:pPr>
      <w:r w:rsidRPr="002C022F">
        <w:t>References</w:t>
      </w:r>
    </w:p>
    <w:p w14:paraId="55A7C63A" w14:textId="77777777" w:rsidR="00A239B8" w:rsidRDefault="00A239B8" w:rsidP="00BA3F8F">
      <w:pPr>
        <w:ind w:left="720" w:hanging="720"/>
        <w:rPr>
          <w:rFonts w:ascii="Times New Roman" w:hAnsi="Times New Roman" w:cs="Times New Roman"/>
          <w:sz w:val="24"/>
          <w:szCs w:val="24"/>
        </w:rPr>
      </w:pPr>
      <w:r w:rsidRPr="00A239B8">
        <w:rPr>
          <w:rFonts w:ascii="Times New Roman" w:hAnsi="Times New Roman" w:cs="Times New Roman"/>
          <w:sz w:val="24"/>
          <w:szCs w:val="24"/>
        </w:rPr>
        <w:t>Albert A, Auffret AG, Cosyns E</w:t>
      </w:r>
      <w:r>
        <w:rPr>
          <w:rFonts w:ascii="Times New Roman" w:hAnsi="Times New Roman" w:cs="Times New Roman"/>
          <w:sz w:val="24"/>
          <w:szCs w:val="24"/>
        </w:rPr>
        <w:t>, Cousins</w:t>
      </w:r>
      <w:r w:rsidRPr="00A239B8">
        <w:rPr>
          <w:rFonts w:ascii="Times New Roman" w:hAnsi="Times New Roman" w:cs="Times New Roman"/>
          <w:sz w:val="24"/>
          <w:szCs w:val="24"/>
        </w:rPr>
        <w:t xml:space="preserve"> SA</w:t>
      </w:r>
      <w:r>
        <w:rPr>
          <w:rFonts w:ascii="Times New Roman" w:hAnsi="Times New Roman" w:cs="Times New Roman"/>
          <w:sz w:val="24"/>
          <w:szCs w:val="24"/>
        </w:rPr>
        <w:t>, D'hondt</w:t>
      </w:r>
      <w:r w:rsidRPr="00A239B8">
        <w:rPr>
          <w:rFonts w:ascii="Times New Roman" w:hAnsi="Times New Roman" w:cs="Times New Roman"/>
          <w:sz w:val="24"/>
          <w:szCs w:val="24"/>
        </w:rPr>
        <w:t xml:space="preserve"> B, Eichberg C, Eycott</w:t>
      </w:r>
      <w:r>
        <w:rPr>
          <w:rFonts w:ascii="Times New Roman" w:hAnsi="Times New Roman" w:cs="Times New Roman"/>
          <w:sz w:val="24"/>
          <w:szCs w:val="24"/>
        </w:rPr>
        <w:t xml:space="preserve"> A</w:t>
      </w:r>
      <w:r w:rsidRPr="00A239B8">
        <w:rPr>
          <w:rFonts w:ascii="Times New Roman" w:hAnsi="Times New Roman" w:cs="Times New Roman"/>
          <w:sz w:val="24"/>
          <w:szCs w:val="24"/>
        </w:rPr>
        <w:t xml:space="preserve">E, Heinken T, Hoffmann M, Jaroszewicz B, </w:t>
      </w:r>
      <w:r>
        <w:rPr>
          <w:rFonts w:ascii="Times New Roman" w:hAnsi="Times New Roman" w:cs="Times New Roman"/>
          <w:sz w:val="24"/>
          <w:szCs w:val="24"/>
        </w:rPr>
        <w:t>Malo</w:t>
      </w:r>
      <w:r w:rsidRPr="00A239B8">
        <w:rPr>
          <w:rFonts w:ascii="Times New Roman" w:hAnsi="Times New Roman" w:cs="Times New Roman"/>
          <w:sz w:val="24"/>
          <w:szCs w:val="24"/>
        </w:rPr>
        <w:t xml:space="preserve"> JE 2015</w:t>
      </w:r>
      <w:r>
        <w:rPr>
          <w:rFonts w:ascii="Times New Roman" w:hAnsi="Times New Roman" w:cs="Times New Roman"/>
          <w:sz w:val="24"/>
          <w:szCs w:val="24"/>
        </w:rPr>
        <w:t>.</w:t>
      </w:r>
      <w:r w:rsidRPr="00A239B8">
        <w:rPr>
          <w:rFonts w:ascii="Times New Roman" w:hAnsi="Times New Roman" w:cs="Times New Roman"/>
          <w:sz w:val="24"/>
          <w:szCs w:val="24"/>
        </w:rPr>
        <w:t xml:space="preserve"> Seed dispersal by ungulates as an ecological filter: a t</w:t>
      </w:r>
      <w:r>
        <w:rPr>
          <w:rFonts w:ascii="Times New Roman" w:hAnsi="Times New Roman" w:cs="Times New Roman"/>
          <w:sz w:val="24"/>
          <w:szCs w:val="24"/>
        </w:rPr>
        <w:t>rait-based meta-analysis. Oikos</w:t>
      </w:r>
      <w:r w:rsidRPr="00A239B8">
        <w:rPr>
          <w:rFonts w:ascii="Times New Roman" w:hAnsi="Times New Roman" w:cs="Times New Roman"/>
          <w:sz w:val="24"/>
          <w:szCs w:val="24"/>
        </w:rPr>
        <w:t xml:space="preserve"> 124</w:t>
      </w:r>
      <w:r>
        <w:rPr>
          <w:rFonts w:ascii="Times New Roman" w:hAnsi="Times New Roman" w:cs="Times New Roman"/>
          <w:sz w:val="24"/>
          <w:szCs w:val="24"/>
        </w:rPr>
        <w:t>:</w:t>
      </w:r>
      <w:r w:rsidRPr="00A239B8">
        <w:rPr>
          <w:rFonts w:ascii="Times New Roman" w:hAnsi="Times New Roman" w:cs="Times New Roman"/>
          <w:sz w:val="24"/>
          <w:szCs w:val="24"/>
        </w:rPr>
        <w:t xml:space="preserve"> 1109</w:t>
      </w:r>
      <w:r w:rsidR="00A350B1">
        <w:rPr>
          <w:rFonts w:ascii="Times New Roman" w:hAnsi="Times New Roman" w:cs="Times New Roman"/>
          <w:sz w:val="24"/>
          <w:szCs w:val="24"/>
        </w:rPr>
        <w:t>–</w:t>
      </w:r>
      <w:r w:rsidRPr="00A239B8">
        <w:rPr>
          <w:rFonts w:ascii="Times New Roman" w:hAnsi="Times New Roman" w:cs="Times New Roman"/>
          <w:sz w:val="24"/>
          <w:szCs w:val="24"/>
        </w:rPr>
        <w:t>1120.</w:t>
      </w:r>
    </w:p>
    <w:p w14:paraId="55A7C63B" w14:textId="77777777" w:rsidR="00C57042" w:rsidRDefault="00C57042" w:rsidP="00BA3F8F">
      <w:pPr>
        <w:ind w:left="720" w:hanging="720"/>
        <w:rPr>
          <w:rFonts w:ascii="Times New Roman" w:hAnsi="Times New Roman" w:cs="Times New Roman"/>
          <w:sz w:val="24"/>
          <w:szCs w:val="24"/>
        </w:rPr>
      </w:pPr>
      <w:r w:rsidRPr="00C57042">
        <w:rPr>
          <w:rFonts w:ascii="Times New Roman" w:hAnsi="Times New Roman" w:cs="Times New Roman"/>
          <w:sz w:val="24"/>
          <w:szCs w:val="24"/>
        </w:rPr>
        <w:t>A</w:t>
      </w:r>
      <w:r>
        <w:rPr>
          <w:rFonts w:ascii="Times New Roman" w:hAnsi="Times New Roman" w:cs="Times New Roman"/>
          <w:sz w:val="24"/>
          <w:szCs w:val="24"/>
        </w:rPr>
        <w:t xml:space="preserve">lzate A, Onstein RE </w:t>
      </w:r>
      <w:r w:rsidRPr="00C57042">
        <w:rPr>
          <w:rFonts w:ascii="Times New Roman" w:hAnsi="Times New Roman" w:cs="Times New Roman"/>
          <w:sz w:val="24"/>
          <w:szCs w:val="24"/>
        </w:rPr>
        <w:t>2022</w:t>
      </w:r>
      <w:r>
        <w:rPr>
          <w:rFonts w:ascii="Times New Roman" w:hAnsi="Times New Roman" w:cs="Times New Roman"/>
          <w:sz w:val="24"/>
          <w:szCs w:val="24"/>
        </w:rPr>
        <w:t>.</w:t>
      </w:r>
      <w:r w:rsidRPr="00C57042">
        <w:rPr>
          <w:rFonts w:ascii="Times New Roman" w:hAnsi="Times New Roman" w:cs="Times New Roman"/>
          <w:sz w:val="24"/>
          <w:szCs w:val="24"/>
        </w:rPr>
        <w:t xml:space="preserve"> Understanding the relationship between dispersal and range size. Ecology Letters 25:</w:t>
      </w:r>
      <w:r>
        <w:rPr>
          <w:rFonts w:ascii="Times New Roman" w:hAnsi="Times New Roman" w:cs="Times New Roman"/>
          <w:sz w:val="24"/>
          <w:szCs w:val="24"/>
        </w:rPr>
        <w:t xml:space="preserve"> </w:t>
      </w:r>
      <w:r w:rsidRPr="00C57042">
        <w:rPr>
          <w:rFonts w:ascii="Times New Roman" w:hAnsi="Times New Roman" w:cs="Times New Roman"/>
          <w:sz w:val="24"/>
          <w:szCs w:val="24"/>
        </w:rPr>
        <w:t>2303</w:t>
      </w:r>
      <w:r w:rsidR="00A350B1">
        <w:rPr>
          <w:rFonts w:ascii="Times New Roman" w:hAnsi="Times New Roman" w:cs="Times New Roman"/>
          <w:sz w:val="24"/>
          <w:szCs w:val="24"/>
        </w:rPr>
        <w:t>–</w:t>
      </w:r>
      <w:r w:rsidRPr="00C57042">
        <w:rPr>
          <w:rFonts w:ascii="Times New Roman" w:hAnsi="Times New Roman" w:cs="Times New Roman"/>
          <w:sz w:val="24"/>
          <w:szCs w:val="24"/>
        </w:rPr>
        <w:t>2323</w:t>
      </w:r>
      <w:r>
        <w:rPr>
          <w:rFonts w:ascii="Times New Roman" w:hAnsi="Times New Roman" w:cs="Times New Roman"/>
          <w:sz w:val="24"/>
          <w:szCs w:val="24"/>
        </w:rPr>
        <w:t>.</w:t>
      </w:r>
    </w:p>
    <w:p w14:paraId="55A7C63C" w14:textId="77777777" w:rsidR="00DC151E" w:rsidRDefault="00DC151E" w:rsidP="00BA3F8F">
      <w:pPr>
        <w:ind w:left="720" w:hanging="720"/>
        <w:rPr>
          <w:rFonts w:ascii="Times New Roman" w:hAnsi="Times New Roman" w:cs="Times New Roman"/>
          <w:sz w:val="24"/>
          <w:szCs w:val="24"/>
        </w:rPr>
      </w:pPr>
      <w:r>
        <w:rPr>
          <w:rFonts w:ascii="Times New Roman" w:hAnsi="Times New Roman" w:cs="Times New Roman"/>
          <w:sz w:val="24"/>
          <w:szCs w:val="24"/>
        </w:rPr>
        <w:t>Aurambout JP, Endress AG 2018.</w:t>
      </w:r>
      <w:r w:rsidRPr="00DC151E">
        <w:rPr>
          <w:rFonts w:ascii="Times New Roman" w:hAnsi="Times New Roman" w:cs="Times New Roman"/>
          <w:sz w:val="24"/>
          <w:szCs w:val="24"/>
        </w:rPr>
        <w:t xml:space="preserve"> A model to simulate the spread and management cost of kudzu (</w:t>
      </w:r>
      <w:r w:rsidRPr="00DC151E">
        <w:rPr>
          <w:rFonts w:ascii="Times New Roman" w:hAnsi="Times New Roman" w:cs="Times New Roman"/>
          <w:i/>
          <w:sz w:val="24"/>
          <w:szCs w:val="24"/>
        </w:rPr>
        <w:t>Pueraria montana</w:t>
      </w:r>
      <w:r w:rsidRPr="00DC151E">
        <w:rPr>
          <w:rFonts w:ascii="Times New Roman" w:hAnsi="Times New Roman" w:cs="Times New Roman"/>
          <w:sz w:val="24"/>
          <w:szCs w:val="24"/>
        </w:rPr>
        <w:t xml:space="preserve"> var. </w:t>
      </w:r>
      <w:r w:rsidRPr="00DC151E">
        <w:rPr>
          <w:rFonts w:ascii="Times New Roman" w:hAnsi="Times New Roman" w:cs="Times New Roman"/>
          <w:i/>
          <w:sz w:val="24"/>
          <w:szCs w:val="24"/>
        </w:rPr>
        <w:t>lobata</w:t>
      </w:r>
      <w:r w:rsidRPr="00DC151E">
        <w:rPr>
          <w:rFonts w:ascii="Times New Roman" w:hAnsi="Times New Roman" w:cs="Times New Roman"/>
          <w:sz w:val="24"/>
          <w:szCs w:val="24"/>
        </w:rPr>
        <w:t>) at landscape scale. Ecological Informatics 43:</w:t>
      </w:r>
      <w:r>
        <w:rPr>
          <w:rFonts w:ascii="Times New Roman" w:hAnsi="Times New Roman" w:cs="Times New Roman"/>
          <w:sz w:val="24"/>
          <w:szCs w:val="24"/>
        </w:rPr>
        <w:t xml:space="preserve"> </w:t>
      </w:r>
      <w:r w:rsidRPr="00DC151E">
        <w:rPr>
          <w:rFonts w:ascii="Times New Roman" w:hAnsi="Times New Roman" w:cs="Times New Roman"/>
          <w:sz w:val="24"/>
          <w:szCs w:val="24"/>
        </w:rPr>
        <w:t>146</w:t>
      </w:r>
      <w:r w:rsidR="00A350B1">
        <w:rPr>
          <w:rFonts w:ascii="Times New Roman" w:hAnsi="Times New Roman" w:cs="Times New Roman"/>
          <w:sz w:val="24"/>
          <w:szCs w:val="24"/>
        </w:rPr>
        <w:t>–</w:t>
      </w:r>
      <w:r w:rsidRPr="00DC151E">
        <w:rPr>
          <w:rFonts w:ascii="Times New Roman" w:hAnsi="Times New Roman" w:cs="Times New Roman"/>
          <w:sz w:val="24"/>
          <w:szCs w:val="24"/>
        </w:rPr>
        <w:t>156</w:t>
      </w:r>
    </w:p>
    <w:p w14:paraId="55A7C63D" w14:textId="77777777" w:rsidR="008279A3" w:rsidRDefault="008279A3" w:rsidP="00BA3F8F">
      <w:pPr>
        <w:ind w:left="720" w:hanging="720"/>
        <w:rPr>
          <w:rFonts w:ascii="Times New Roman" w:hAnsi="Times New Roman" w:cs="Times New Roman"/>
          <w:sz w:val="24"/>
          <w:szCs w:val="24"/>
        </w:rPr>
      </w:pPr>
      <w:r w:rsidRPr="008279A3">
        <w:rPr>
          <w:rFonts w:ascii="Times New Roman" w:hAnsi="Times New Roman" w:cs="Times New Roman"/>
          <w:sz w:val="24"/>
          <w:szCs w:val="24"/>
        </w:rPr>
        <w:t>Bartel R, She</w:t>
      </w:r>
      <w:r>
        <w:rPr>
          <w:rFonts w:ascii="Times New Roman" w:hAnsi="Times New Roman" w:cs="Times New Roman"/>
          <w:sz w:val="24"/>
          <w:szCs w:val="24"/>
        </w:rPr>
        <w:t xml:space="preserve">ppard J, Lovas-Kiss Á, Green A </w:t>
      </w:r>
      <w:r w:rsidRPr="008279A3">
        <w:rPr>
          <w:rFonts w:ascii="Times New Roman" w:hAnsi="Times New Roman" w:cs="Times New Roman"/>
          <w:sz w:val="24"/>
          <w:szCs w:val="24"/>
        </w:rPr>
        <w:t>2018</w:t>
      </w:r>
      <w:r>
        <w:rPr>
          <w:rFonts w:ascii="Times New Roman" w:hAnsi="Times New Roman" w:cs="Times New Roman"/>
          <w:sz w:val="24"/>
          <w:szCs w:val="24"/>
        </w:rPr>
        <w:t>.</w:t>
      </w:r>
      <w:r w:rsidRPr="008279A3">
        <w:rPr>
          <w:rFonts w:ascii="Times New Roman" w:hAnsi="Times New Roman" w:cs="Times New Roman"/>
          <w:sz w:val="24"/>
          <w:szCs w:val="24"/>
        </w:rPr>
        <w:t xml:space="preserve"> Endozoochory by mallard in New Zealand: what seeds are dispersed and how far? PeerJ 6:</w:t>
      </w:r>
      <w:r>
        <w:rPr>
          <w:rFonts w:ascii="Times New Roman" w:hAnsi="Times New Roman" w:cs="Times New Roman"/>
          <w:sz w:val="24"/>
          <w:szCs w:val="24"/>
        </w:rPr>
        <w:t xml:space="preserve"> </w:t>
      </w:r>
      <w:r w:rsidRPr="008279A3">
        <w:rPr>
          <w:rFonts w:ascii="Times New Roman" w:hAnsi="Times New Roman" w:cs="Times New Roman"/>
          <w:sz w:val="24"/>
          <w:szCs w:val="24"/>
        </w:rPr>
        <w:t>e4811</w:t>
      </w:r>
    </w:p>
    <w:p w14:paraId="55A7C63E" w14:textId="77777777" w:rsidR="00C6578C" w:rsidRDefault="00C6578C"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Beavon MA, Kelly D </w:t>
      </w:r>
      <w:r w:rsidRPr="00C6578C">
        <w:rPr>
          <w:rFonts w:ascii="Times New Roman" w:hAnsi="Times New Roman" w:cs="Times New Roman"/>
          <w:sz w:val="24"/>
          <w:szCs w:val="24"/>
        </w:rPr>
        <w:t>2015</w:t>
      </w:r>
      <w:r>
        <w:rPr>
          <w:rFonts w:ascii="Times New Roman" w:hAnsi="Times New Roman" w:cs="Times New Roman"/>
          <w:sz w:val="24"/>
          <w:szCs w:val="24"/>
        </w:rPr>
        <w:t>.</w:t>
      </w:r>
      <w:r w:rsidRPr="00C6578C">
        <w:rPr>
          <w:rFonts w:ascii="Times New Roman" w:hAnsi="Times New Roman" w:cs="Times New Roman"/>
          <w:sz w:val="24"/>
          <w:szCs w:val="24"/>
        </w:rPr>
        <w:t xml:space="preserve"> Dispersal of banana passionfruit (</w:t>
      </w:r>
      <w:r w:rsidRPr="00C6578C">
        <w:rPr>
          <w:rFonts w:ascii="Times New Roman" w:hAnsi="Times New Roman" w:cs="Times New Roman"/>
          <w:i/>
          <w:sz w:val="24"/>
          <w:szCs w:val="24"/>
        </w:rPr>
        <w:t>Passiflora tripartita</w:t>
      </w:r>
      <w:r w:rsidRPr="00C6578C">
        <w:rPr>
          <w:rFonts w:ascii="Times New Roman" w:hAnsi="Times New Roman" w:cs="Times New Roman"/>
          <w:sz w:val="24"/>
          <w:szCs w:val="24"/>
        </w:rPr>
        <w:t xml:space="preserve"> var. </w:t>
      </w:r>
      <w:r w:rsidRPr="00C6578C">
        <w:rPr>
          <w:rFonts w:ascii="Times New Roman" w:hAnsi="Times New Roman" w:cs="Times New Roman"/>
          <w:i/>
          <w:sz w:val="24"/>
          <w:szCs w:val="24"/>
        </w:rPr>
        <w:t>mollissima</w:t>
      </w:r>
      <w:r w:rsidRPr="00C6578C">
        <w:rPr>
          <w:rFonts w:ascii="Times New Roman" w:hAnsi="Times New Roman" w:cs="Times New Roman"/>
          <w:sz w:val="24"/>
          <w:szCs w:val="24"/>
        </w:rPr>
        <w:t>) by exotic mammals in New Zealand facilitates plant invasiveness. New Zealand Journal of Ecology 39:</w:t>
      </w:r>
      <w:r>
        <w:rPr>
          <w:rFonts w:ascii="Times New Roman" w:hAnsi="Times New Roman" w:cs="Times New Roman"/>
          <w:sz w:val="24"/>
          <w:szCs w:val="24"/>
        </w:rPr>
        <w:t xml:space="preserve"> </w:t>
      </w:r>
      <w:r w:rsidRPr="00C6578C">
        <w:rPr>
          <w:rFonts w:ascii="Times New Roman" w:hAnsi="Times New Roman" w:cs="Times New Roman"/>
          <w:sz w:val="24"/>
          <w:szCs w:val="24"/>
        </w:rPr>
        <w:t>43</w:t>
      </w:r>
      <w:r w:rsidR="00A350B1">
        <w:rPr>
          <w:rFonts w:ascii="Times New Roman" w:hAnsi="Times New Roman" w:cs="Times New Roman"/>
          <w:sz w:val="24"/>
          <w:szCs w:val="24"/>
        </w:rPr>
        <w:t>–</w:t>
      </w:r>
      <w:r w:rsidRPr="00C6578C">
        <w:rPr>
          <w:rFonts w:ascii="Times New Roman" w:hAnsi="Times New Roman" w:cs="Times New Roman"/>
          <w:sz w:val="24"/>
          <w:szCs w:val="24"/>
        </w:rPr>
        <w:t>49</w:t>
      </w:r>
      <w:r>
        <w:rPr>
          <w:rFonts w:ascii="Times New Roman" w:hAnsi="Times New Roman" w:cs="Times New Roman"/>
          <w:sz w:val="24"/>
          <w:szCs w:val="24"/>
        </w:rPr>
        <w:t>.</w:t>
      </w:r>
    </w:p>
    <w:p w14:paraId="55A7C63F" w14:textId="77777777" w:rsidR="00843217" w:rsidRDefault="00843217" w:rsidP="00BA3F8F">
      <w:pPr>
        <w:ind w:left="720" w:hanging="720"/>
        <w:rPr>
          <w:rFonts w:ascii="Times New Roman" w:hAnsi="Times New Roman" w:cs="Times New Roman"/>
          <w:sz w:val="24"/>
          <w:szCs w:val="24"/>
        </w:rPr>
      </w:pPr>
      <w:r w:rsidRPr="00843217">
        <w:rPr>
          <w:rFonts w:ascii="Times New Roman" w:hAnsi="Times New Roman" w:cs="Times New Roman"/>
          <w:sz w:val="24"/>
          <w:szCs w:val="24"/>
        </w:rPr>
        <w:t>Bohrer G, Katul GG,</w:t>
      </w:r>
      <w:r>
        <w:rPr>
          <w:rFonts w:ascii="Times New Roman" w:hAnsi="Times New Roman" w:cs="Times New Roman"/>
          <w:sz w:val="24"/>
          <w:szCs w:val="24"/>
        </w:rPr>
        <w:t xml:space="preserve"> Nathan R, Walko RL, Avissar R </w:t>
      </w:r>
      <w:r w:rsidRPr="00843217">
        <w:rPr>
          <w:rFonts w:ascii="Times New Roman" w:hAnsi="Times New Roman" w:cs="Times New Roman"/>
          <w:sz w:val="24"/>
          <w:szCs w:val="24"/>
        </w:rPr>
        <w:t>2008</w:t>
      </w:r>
      <w:r>
        <w:rPr>
          <w:rFonts w:ascii="Times New Roman" w:hAnsi="Times New Roman" w:cs="Times New Roman"/>
          <w:sz w:val="24"/>
          <w:szCs w:val="24"/>
        </w:rPr>
        <w:t>.</w:t>
      </w:r>
      <w:r w:rsidRPr="00843217">
        <w:rPr>
          <w:rFonts w:ascii="Times New Roman" w:hAnsi="Times New Roman" w:cs="Times New Roman"/>
          <w:sz w:val="24"/>
          <w:szCs w:val="24"/>
        </w:rPr>
        <w:t xml:space="preserve"> Effects of canopy heterogeneity, seed abscission and inertia on wind-driven dispersal kernels of tree seeds. Journal of Ecology 96:</w:t>
      </w:r>
      <w:r>
        <w:rPr>
          <w:rFonts w:ascii="Times New Roman" w:hAnsi="Times New Roman" w:cs="Times New Roman"/>
          <w:sz w:val="24"/>
          <w:szCs w:val="24"/>
        </w:rPr>
        <w:t xml:space="preserve"> </w:t>
      </w:r>
      <w:r w:rsidRPr="00843217">
        <w:rPr>
          <w:rFonts w:ascii="Times New Roman" w:hAnsi="Times New Roman" w:cs="Times New Roman"/>
          <w:sz w:val="24"/>
          <w:szCs w:val="24"/>
        </w:rPr>
        <w:t>569</w:t>
      </w:r>
      <w:r w:rsidR="00A350B1">
        <w:rPr>
          <w:rFonts w:ascii="Times New Roman" w:hAnsi="Times New Roman" w:cs="Times New Roman"/>
          <w:sz w:val="24"/>
          <w:szCs w:val="24"/>
        </w:rPr>
        <w:t>–</w:t>
      </w:r>
      <w:r w:rsidRPr="00843217">
        <w:rPr>
          <w:rFonts w:ascii="Times New Roman" w:hAnsi="Times New Roman" w:cs="Times New Roman"/>
          <w:sz w:val="24"/>
          <w:szCs w:val="24"/>
        </w:rPr>
        <w:t>580</w:t>
      </w:r>
      <w:r>
        <w:rPr>
          <w:rFonts w:ascii="Times New Roman" w:hAnsi="Times New Roman" w:cs="Times New Roman"/>
          <w:sz w:val="24"/>
          <w:szCs w:val="24"/>
        </w:rPr>
        <w:t>.</w:t>
      </w:r>
    </w:p>
    <w:p w14:paraId="55A7C640" w14:textId="77777777" w:rsidR="00E82025" w:rsidRDefault="00E82025" w:rsidP="00BA3F8F">
      <w:pPr>
        <w:ind w:left="720" w:hanging="720"/>
        <w:rPr>
          <w:rFonts w:ascii="Times New Roman" w:hAnsi="Times New Roman" w:cs="Times New Roman"/>
          <w:sz w:val="24"/>
          <w:szCs w:val="24"/>
        </w:rPr>
      </w:pPr>
      <w:r w:rsidRPr="00E82025">
        <w:rPr>
          <w:rFonts w:ascii="Times New Roman" w:hAnsi="Times New Roman" w:cs="Times New Roman"/>
          <w:sz w:val="24"/>
          <w:szCs w:val="24"/>
        </w:rPr>
        <w:t>Bradley BA, Blumenthal DM, Wilcove DS, Ziska LH 2010</w:t>
      </w:r>
      <w:r>
        <w:rPr>
          <w:rFonts w:ascii="Times New Roman" w:hAnsi="Times New Roman" w:cs="Times New Roman"/>
          <w:sz w:val="24"/>
          <w:szCs w:val="24"/>
        </w:rPr>
        <w:t>.</w:t>
      </w:r>
      <w:r w:rsidRPr="00E82025">
        <w:rPr>
          <w:rFonts w:ascii="Times New Roman" w:hAnsi="Times New Roman" w:cs="Times New Roman"/>
          <w:sz w:val="24"/>
          <w:szCs w:val="24"/>
        </w:rPr>
        <w:t xml:space="preserve"> Predicting plant invasions in an era of global change. Trends in Ecology &amp; Evolution 25:</w:t>
      </w:r>
      <w:r>
        <w:rPr>
          <w:rFonts w:ascii="Times New Roman" w:hAnsi="Times New Roman" w:cs="Times New Roman"/>
          <w:sz w:val="24"/>
          <w:szCs w:val="24"/>
        </w:rPr>
        <w:t xml:space="preserve"> </w:t>
      </w:r>
      <w:r w:rsidRPr="00E82025">
        <w:rPr>
          <w:rFonts w:ascii="Times New Roman" w:hAnsi="Times New Roman" w:cs="Times New Roman"/>
          <w:sz w:val="24"/>
          <w:szCs w:val="24"/>
        </w:rPr>
        <w:t>310</w:t>
      </w:r>
      <w:r w:rsidR="00A350B1">
        <w:rPr>
          <w:rFonts w:ascii="Times New Roman" w:hAnsi="Times New Roman" w:cs="Times New Roman"/>
          <w:sz w:val="24"/>
          <w:szCs w:val="24"/>
        </w:rPr>
        <w:t>–</w:t>
      </w:r>
      <w:r w:rsidRPr="00E82025">
        <w:rPr>
          <w:rFonts w:ascii="Times New Roman" w:hAnsi="Times New Roman" w:cs="Times New Roman"/>
          <w:sz w:val="24"/>
          <w:szCs w:val="24"/>
        </w:rPr>
        <w:t>318</w:t>
      </w:r>
      <w:r>
        <w:rPr>
          <w:rFonts w:ascii="Times New Roman" w:hAnsi="Times New Roman" w:cs="Times New Roman"/>
          <w:sz w:val="24"/>
          <w:szCs w:val="24"/>
        </w:rPr>
        <w:t>.</w:t>
      </w:r>
    </w:p>
    <w:p w14:paraId="55A7C641" w14:textId="77777777" w:rsidR="008279A3" w:rsidRDefault="008279A3" w:rsidP="00BA3F8F">
      <w:pPr>
        <w:ind w:left="720" w:hanging="720"/>
        <w:rPr>
          <w:rFonts w:ascii="Times New Roman" w:hAnsi="Times New Roman" w:cs="Times New Roman"/>
          <w:sz w:val="24"/>
          <w:szCs w:val="24"/>
        </w:rPr>
      </w:pPr>
      <w:r w:rsidRPr="008279A3">
        <w:rPr>
          <w:rFonts w:ascii="Times New Roman" w:hAnsi="Times New Roman" w:cs="Times New Roman"/>
          <w:sz w:val="24"/>
          <w:szCs w:val="24"/>
        </w:rPr>
        <w:t>Brochet AL, Guillemain M, Fritz</w:t>
      </w:r>
      <w:r>
        <w:rPr>
          <w:rFonts w:ascii="Times New Roman" w:hAnsi="Times New Roman" w:cs="Times New Roman"/>
          <w:sz w:val="24"/>
          <w:szCs w:val="24"/>
        </w:rPr>
        <w:t xml:space="preserve"> H, Gauthier-Clerc M, Green AJ </w:t>
      </w:r>
      <w:r w:rsidRPr="008279A3">
        <w:rPr>
          <w:rFonts w:ascii="Times New Roman" w:hAnsi="Times New Roman" w:cs="Times New Roman"/>
          <w:sz w:val="24"/>
          <w:szCs w:val="24"/>
        </w:rPr>
        <w:t>2010</w:t>
      </w:r>
      <w:r>
        <w:rPr>
          <w:rFonts w:ascii="Times New Roman" w:hAnsi="Times New Roman" w:cs="Times New Roman"/>
          <w:sz w:val="24"/>
          <w:szCs w:val="24"/>
        </w:rPr>
        <w:t>.</w:t>
      </w:r>
      <w:r w:rsidRPr="008279A3">
        <w:rPr>
          <w:rFonts w:ascii="Times New Roman" w:hAnsi="Times New Roman" w:cs="Times New Roman"/>
          <w:sz w:val="24"/>
          <w:szCs w:val="24"/>
        </w:rPr>
        <w:t xml:space="preserve"> Plant dispersal by teal (</w:t>
      </w:r>
      <w:r w:rsidRPr="008279A3">
        <w:rPr>
          <w:rFonts w:ascii="Times New Roman" w:hAnsi="Times New Roman" w:cs="Times New Roman"/>
          <w:i/>
          <w:sz w:val="24"/>
          <w:szCs w:val="24"/>
        </w:rPr>
        <w:t>Anas crecca</w:t>
      </w:r>
      <w:r w:rsidRPr="008279A3">
        <w:rPr>
          <w:rFonts w:ascii="Times New Roman" w:hAnsi="Times New Roman" w:cs="Times New Roman"/>
          <w:sz w:val="24"/>
          <w:szCs w:val="24"/>
        </w:rPr>
        <w:t>) in the Camargue: duck guts are more important than their feet. Freshwater Biology 55:1262</w:t>
      </w:r>
      <w:r w:rsidR="00A350B1">
        <w:rPr>
          <w:rFonts w:ascii="Times New Roman" w:hAnsi="Times New Roman" w:cs="Times New Roman"/>
          <w:sz w:val="24"/>
          <w:szCs w:val="24"/>
        </w:rPr>
        <w:t>–</w:t>
      </w:r>
      <w:r w:rsidRPr="008279A3">
        <w:rPr>
          <w:rFonts w:ascii="Times New Roman" w:hAnsi="Times New Roman" w:cs="Times New Roman"/>
          <w:sz w:val="24"/>
          <w:szCs w:val="24"/>
        </w:rPr>
        <w:t>1273</w:t>
      </w:r>
      <w:r>
        <w:rPr>
          <w:rFonts w:ascii="Times New Roman" w:hAnsi="Times New Roman" w:cs="Times New Roman"/>
          <w:sz w:val="24"/>
          <w:szCs w:val="24"/>
        </w:rPr>
        <w:t>.</w:t>
      </w:r>
    </w:p>
    <w:p w14:paraId="55A7C642" w14:textId="77777777" w:rsidR="00581E16" w:rsidRDefault="00581E16"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Bull PC </w:t>
      </w:r>
      <w:r w:rsidRPr="00581E16">
        <w:rPr>
          <w:rFonts w:ascii="Times New Roman" w:hAnsi="Times New Roman" w:cs="Times New Roman"/>
          <w:sz w:val="24"/>
          <w:szCs w:val="24"/>
        </w:rPr>
        <w:t>1958</w:t>
      </w:r>
      <w:r>
        <w:rPr>
          <w:rFonts w:ascii="Times New Roman" w:hAnsi="Times New Roman" w:cs="Times New Roman"/>
          <w:sz w:val="24"/>
          <w:szCs w:val="24"/>
        </w:rPr>
        <w:t>.</w:t>
      </w:r>
      <w:r w:rsidRPr="00581E16">
        <w:rPr>
          <w:rFonts w:ascii="Times New Roman" w:hAnsi="Times New Roman" w:cs="Times New Roman"/>
          <w:sz w:val="24"/>
          <w:szCs w:val="24"/>
        </w:rPr>
        <w:t xml:space="preserve"> Birds of the Hutt Valley. Proceedings of the New Zealand Ecological Society 6:</w:t>
      </w:r>
      <w:r>
        <w:rPr>
          <w:rFonts w:ascii="Times New Roman" w:hAnsi="Times New Roman" w:cs="Times New Roman"/>
          <w:sz w:val="24"/>
          <w:szCs w:val="24"/>
        </w:rPr>
        <w:t xml:space="preserve"> </w:t>
      </w:r>
      <w:r w:rsidRPr="00581E16">
        <w:rPr>
          <w:rFonts w:ascii="Times New Roman" w:hAnsi="Times New Roman" w:cs="Times New Roman"/>
          <w:sz w:val="24"/>
          <w:szCs w:val="24"/>
        </w:rPr>
        <w:t>52</w:t>
      </w:r>
      <w:r w:rsidR="00A350B1">
        <w:rPr>
          <w:rFonts w:ascii="Times New Roman" w:hAnsi="Times New Roman" w:cs="Times New Roman"/>
          <w:sz w:val="24"/>
          <w:szCs w:val="24"/>
        </w:rPr>
        <w:t>–</w:t>
      </w:r>
      <w:r w:rsidRPr="00581E16">
        <w:rPr>
          <w:rFonts w:ascii="Times New Roman" w:hAnsi="Times New Roman" w:cs="Times New Roman"/>
          <w:sz w:val="24"/>
          <w:szCs w:val="24"/>
        </w:rPr>
        <w:t>58</w:t>
      </w:r>
      <w:r>
        <w:rPr>
          <w:rFonts w:ascii="Times New Roman" w:hAnsi="Times New Roman" w:cs="Times New Roman"/>
          <w:sz w:val="24"/>
          <w:szCs w:val="24"/>
        </w:rPr>
        <w:t>.</w:t>
      </w:r>
    </w:p>
    <w:p w14:paraId="55A7C643" w14:textId="77777777" w:rsidR="00581E16" w:rsidRDefault="00581E16" w:rsidP="00BA3F8F">
      <w:pPr>
        <w:ind w:left="720" w:hanging="720"/>
        <w:rPr>
          <w:rFonts w:ascii="Times New Roman" w:hAnsi="Times New Roman" w:cs="Times New Roman"/>
          <w:sz w:val="24"/>
          <w:szCs w:val="24"/>
        </w:rPr>
      </w:pPr>
      <w:r w:rsidRPr="00581E16">
        <w:rPr>
          <w:rFonts w:ascii="Times New Roman" w:hAnsi="Times New Roman" w:cs="Times New Roman"/>
          <w:sz w:val="24"/>
          <w:szCs w:val="24"/>
        </w:rPr>
        <w:lastRenderedPageBreak/>
        <w:t>Burrows CJ 1994</w:t>
      </w:r>
      <w:r>
        <w:rPr>
          <w:rFonts w:ascii="Times New Roman" w:hAnsi="Times New Roman" w:cs="Times New Roman"/>
          <w:sz w:val="24"/>
          <w:szCs w:val="24"/>
        </w:rPr>
        <w:t>.</w:t>
      </w:r>
      <w:r w:rsidRPr="00581E16">
        <w:rPr>
          <w:rFonts w:ascii="Times New Roman" w:hAnsi="Times New Roman" w:cs="Times New Roman"/>
          <w:sz w:val="24"/>
          <w:szCs w:val="24"/>
        </w:rPr>
        <w:t xml:space="preserve"> Seed trapping in Ahuriri Summit Bush Scenic Reserve, Port Hills, western Banks Peninsula, 1985-86. New Zealand Journal of Botany 32:</w:t>
      </w:r>
      <w:r w:rsidR="00154C04">
        <w:rPr>
          <w:rFonts w:ascii="Times New Roman" w:hAnsi="Times New Roman" w:cs="Times New Roman"/>
          <w:sz w:val="24"/>
          <w:szCs w:val="24"/>
        </w:rPr>
        <w:t xml:space="preserve"> </w:t>
      </w:r>
      <w:r w:rsidRPr="00581E16">
        <w:rPr>
          <w:rFonts w:ascii="Times New Roman" w:hAnsi="Times New Roman" w:cs="Times New Roman"/>
          <w:sz w:val="24"/>
          <w:szCs w:val="24"/>
        </w:rPr>
        <w:t>183</w:t>
      </w:r>
      <w:r w:rsidR="00A350B1">
        <w:rPr>
          <w:rFonts w:ascii="Times New Roman" w:hAnsi="Times New Roman" w:cs="Times New Roman"/>
          <w:sz w:val="24"/>
          <w:szCs w:val="24"/>
        </w:rPr>
        <w:t>–</w:t>
      </w:r>
      <w:r w:rsidRPr="00581E16">
        <w:rPr>
          <w:rFonts w:ascii="Times New Roman" w:hAnsi="Times New Roman" w:cs="Times New Roman"/>
          <w:sz w:val="24"/>
          <w:szCs w:val="24"/>
        </w:rPr>
        <w:t>215</w:t>
      </w:r>
      <w:r w:rsidR="00154C04">
        <w:rPr>
          <w:rFonts w:ascii="Times New Roman" w:hAnsi="Times New Roman" w:cs="Times New Roman"/>
          <w:sz w:val="24"/>
          <w:szCs w:val="24"/>
        </w:rPr>
        <w:t>.</w:t>
      </w:r>
    </w:p>
    <w:p w14:paraId="55A7C644" w14:textId="77777777" w:rsidR="0040226A" w:rsidRDefault="0040226A" w:rsidP="00BA3F8F">
      <w:pPr>
        <w:ind w:left="720" w:hanging="720"/>
        <w:rPr>
          <w:rFonts w:ascii="Times New Roman" w:hAnsi="Times New Roman" w:cs="Times New Roman"/>
          <w:sz w:val="24"/>
          <w:szCs w:val="24"/>
        </w:rPr>
      </w:pPr>
      <w:r w:rsidRPr="005F064A">
        <w:rPr>
          <w:rFonts w:ascii="Times New Roman" w:hAnsi="Times New Roman" w:cs="Times New Roman"/>
          <w:sz w:val="24"/>
          <w:szCs w:val="24"/>
        </w:rPr>
        <w:t xml:space="preserve">Camarero JJ, Gutiérrez E, Fortin M-J, Ribbens E </w:t>
      </w:r>
      <w:r>
        <w:rPr>
          <w:rFonts w:ascii="Times New Roman" w:hAnsi="Times New Roman" w:cs="Times New Roman"/>
          <w:sz w:val="24"/>
          <w:szCs w:val="24"/>
        </w:rPr>
        <w:t>2005.</w:t>
      </w:r>
      <w:r w:rsidRPr="005F064A">
        <w:rPr>
          <w:rFonts w:ascii="Times New Roman" w:hAnsi="Times New Roman" w:cs="Times New Roman"/>
          <w:sz w:val="24"/>
          <w:szCs w:val="24"/>
        </w:rPr>
        <w:t xml:space="preserve"> Spatial patterns of tree recruitment in a relict population of </w:t>
      </w:r>
      <w:r w:rsidRPr="00142DCD">
        <w:rPr>
          <w:rFonts w:ascii="Times New Roman" w:hAnsi="Times New Roman" w:cs="Times New Roman"/>
          <w:i/>
          <w:sz w:val="24"/>
          <w:szCs w:val="24"/>
        </w:rPr>
        <w:t>Pinus uncinata</w:t>
      </w:r>
      <w:r w:rsidRPr="005F064A">
        <w:rPr>
          <w:rFonts w:ascii="Times New Roman" w:hAnsi="Times New Roman" w:cs="Times New Roman"/>
          <w:sz w:val="24"/>
          <w:szCs w:val="24"/>
        </w:rPr>
        <w:t>: forest expansion through stratified diffusion. Journal of Biogeography 32:</w:t>
      </w:r>
      <w:r>
        <w:rPr>
          <w:rFonts w:ascii="Times New Roman" w:hAnsi="Times New Roman" w:cs="Times New Roman"/>
          <w:sz w:val="24"/>
          <w:szCs w:val="24"/>
        </w:rPr>
        <w:t xml:space="preserve"> </w:t>
      </w:r>
      <w:r w:rsidRPr="005F064A">
        <w:rPr>
          <w:rFonts w:ascii="Times New Roman" w:hAnsi="Times New Roman" w:cs="Times New Roman"/>
          <w:sz w:val="24"/>
          <w:szCs w:val="24"/>
        </w:rPr>
        <w:t>1979</w:t>
      </w:r>
      <w:r w:rsidR="00A350B1">
        <w:rPr>
          <w:rFonts w:ascii="Times New Roman" w:hAnsi="Times New Roman" w:cs="Times New Roman"/>
          <w:sz w:val="24"/>
          <w:szCs w:val="24"/>
        </w:rPr>
        <w:t>–</w:t>
      </w:r>
      <w:r w:rsidRPr="005F064A">
        <w:rPr>
          <w:rFonts w:ascii="Times New Roman" w:hAnsi="Times New Roman" w:cs="Times New Roman"/>
          <w:sz w:val="24"/>
          <w:szCs w:val="24"/>
        </w:rPr>
        <w:t>1992</w:t>
      </w:r>
      <w:r>
        <w:rPr>
          <w:rFonts w:ascii="Times New Roman" w:hAnsi="Times New Roman" w:cs="Times New Roman"/>
          <w:sz w:val="24"/>
          <w:szCs w:val="24"/>
        </w:rPr>
        <w:t>.</w:t>
      </w:r>
    </w:p>
    <w:p w14:paraId="259D93F5" w14:textId="71D6809A" w:rsidR="000F262E" w:rsidRPr="000F262E" w:rsidRDefault="000F262E" w:rsidP="000F262E">
      <w:pPr>
        <w:ind w:left="720" w:hanging="720"/>
        <w:rPr>
          <w:rFonts w:ascii="Times New Roman" w:hAnsi="Times New Roman" w:cs="Times New Roman"/>
          <w:sz w:val="24"/>
          <w:szCs w:val="24"/>
        </w:rPr>
      </w:pPr>
      <w:r w:rsidRPr="000F262E">
        <w:rPr>
          <w:rFonts w:ascii="Times New Roman" w:hAnsi="Times New Roman" w:cs="Times New Roman"/>
          <w:sz w:val="24"/>
          <w:szCs w:val="24"/>
        </w:rPr>
        <w:t>Chamberlain</w:t>
      </w:r>
      <w:r>
        <w:rPr>
          <w:rFonts w:ascii="Times New Roman" w:hAnsi="Times New Roman" w:cs="Times New Roman"/>
          <w:sz w:val="24"/>
          <w:szCs w:val="24"/>
        </w:rPr>
        <w:t xml:space="preserve"> S</w:t>
      </w:r>
      <w:r w:rsidRPr="000F262E">
        <w:rPr>
          <w:rFonts w:ascii="Times New Roman" w:hAnsi="Times New Roman" w:cs="Times New Roman"/>
          <w:sz w:val="24"/>
          <w:szCs w:val="24"/>
        </w:rPr>
        <w:t>, Szocs</w:t>
      </w:r>
      <w:r>
        <w:rPr>
          <w:rFonts w:ascii="Times New Roman" w:hAnsi="Times New Roman" w:cs="Times New Roman"/>
          <w:sz w:val="24"/>
          <w:szCs w:val="24"/>
        </w:rPr>
        <w:t xml:space="preserve"> E.</w:t>
      </w:r>
      <w:r w:rsidRPr="000F262E">
        <w:rPr>
          <w:rFonts w:ascii="Times New Roman" w:hAnsi="Times New Roman" w:cs="Times New Roman"/>
          <w:sz w:val="24"/>
          <w:szCs w:val="24"/>
        </w:rPr>
        <w:t xml:space="preserve"> 2013. taxize - taxon</w:t>
      </w:r>
      <w:r>
        <w:rPr>
          <w:rFonts w:ascii="Times New Roman" w:hAnsi="Times New Roman" w:cs="Times New Roman"/>
          <w:sz w:val="24"/>
          <w:szCs w:val="24"/>
        </w:rPr>
        <w:t>omic search and retrieval in R.</w:t>
      </w:r>
      <w:r w:rsidRPr="000F262E">
        <w:rPr>
          <w:rFonts w:ascii="Times New Roman" w:hAnsi="Times New Roman" w:cs="Times New Roman"/>
          <w:sz w:val="24"/>
          <w:szCs w:val="24"/>
        </w:rPr>
        <w:t xml:space="preserve"> F1000Research. https://f1000research.com/articles/2-191/v2.</w:t>
      </w:r>
    </w:p>
    <w:p w14:paraId="779C4861" w14:textId="502C7432" w:rsidR="000F262E" w:rsidRDefault="000F262E" w:rsidP="000F262E">
      <w:pPr>
        <w:ind w:left="720" w:hanging="720"/>
        <w:rPr>
          <w:rFonts w:ascii="Times New Roman" w:hAnsi="Times New Roman" w:cs="Times New Roman"/>
          <w:sz w:val="24"/>
          <w:szCs w:val="24"/>
        </w:rPr>
      </w:pPr>
      <w:r w:rsidRPr="000F262E">
        <w:rPr>
          <w:rFonts w:ascii="Times New Roman" w:hAnsi="Times New Roman" w:cs="Times New Roman"/>
          <w:sz w:val="24"/>
          <w:szCs w:val="24"/>
        </w:rPr>
        <w:t>Chamberlain S, Szoecs E, Foster Z, Arendsee Z, Boettiger C, Ram K, Bartomeus I, Baumgartner J, O'Donnell J, Oksanen J, Tzovaras BG, Marchand P, Tran V, Salmon M, Li G, Grenié M</w:t>
      </w:r>
      <w:r>
        <w:rPr>
          <w:rFonts w:ascii="Times New Roman" w:hAnsi="Times New Roman" w:cs="Times New Roman"/>
          <w:sz w:val="24"/>
          <w:szCs w:val="24"/>
        </w:rPr>
        <w:t>.</w:t>
      </w:r>
      <w:r w:rsidRPr="000F262E">
        <w:rPr>
          <w:rFonts w:ascii="Times New Roman" w:hAnsi="Times New Roman" w:cs="Times New Roman"/>
          <w:sz w:val="24"/>
          <w:szCs w:val="24"/>
        </w:rPr>
        <w:t xml:space="preserve"> 2020. taxize: Taxonomic information from around the web. R package version 0.9.98, https://github.com/ropensci/taxize.</w:t>
      </w:r>
    </w:p>
    <w:p w14:paraId="55A7C645" w14:textId="77777777" w:rsidR="00C57042" w:rsidRDefault="00C57042"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Chambers JC, MacMahon JA </w:t>
      </w:r>
      <w:r w:rsidRPr="00C57042">
        <w:rPr>
          <w:rFonts w:ascii="Times New Roman" w:hAnsi="Times New Roman" w:cs="Times New Roman"/>
          <w:sz w:val="24"/>
          <w:szCs w:val="24"/>
        </w:rPr>
        <w:t>1994</w:t>
      </w:r>
      <w:r>
        <w:rPr>
          <w:rFonts w:ascii="Times New Roman" w:hAnsi="Times New Roman" w:cs="Times New Roman"/>
          <w:sz w:val="24"/>
          <w:szCs w:val="24"/>
        </w:rPr>
        <w:t>.</w:t>
      </w:r>
      <w:r w:rsidRPr="00C57042">
        <w:rPr>
          <w:rFonts w:ascii="Times New Roman" w:hAnsi="Times New Roman" w:cs="Times New Roman"/>
          <w:sz w:val="24"/>
          <w:szCs w:val="24"/>
        </w:rPr>
        <w:t xml:space="preserve"> A day in the life of a seed: movements and fates of seeds and their implications for natural and managed systems. Annual Review of Ecology and Systematics 25:</w:t>
      </w:r>
      <w:r w:rsidR="00A350B1">
        <w:rPr>
          <w:rFonts w:ascii="Times New Roman" w:hAnsi="Times New Roman" w:cs="Times New Roman"/>
          <w:sz w:val="24"/>
          <w:szCs w:val="24"/>
        </w:rPr>
        <w:t xml:space="preserve"> </w:t>
      </w:r>
      <w:r w:rsidRPr="00C57042">
        <w:rPr>
          <w:rFonts w:ascii="Times New Roman" w:hAnsi="Times New Roman" w:cs="Times New Roman"/>
          <w:sz w:val="24"/>
          <w:szCs w:val="24"/>
        </w:rPr>
        <w:t>263</w:t>
      </w:r>
      <w:r w:rsidR="00A350B1">
        <w:rPr>
          <w:rFonts w:ascii="Times New Roman" w:hAnsi="Times New Roman" w:cs="Times New Roman"/>
          <w:sz w:val="24"/>
          <w:szCs w:val="24"/>
        </w:rPr>
        <w:t>–</w:t>
      </w:r>
      <w:r w:rsidRPr="00C57042">
        <w:rPr>
          <w:rFonts w:ascii="Times New Roman" w:hAnsi="Times New Roman" w:cs="Times New Roman"/>
          <w:sz w:val="24"/>
          <w:szCs w:val="24"/>
        </w:rPr>
        <w:t>292</w:t>
      </w:r>
      <w:r>
        <w:rPr>
          <w:rFonts w:ascii="Times New Roman" w:hAnsi="Times New Roman" w:cs="Times New Roman"/>
          <w:sz w:val="24"/>
          <w:szCs w:val="24"/>
        </w:rPr>
        <w:t>.</w:t>
      </w:r>
    </w:p>
    <w:p w14:paraId="55A7C646" w14:textId="77777777" w:rsidR="004B5F16" w:rsidRDefault="004B5F16" w:rsidP="00BA3F8F">
      <w:pPr>
        <w:ind w:left="720" w:hanging="720"/>
        <w:rPr>
          <w:rFonts w:ascii="Times New Roman" w:hAnsi="Times New Roman" w:cs="Times New Roman"/>
          <w:sz w:val="24"/>
          <w:szCs w:val="24"/>
        </w:rPr>
      </w:pPr>
      <w:r w:rsidRPr="004B5F16">
        <w:rPr>
          <w:rFonts w:ascii="Times New Roman" w:hAnsi="Times New Roman" w:cs="Times New Roman"/>
          <w:sz w:val="24"/>
          <w:szCs w:val="24"/>
        </w:rPr>
        <w:t>Clark JS, Fastie C, Hurtt</w:t>
      </w:r>
      <w:r>
        <w:rPr>
          <w:rFonts w:ascii="Times New Roman" w:hAnsi="Times New Roman" w:cs="Times New Roman"/>
          <w:sz w:val="24"/>
          <w:szCs w:val="24"/>
        </w:rPr>
        <w:t xml:space="preserve"> G,</w:t>
      </w:r>
      <w:r w:rsidRPr="004B5F16">
        <w:rPr>
          <w:rFonts w:ascii="Times New Roman" w:hAnsi="Times New Roman" w:cs="Times New Roman"/>
          <w:sz w:val="24"/>
          <w:szCs w:val="24"/>
        </w:rPr>
        <w:t xml:space="preserve"> Jackson ST, Johnson C, King GA, Lewis M, Lynch J, Pacala S, Prentice C, Schupp EW, Webb T</w:t>
      </w:r>
      <w:r>
        <w:rPr>
          <w:rFonts w:ascii="Times New Roman" w:hAnsi="Times New Roman" w:cs="Times New Roman"/>
          <w:sz w:val="24"/>
          <w:szCs w:val="24"/>
        </w:rPr>
        <w:t>,</w:t>
      </w:r>
      <w:r w:rsidRPr="004B5F16">
        <w:rPr>
          <w:rFonts w:ascii="Times New Roman" w:hAnsi="Times New Roman" w:cs="Times New Roman"/>
          <w:sz w:val="24"/>
          <w:szCs w:val="24"/>
        </w:rPr>
        <w:t xml:space="preserve"> Wyckoff P 1998</w:t>
      </w:r>
      <w:r>
        <w:rPr>
          <w:rFonts w:ascii="Times New Roman" w:hAnsi="Times New Roman" w:cs="Times New Roman"/>
          <w:sz w:val="24"/>
          <w:szCs w:val="24"/>
        </w:rPr>
        <w:t>.</w:t>
      </w:r>
      <w:r w:rsidRPr="004B5F16">
        <w:rPr>
          <w:rFonts w:ascii="Times New Roman" w:hAnsi="Times New Roman" w:cs="Times New Roman"/>
          <w:sz w:val="24"/>
          <w:szCs w:val="24"/>
        </w:rPr>
        <w:t xml:space="preserve"> Reid's paradox of rapid plant migration: dispersal theory and interpretation of paleoecological records. BioScience 48</w:t>
      </w:r>
      <w:r>
        <w:rPr>
          <w:rFonts w:ascii="Times New Roman" w:hAnsi="Times New Roman" w:cs="Times New Roman"/>
          <w:sz w:val="24"/>
          <w:szCs w:val="24"/>
        </w:rPr>
        <w:t>:</w:t>
      </w:r>
      <w:r w:rsidRPr="004B5F16">
        <w:rPr>
          <w:rFonts w:ascii="Times New Roman" w:hAnsi="Times New Roman" w:cs="Times New Roman"/>
          <w:sz w:val="24"/>
          <w:szCs w:val="24"/>
        </w:rPr>
        <w:t xml:space="preserve"> 13–24.</w:t>
      </w:r>
    </w:p>
    <w:p w14:paraId="55A7C647" w14:textId="77777777" w:rsidR="008279A3" w:rsidRDefault="008279A3" w:rsidP="00BA3F8F">
      <w:pPr>
        <w:ind w:left="720" w:hanging="720"/>
        <w:rPr>
          <w:rFonts w:ascii="Times New Roman" w:hAnsi="Times New Roman" w:cs="Times New Roman"/>
          <w:sz w:val="24"/>
          <w:szCs w:val="24"/>
        </w:rPr>
      </w:pPr>
      <w:r w:rsidRPr="008279A3">
        <w:rPr>
          <w:rFonts w:ascii="Times New Roman" w:hAnsi="Times New Roman" w:cs="Times New Roman"/>
          <w:sz w:val="24"/>
          <w:szCs w:val="24"/>
        </w:rPr>
        <w:t xml:space="preserve">Costea M, Stefanović S, García MA, De La Cruz S, Casazza ML, Green AJ </w:t>
      </w:r>
      <w:r>
        <w:rPr>
          <w:rFonts w:ascii="Times New Roman" w:hAnsi="Times New Roman" w:cs="Times New Roman"/>
          <w:sz w:val="24"/>
          <w:szCs w:val="24"/>
        </w:rPr>
        <w:t>2016.</w:t>
      </w:r>
      <w:r w:rsidRPr="008279A3">
        <w:rPr>
          <w:rFonts w:ascii="Times New Roman" w:hAnsi="Times New Roman" w:cs="Times New Roman"/>
          <w:sz w:val="24"/>
          <w:szCs w:val="24"/>
        </w:rPr>
        <w:t xml:space="preserve"> Waterfowl endozoochory: An overlooked long-distance dispersal mode for </w:t>
      </w:r>
      <w:r w:rsidRPr="008279A3">
        <w:rPr>
          <w:rFonts w:ascii="Times New Roman" w:hAnsi="Times New Roman" w:cs="Times New Roman"/>
          <w:i/>
          <w:sz w:val="24"/>
          <w:szCs w:val="24"/>
        </w:rPr>
        <w:t>Cuscuta</w:t>
      </w:r>
      <w:r w:rsidRPr="008279A3">
        <w:rPr>
          <w:rFonts w:ascii="Times New Roman" w:hAnsi="Times New Roman" w:cs="Times New Roman"/>
          <w:sz w:val="24"/>
          <w:szCs w:val="24"/>
        </w:rPr>
        <w:t xml:space="preserve"> (dodder). American Journal of Botany 103:</w:t>
      </w:r>
      <w:r>
        <w:rPr>
          <w:rFonts w:ascii="Times New Roman" w:hAnsi="Times New Roman" w:cs="Times New Roman"/>
          <w:sz w:val="24"/>
          <w:szCs w:val="24"/>
        </w:rPr>
        <w:t xml:space="preserve"> </w:t>
      </w:r>
      <w:r w:rsidRPr="008279A3">
        <w:rPr>
          <w:rFonts w:ascii="Times New Roman" w:hAnsi="Times New Roman" w:cs="Times New Roman"/>
          <w:sz w:val="24"/>
          <w:szCs w:val="24"/>
        </w:rPr>
        <w:t>957</w:t>
      </w:r>
      <w:r w:rsidR="00A350B1">
        <w:rPr>
          <w:rFonts w:ascii="Times New Roman" w:hAnsi="Times New Roman" w:cs="Times New Roman"/>
          <w:sz w:val="24"/>
          <w:szCs w:val="24"/>
        </w:rPr>
        <w:t>–</w:t>
      </w:r>
      <w:r w:rsidRPr="008279A3">
        <w:rPr>
          <w:rFonts w:ascii="Times New Roman" w:hAnsi="Times New Roman" w:cs="Times New Roman"/>
          <w:sz w:val="24"/>
          <w:szCs w:val="24"/>
        </w:rPr>
        <w:t>962</w:t>
      </w:r>
      <w:r>
        <w:rPr>
          <w:rFonts w:ascii="Times New Roman" w:hAnsi="Times New Roman" w:cs="Times New Roman"/>
          <w:sz w:val="24"/>
          <w:szCs w:val="24"/>
        </w:rPr>
        <w:t>.</w:t>
      </w:r>
    </w:p>
    <w:p w14:paraId="55A7C648" w14:textId="77777777" w:rsidR="00090F96" w:rsidRDefault="00090F96" w:rsidP="00BA3F8F">
      <w:pPr>
        <w:ind w:left="720" w:hanging="720"/>
        <w:rPr>
          <w:rFonts w:ascii="Times New Roman" w:hAnsi="Times New Roman" w:cs="Times New Roman"/>
          <w:sz w:val="24"/>
          <w:szCs w:val="24"/>
        </w:rPr>
      </w:pPr>
      <w:r w:rsidRPr="00090F96">
        <w:rPr>
          <w:rFonts w:ascii="Times New Roman" w:hAnsi="Times New Roman" w:cs="Times New Roman"/>
          <w:sz w:val="24"/>
          <w:szCs w:val="24"/>
        </w:rPr>
        <w:t>de Jager M, Kaphingst B, Janse EL, B</w:t>
      </w:r>
      <w:r>
        <w:rPr>
          <w:rFonts w:ascii="Times New Roman" w:hAnsi="Times New Roman" w:cs="Times New Roman"/>
          <w:sz w:val="24"/>
          <w:szCs w:val="24"/>
        </w:rPr>
        <w:t xml:space="preserve">uisman R, Rinzema SGT, Soons MB </w:t>
      </w:r>
      <w:r w:rsidRPr="00090F96">
        <w:rPr>
          <w:rFonts w:ascii="Times New Roman" w:hAnsi="Times New Roman" w:cs="Times New Roman"/>
          <w:sz w:val="24"/>
          <w:szCs w:val="24"/>
        </w:rPr>
        <w:t>2019</w:t>
      </w:r>
      <w:r>
        <w:rPr>
          <w:rFonts w:ascii="Times New Roman" w:hAnsi="Times New Roman" w:cs="Times New Roman"/>
          <w:sz w:val="24"/>
          <w:szCs w:val="24"/>
        </w:rPr>
        <w:t>.</w:t>
      </w:r>
      <w:r w:rsidRPr="00090F96">
        <w:rPr>
          <w:rFonts w:ascii="Times New Roman" w:hAnsi="Times New Roman" w:cs="Times New Roman"/>
          <w:sz w:val="24"/>
          <w:szCs w:val="24"/>
        </w:rPr>
        <w:t xml:space="preserve"> Seed size regulates plant dispersal distances in flowing water. Journal of Ecology 107:</w:t>
      </w:r>
      <w:r>
        <w:rPr>
          <w:rFonts w:ascii="Times New Roman" w:hAnsi="Times New Roman" w:cs="Times New Roman"/>
          <w:sz w:val="24"/>
          <w:szCs w:val="24"/>
        </w:rPr>
        <w:t xml:space="preserve"> </w:t>
      </w:r>
      <w:r w:rsidRPr="00090F96">
        <w:rPr>
          <w:rFonts w:ascii="Times New Roman" w:hAnsi="Times New Roman" w:cs="Times New Roman"/>
          <w:sz w:val="24"/>
          <w:szCs w:val="24"/>
        </w:rPr>
        <w:t>307</w:t>
      </w:r>
      <w:r w:rsidR="00A350B1">
        <w:rPr>
          <w:rFonts w:ascii="Times New Roman" w:hAnsi="Times New Roman" w:cs="Times New Roman"/>
          <w:sz w:val="24"/>
          <w:szCs w:val="24"/>
        </w:rPr>
        <w:t>–</w:t>
      </w:r>
      <w:r w:rsidRPr="00090F96">
        <w:rPr>
          <w:rFonts w:ascii="Times New Roman" w:hAnsi="Times New Roman" w:cs="Times New Roman"/>
          <w:sz w:val="24"/>
          <w:szCs w:val="24"/>
        </w:rPr>
        <w:t>317</w:t>
      </w:r>
      <w:r>
        <w:rPr>
          <w:rFonts w:ascii="Times New Roman" w:hAnsi="Times New Roman" w:cs="Times New Roman"/>
          <w:sz w:val="24"/>
          <w:szCs w:val="24"/>
        </w:rPr>
        <w:t>.</w:t>
      </w:r>
    </w:p>
    <w:p w14:paraId="55A7C649" w14:textId="77777777" w:rsidR="00B42B47" w:rsidRDefault="00B42B47" w:rsidP="00BA3F8F">
      <w:pPr>
        <w:ind w:left="720" w:hanging="720"/>
        <w:rPr>
          <w:rFonts w:ascii="Times New Roman" w:hAnsi="Times New Roman" w:cs="Times New Roman"/>
          <w:sz w:val="24"/>
          <w:szCs w:val="24"/>
        </w:rPr>
      </w:pPr>
      <w:r w:rsidRPr="00B42B47">
        <w:rPr>
          <w:rFonts w:ascii="Times New Roman" w:hAnsi="Times New Roman" w:cs="Times New Roman"/>
          <w:sz w:val="24"/>
          <w:szCs w:val="24"/>
        </w:rPr>
        <w:t>Dungan RJ, O'Cain MJ, Lopez ML, Norton DA 2002</w:t>
      </w:r>
      <w:r>
        <w:rPr>
          <w:rFonts w:ascii="Times New Roman" w:hAnsi="Times New Roman" w:cs="Times New Roman"/>
          <w:sz w:val="24"/>
          <w:szCs w:val="24"/>
        </w:rPr>
        <w:t>.</w:t>
      </w:r>
      <w:r w:rsidRPr="00B42B47">
        <w:rPr>
          <w:rFonts w:ascii="Times New Roman" w:hAnsi="Times New Roman" w:cs="Times New Roman"/>
          <w:sz w:val="24"/>
          <w:szCs w:val="24"/>
        </w:rPr>
        <w:t xml:space="preserve"> Contribution by possums to seed rain and subsequent seed germination in successional vegetation, Canterbury, New Zealand. New Zealand Journal of Ecology 26:</w:t>
      </w:r>
      <w:r>
        <w:rPr>
          <w:rFonts w:ascii="Times New Roman" w:hAnsi="Times New Roman" w:cs="Times New Roman"/>
          <w:sz w:val="24"/>
          <w:szCs w:val="24"/>
        </w:rPr>
        <w:t xml:space="preserve"> </w:t>
      </w:r>
      <w:r w:rsidRPr="00B42B47">
        <w:rPr>
          <w:rFonts w:ascii="Times New Roman" w:hAnsi="Times New Roman" w:cs="Times New Roman"/>
          <w:sz w:val="24"/>
          <w:szCs w:val="24"/>
        </w:rPr>
        <w:t>121</w:t>
      </w:r>
      <w:r w:rsidR="00A350B1">
        <w:rPr>
          <w:rFonts w:ascii="Times New Roman" w:hAnsi="Times New Roman" w:cs="Times New Roman"/>
          <w:sz w:val="24"/>
          <w:szCs w:val="24"/>
        </w:rPr>
        <w:t>–</w:t>
      </w:r>
      <w:r w:rsidRPr="00B42B47">
        <w:rPr>
          <w:rFonts w:ascii="Times New Roman" w:hAnsi="Times New Roman" w:cs="Times New Roman"/>
          <w:sz w:val="24"/>
          <w:szCs w:val="24"/>
        </w:rPr>
        <w:t>128</w:t>
      </w:r>
      <w:r>
        <w:rPr>
          <w:rFonts w:ascii="Times New Roman" w:hAnsi="Times New Roman" w:cs="Times New Roman"/>
          <w:sz w:val="24"/>
          <w:szCs w:val="24"/>
        </w:rPr>
        <w:t>.</w:t>
      </w:r>
    </w:p>
    <w:p w14:paraId="55A7C64A" w14:textId="77777777" w:rsidR="003840F3" w:rsidRDefault="003840F3" w:rsidP="00BA3F8F">
      <w:pPr>
        <w:ind w:left="720" w:hanging="720"/>
        <w:rPr>
          <w:rFonts w:ascii="Times New Roman" w:hAnsi="Times New Roman" w:cs="Times New Roman"/>
          <w:sz w:val="24"/>
          <w:szCs w:val="24"/>
        </w:rPr>
      </w:pPr>
      <w:r w:rsidRPr="003840F3">
        <w:rPr>
          <w:rFonts w:ascii="Times New Roman" w:hAnsi="Times New Roman" w:cs="Times New Roman"/>
          <w:sz w:val="24"/>
          <w:szCs w:val="24"/>
        </w:rPr>
        <w:t>Eriksson O, Kainulainen K 2011</w:t>
      </w:r>
      <w:r>
        <w:rPr>
          <w:rFonts w:ascii="Times New Roman" w:hAnsi="Times New Roman" w:cs="Times New Roman"/>
          <w:sz w:val="24"/>
          <w:szCs w:val="24"/>
        </w:rPr>
        <w:t>.</w:t>
      </w:r>
      <w:r w:rsidRPr="003840F3">
        <w:rPr>
          <w:rFonts w:ascii="Times New Roman" w:hAnsi="Times New Roman" w:cs="Times New Roman"/>
          <w:sz w:val="24"/>
          <w:szCs w:val="24"/>
        </w:rPr>
        <w:t xml:space="preserve"> The evolutionary ecology of dust seeds. Perspectives in Plant Ecology, Evolution and Systematics 13:</w:t>
      </w:r>
      <w:r>
        <w:rPr>
          <w:rFonts w:ascii="Times New Roman" w:hAnsi="Times New Roman" w:cs="Times New Roman"/>
          <w:sz w:val="24"/>
          <w:szCs w:val="24"/>
        </w:rPr>
        <w:t xml:space="preserve"> </w:t>
      </w:r>
      <w:r w:rsidRPr="003840F3">
        <w:rPr>
          <w:rFonts w:ascii="Times New Roman" w:hAnsi="Times New Roman" w:cs="Times New Roman"/>
          <w:sz w:val="24"/>
          <w:szCs w:val="24"/>
        </w:rPr>
        <w:t>73</w:t>
      </w:r>
      <w:r w:rsidR="00A350B1">
        <w:rPr>
          <w:rFonts w:ascii="Times New Roman" w:hAnsi="Times New Roman" w:cs="Times New Roman"/>
          <w:sz w:val="24"/>
          <w:szCs w:val="24"/>
        </w:rPr>
        <w:t>–</w:t>
      </w:r>
      <w:r w:rsidRPr="003840F3">
        <w:rPr>
          <w:rFonts w:ascii="Times New Roman" w:hAnsi="Times New Roman" w:cs="Times New Roman"/>
          <w:sz w:val="24"/>
          <w:szCs w:val="24"/>
        </w:rPr>
        <w:t>87</w:t>
      </w:r>
      <w:r>
        <w:rPr>
          <w:rFonts w:ascii="Times New Roman" w:hAnsi="Times New Roman" w:cs="Times New Roman"/>
          <w:sz w:val="24"/>
          <w:szCs w:val="24"/>
        </w:rPr>
        <w:t>.</w:t>
      </w:r>
    </w:p>
    <w:p w14:paraId="55A7C64B" w14:textId="77777777" w:rsidR="003A2F5F" w:rsidRDefault="003A2F5F"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Green AJ </w:t>
      </w:r>
      <w:r w:rsidRPr="003A2F5F">
        <w:rPr>
          <w:rFonts w:ascii="Times New Roman" w:hAnsi="Times New Roman" w:cs="Times New Roman"/>
          <w:sz w:val="24"/>
          <w:szCs w:val="24"/>
        </w:rPr>
        <w:t>2016</w:t>
      </w:r>
      <w:r>
        <w:rPr>
          <w:rFonts w:ascii="Times New Roman" w:hAnsi="Times New Roman" w:cs="Times New Roman"/>
          <w:sz w:val="24"/>
          <w:szCs w:val="24"/>
        </w:rPr>
        <w:t>.</w:t>
      </w:r>
      <w:r w:rsidRPr="003A2F5F">
        <w:rPr>
          <w:rFonts w:ascii="Times New Roman" w:hAnsi="Times New Roman" w:cs="Times New Roman"/>
          <w:sz w:val="24"/>
          <w:szCs w:val="24"/>
        </w:rPr>
        <w:t xml:space="preserve"> The importance of waterbirds as an overlooked pathway of invasion for alien species. Diversity and Distributions</w:t>
      </w:r>
      <w:r>
        <w:rPr>
          <w:rFonts w:ascii="Times New Roman" w:hAnsi="Times New Roman" w:cs="Times New Roman"/>
          <w:sz w:val="24"/>
          <w:szCs w:val="24"/>
        </w:rPr>
        <w:t>.</w:t>
      </w:r>
      <w:r w:rsidRPr="003A2F5F">
        <w:rPr>
          <w:rFonts w:ascii="Times New Roman" w:hAnsi="Times New Roman" w:cs="Times New Roman"/>
          <w:sz w:val="24"/>
          <w:szCs w:val="24"/>
        </w:rPr>
        <w:t xml:space="preserve"> 22</w:t>
      </w:r>
      <w:r>
        <w:rPr>
          <w:rFonts w:ascii="Times New Roman" w:hAnsi="Times New Roman" w:cs="Times New Roman"/>
          <w:sz w:val="24"/>
          <w:szCs w:val="24"/>
        </w:rPr>
        <w:t>:</w:t>
      </w:r>
      <w:r w:rsidRPr="003A2F5F">
        <w:rPr>
          <w:rFonts w:ascii="Times New Roman" w:hAnsi="Times New Roman" w:cs="Times New Roman"/>
          <w:sz w:val="24"/>
          <w:szCs w:val="24"/>
        </w:rPr>
        <w:t xml:space="preserve"> 239</w:t>
      </w:r>
      <w:r w:rsidR="00A350B1">
        <w:rPr>
          <w:rFonts w:ascii="Times New Roman" w:hAnsi="Times New Roman" w:cs="Times New Roman"/>
          <w:sz w:val="24"/>
          <w:szCs w:val="24"/>
        </w:rPr>
        <w:t>–</w:t>
      </w:r>
      <w:r w:rsidRPr="003A2F5F">
        <w:rPr>
          <w:rFonts w:ascii="Times New Roman" w:hAnsi="Times New Roman" w:cs="Times New Roman"/>
          <w:sz w:val="24"/>
          <w:szCs w:val="24"/>
        </w:rPr>
        <w:t>247.</w:t>
      </w:r>
    </w:p>
    <w:p w14:paraId="55A7C64C" w14:textId="77777777" w:rsidR="00DC151E" w:rsidRDefault="00DC151E" w:rsidP="00BA3F8F">
      <w:pPr>
        <w:ind w:left="720" w:hanging="720"/>
        <w:rPr>
          <w:rFonts w:ascii="Times New Roman" w:hAnsi="Times New Roman" w:cs="Times New Roman"/>
          <w:sz w:val="24"/>
          <w:szCs w:val="24"/>
        </w:rPr>
      </w:pPr>
      <w:r w:rsidRPr="00DC151E">
        <w:rPr>
          <w:rFonts w:ascii="Times New Roman" w:hAnsi="Times New Roman" w:cs="Times New Roman"/>
          <w:sz w:val="24"/>
          <w:szCs w:val="24"/>
        </w:rPr>
        <w:t xml:space="preserve">Green </w:t>
      </w:r>
      <w:r>
        <w:rPr>
          <w:rFonts w:ascii="Times New Roman" w:hAnsi="Times New Roman" w:cs="Times New Roman"/>
          <w:sz w:val="24"/>
          <w:szCs w:val="24"/>
        </w:rPr>
        <w:t xml:space="preserve">AJ, Baltzinger C, Lovas-Kiss Ã </w:t>
      </w:r>
      <w:r w:rsidRPr="00DC151E">
        <w:rPr>
          <w:rFonts w:ascii="Times New Roman" w:hAnsi="Times New Roman" w:cs="Times New Roman"/>
          <w:sz w:val="24"/>
          <w:szCs w:val="24"/>
        </w:rPr>
        <w:t>2021</w:t>
      </w:r>
      <w:r>
        <w:rPr>
          <w:rFonts w:ascii="Times New Roman" w:hAnsi="Times New Roman" w:cs="Times New Roman"/>
          <w:sz w:val="24"/>
          <w:szCs w:val="24"/>
        </w:rPr>
        <w:t>.</w:t>
      </w:r>
      <w:r w:rsidRPr="00DC151E">
        <w:rPr>
          <w:rFonts w:ascii="Times New Roman" w:hAnsi="Times New Roman" w:cs="Times New Roman"/>
          <w:sz w:val="24"/>
          <w:szCs w:val="24"/>
        </w:rPr>
        <w:t xml:space="preserve"> Plant dispersal syndromes are unreliable, especially for predicting zoochory and long-distance dispersal. Oikos 2022</w:t>
      </w:r>
      <w:r>
        <w:rPr>
          <w:rFonts w:ascii="Times New Roman" w:hAnsi="Times New Roman" w:cs="Times New Roman"/>
          <w:sz w:val="24"/>
          <w:szCs w:val="24"/>
        </w:rPr>
        <w:t xml:space="preserve">. </w:t>
      </w:r>
      <w:r w:rsidRPr="00DC151E">
        <w:rPr>
          <w:rFonts w:ascii="Times New Roman" w:hAnsi="Times New Roman" w:cs="Times New Roman"/>
          <w:sz w:val="24"/>
          <w:szCs w:val="24"/>
        </w:rPr>
        <w:t>doi: 10.1111/oik.08327</w:t>
      </w:r>
      <w:r>
        <w:rPr>
          <w:rFonts w:ascii="Times New Roman" w:hAnsi="Times New Roman" w:cs="Times New Roman"/>
          <w:sz w:val="24"/>
          <w:szCs w:val="24"/>
        </w:rPr>
        <w:t>.</w:t>
      </w:r>
    </w:p>
    <w:p w14:paraId="55A7C64D" w14:textId="77777777" w:rsidR="00DC6813" w:rsidRDefault="00DC6813" w:rsidP="00BA3F8F">
      <w:pPr>
        <w:ind w:left="720" w:hanging="720"/>
        <w:rPr>
          <w:rFonts w:ascii="Times New Roman" w:hAnsi="Times New Roman" w:cs="Times New Roman"/>
          <w:sz w:val="24"/>
          <w:szCs w:val="24"/>
        </w:rPr>
      </w:pPr>
      <w:r w:rsidRPr="00DC6813">
        <w:rPr>
          <w:rFonts w:ascii="Times New Roman" w:hAnsi="Times New Roman" w:cs="Times New Roman"/>
          <w:sz w:val="24"/>
          <w:szCs w:val="24"/>
        </w:rPr>
        <w:t>Greene DF, Quesada M, Calogeropoulos C 2008</w:t>
      </w:r>
      <w:r>
        <w:rPr>
          <w:rFonts w:ascii="Times New Roman" w:hAnsi="Times New Roman" w:cs="Times New Roman"/>
          <w:sz w:val="24"/>
          <w:szCs w:val="24"/>
        </w:rPr>
        <w:t>.</w:t>
      </w:r>
      <w:r w:rsidRPr="00DC6813">
        <w:rPr>
          <w:rFonts w:ascii="Times New Roman" w:hAnsi="Times New Roman" w:cs="Times New Roman"/>
          <w:sz w:val="24"/>
          <w:szCs w:val="24"/>
        </w:rPr>
        <w:t xml:space="preserve"> Dispersal of seeds by the tropical sea breeze. Ecology 89:</w:t>
      </w:r>
      <w:r>
        <w:rPr>
          <w:rFonts w:ascii="Times New Roman" w:hAnsi="Times New Roman" w:cs="Times New Roman"/>
          <w:sz w:val="24"/>
          <w:szCs w:val="24"/>
        </w:rPr>
        <w:t xml:space="preserve"> </w:t>
      </w:r>
      <w:r w:rsidRPr="00DC6813">
        <w:rPr>
          <w:rFonts w:ascii="Times New Roman" w:hAnsi="Times New Roman" w:cs="Times New Roman"/>
          <w:sz w:val="24"/>
          <w:szCs w:val="24"/>
        </w:rPr>
        <w:t>118</w:t>
      </w:r>
      <w:r w:rsidR="00A350B1">
        <w:rPr>
          <w:rFonts w:ascii="Times New Roman" w:hAnsi="Times New Roman" w:cs="Times New Roman"/>
          <w:sz w:val="24"/>
          <w:szCs w:val="24"/>
        </w:rPr>
        <w:t>–</w:t>
      </w:r>
      <w:r w:rsidRPr="00DC6813">
        <w:rPr>
          <w:rFonts w:ascii="Times New Roman" w:hAnsi="Times New Roman" w:cs="Times New Roman"/>
          <w:sz w:val="24"/>
          <w:szCs w:val="24"/>
        </w:rPr>
        <w:t>125</w:t>
      </w:r>
      <w:r>
        <w:rPr>
          <w:rFonts w:ascii="Times New Roman" w:hAnsi="Times New Roman" w:cs="Times New Roman"/>
          <w:sz w:val="24"/>
          <w:szCs w:val="24"/>
        </w:rPr>
        <w:t>.</w:t>
      </w:r>
    </w:p>
    <w:p w14:paraId="55A7C64E" w14:textId="77777777" w:rsidR="00B54820" w:rsidRDefault="00AF555A" w:rsidP="00BA3F8F">
      <w:pPr>
        <w:ind w:left="720" w:hanging="720"/>
        <w:rPr>
          <w:rFonts w:ascii="Times New Roman" w:hAnsi="Times New Roman" w:cs="Times New Roman"/>
          <w:sz w:val="24"/>
          <w:szCs w:val="24"/>
        </w:rPr>
      </w:pPr>
      <w:r w:rsidRPr="00AF555A">
        <w:rPr>
          <w:rFonts w:ascii="Times New Roman" w:hAnsi="Times New Roman" w:cs="Times New Roman"/>
          <w:sz w:val="24"/>
          <w:szCs w:val="24"/>
        </w:rPr>
        <w:t>Healy AJ, Edgar E 1980</w:t>
      </w:r>
      <w:r>
        <w:rPr>
          <w:rFonts w:ascii="Times New Roman" w:hAnsi="Times New Roman" w:cs="Times New Roman"/>
          <w:sz w:val="24"/>
          <w:szCs w:val="24"/>
        </w:rPr>
        <w:t>.</w:t>
      </w:r>
      <w:r w:rsidRPr="00AF555A">
        <w:rPr>
          <w:rFonts w:ascii="Times New Roman" w:hAnsi="Times New Roman" w:cs="Times New Roman"/>
          <w:sz w:val="24"/>
          <w:szCs w:val="24"/>
        </w:rPr>
        <w:t xml:space="preserve"> Flora of New Zealand Volume III. Adventive cyperaceous, petalous &amp; spathaceous monocotyledons</w:t>
      </w:r>
      <w:r>
        <w:rPr>
          <w:rFonts w:ascii="Times New Roman" w:hAnsi="Times New Roman" w:cs="Times New Roman"/>
          <w:sz w:val="24"/>
          <w:szCs w:val="24"/>
        </w:rPr>
        <w:t>.</w:t>
      </w:r>
      <w:r w:rsidRPr="00AF555A">
        <w:rPr>
          <w:rFonts w:ascii="Times New Roman" w:hAnsi="Times New Roman" w:cs="Times New Roman"/>
          <w:sz w:val="24"/>
          <w:szCs w:val="24"/>
        </w:rPr>
        <w:t xml:space="preserve"> P D Hasselberg, Government Printer, Wellington</w:t>
      </w:r>
      <w:r>
        <w:rPr>
          <w:rFonts w:ascii="Times New Roman" w:hAnsi="Times New Roman" w:cs="Times New Roman"/>
          <w:sz w:val="24"/>
          <w:szCs w:val="24"/>
        </w:rPr>
        <w:t xml:space="preserve">. </w:t>
      </w:r>
    </w:p>
    <w:p w14:paraId="55A7C64F" w14:textId="77777777" w:rsidR="00BA3F8F" w:rsidRDefault="00BA3F8F" w:rsidP="00BA3F8F">
      <w:pPr>
        <w:ind w:left="720" w:hanging="720"/>
        <w:rPr>
          <w:rFonts w:ascii="Times New Roman" w:hAnsi="Times New Roman" w:cs="Times New Roman"/>
          <w:sz w:val="24"/>
          <w:szCs w:val="24"/>
        </w:rPr>
      </w:pPr>
      <w:r w:rsidRPr="00BA3F8F">
        <w:rPr>
          <w:rFonts w:ascii="Times New Roman" w:hAnsi="Times New Roman" w:cs="Times New Roman"/>
          <w:sz w:val="24"/>
          <w:szCs w:val="24"/>
        </w:rPr>
        <w:t>Hi</w:t>
      </w:r>
      <w:r>
        <w:rPr>
          <w:rFonts w:ascii="Times New Roman" w:hAnsi="Times New Roman" w:cs="Times New Roman"/>
          <w:sz w:val="24"/>
          <w:szCs w:val="24"/>
        </w:rPr>
        <w:t xml:space="preserve">ggins SI, Richardson DM </w:t>
      </w:r>
      <w:r w:rsidRPr="00BA3F8F">
        <w:rPr>
          <w:rFonts w:ascii="Times New Roman" w:hAnsi="Times New Roman" w:cs="Times New Roman"/>
          <w:sz w:val="24"/>
          <w:szCs w:val="24"/>
        </w:rPr>
        <w:t>1999</w:t>
      </w:r>
      <w:r>
        <w:rPr>
          <w:rFonts w:ascii="Times New Roman" w:hAnsi="Times New Roman" w:cs="Times New Roman"/>
          <w:sz w:val="24"/>
          <w:szCs w:val="24"/>
        </w:rPr>
        <w:t>.</w:t>
      </w:r>
      <w:r w:rsidRPr="00BA3F8F">
        <w:rPr>
          <w:rFonts w:ascii="Times New Roman" w:hAnsi="Times New Roman" w:cs="Times New Roman"/>
          <w:sz w:val="24"/>
          <w:szCs w:val="24"/>
        </w:rPr>
        <w:t xml:space="preserve"> Predicting plant migration rates in a changing world: the role of long-distance dispersal. American Naturalist, 153</w:t>
      </w:r>
      <w:r>
        <w:rPr>
          <w:rFonts w:ascii="Times New Roman" w:hAnsi="Times New Roman" w:cs="Times New Roman"/>
          <w:sz w:val="24"/>
          <w:szCs w:val="24"/>
        </w:rPr>
        <w:t>:</w:t>
      </w:r>
      <w:r w:rsidRPr="00BA3F8F">
        <w:rPr>
          <w:rFonts w:ascii="Times New Roman" w:hAnsi="Times New Roman" w:cs="Times New Roman"/>
          <w:sz w:val="24"/>
          <w:szCs w:val="24"/>
        </w:rPr>
        <w:t xml:space="preserve"> 464</w:t>
      </w:r>
      <w:r w:rsidR="00A350B1">
        <w:rPr>
          <w:rFonts w:ascii="Times New Roman" w:hAnsi="Times New Roman" w:cs="Times New Roman"/>
          <w:sz w:val="24"/>
          <w:szCs w:val="24"/>
        </w:rPr>
        <w:t>–</w:t>
      </w:r>
      <w:r w:rsidRPr="00BA3F8F">
        <w:rPr>
          <w:rFonts w:ascii="Times New Roman" w:hAnsi="Times New Roman" w:cs="Times New Roman"/>
          <w:sz w:val="24"/>
          <w:szCs w:val="24"/>
        </w:rPr>
        <w:t>475.</w:t>
      </w:r>
    </w:p>
    <w:p w14:paraId="55A7C650" w14:textId="77777777" w:rsidR="005F064A" w:rsidRDefault="00C57042" w:rsidP="0040226A">
      <w:pPr>
        <w:ind w:left="720" w:hanging="720"/>
        <w:rPr>
          <w:rFonts w:ascii="Times New Roman" w:hAnsi="Times New Roman" w:cs="Times New Roman"/>
          <w:sz w:val="24"/>
          <w:szCs w:val="24"/>
        </w:rPr>
      </w:pPr>
      <w:r>
        <w:rPr>
          <w:rFonts w:ascii="Times New Roman" w:hAnsi="Times New Roman" w:cs="Times New Roman"/>
          <w:sz w:val="24"/>
          <w:szCs w:val="24"/>
        </w:rPr>
        <w:t xml:space="preserve">Higgins SI, Nathan R, Cain ML </w:t>
      </w:r>
      <w:r w:rsidRPr="00C57042">
        <w:rPr>
          <w:rFonts w:ascii="Times New Roman" w:hAnsi="Times New Roman" w:cs="Times New Roman"/>
          <w:sz w:val="24"/>
          <w:szCs w:val="24"/>
        </w:rPr>
        <w:t>2003</w:t>
      </w:r>
      <w:r>
        <w:rPr>
          <w:rFonts w:ascii="Times New Roman" w:hAnsi="Times New Roman" w:cs="Times New Roman"/>
          <w:sz w:val="24"/>
          <w:szCs w:val="24"/>
        </w:rPr>
        <w:t>.</w:t>
      </w:r>
      <w:r w:rsidRPr="00C57042">
        <w:rPr>
          <w:rFonts w:ascii="Times New Roman" w:hAnsi="Times New Roman" w:cs="Times New Roman"/>
          <w:sz w:val="24"/>
          <w:szCs w:val="24"/>
        </w:rPr>
        <w:t xml:space="preserve"> Are long-distance dispersal events in plants usually caused by nonstandard means of dispersal? Ecology 84:1945</w:t>
      </w:r>
      <w:r w:rsidR="00A350B1">
        <w:rPr>
          <w:rFonts w:ascii="Times New Roman" w:hAnsi="Times New Roman" w:cs="Times New Roman"/>
          <w:sz w:val="24"/>
          <w:szCs w:val="24"/>
        </w:rPr>
        <w:t>–</w:t>
      </w:r>
      <w:r w:rsidRPr="00C57042">
        <w:rPr>
          <w:rFonts w:ascii="Times New Roman" w:hAnsi="Times New Roman" w:cs="Times New Roman"/>
          <w:sz w:val="24"/>
          <w:szCs w:val="24"/>
        </w:rPr>
        <w:t>1956</w:t>
      </w:r>
      <w:r>
        <w:rPr>
          <w:rFonts w:ascii="Times New Roman" w:hAnsi="Times New Roman" w:cs="Times New Roman"/>
          <w:sz w:val="24"/>
          <w:szCs w:val="24"/>
        </w:rPr>
        <w:t>.</w:t>
      </w:r>
    </w:p>
    <w:p w14:paraId="55A7C651" w14:textId="77777777" w:rsidR="00E14BB2" w:rsidRDefault="00E14BB2" w:rsidP="00BA3F8F">
      <w:pPr>
        <w:ind w:left="720" w:hanging="720"/>
        <w:rPr>
          <w:rFonts w:ascii="Times New Roman" w:hAnsi="Times New Roman" w:cs="Times New Roman"/>
          <w:sz w:val="24"/>
          <w:szCs w:val="24"/>
        </w:rPr>
      </w:pPr>
      <w:r w:rsidRPr="00E14BB2">
        <w:rPr>
          <w:rFonts w:ascii="Times New Roman" w:hAnsi="Times New Roman" w:cs="Times New Roman"/>
          <w:sz w:val="24"/>
          <w:szCs w:val="24"/>
        </w:rPr>
        <w:t>Herrmann J</w:t>
      </w:r>
      <w:r>
        <w:rPr>
          <w:rFonts w:ascii="Times New Roman" w:hAnsi="Times New Roman" w:cs="Times New Roman"/>
          <w:sz w:val="24"/>
          <w:szCs w:val="24"/>
        </w:rPr>
        <w:t>D</w:t>
      </w:r>
      <w:r w:rsidRPr="00E14BB2">
        <w:rPr>
          <w:rFonts w:ascii="Times New Roman" w:hAnsi="Times New Roman" w:cs="Times New Roman"/>
          <w:sz w:val="24"/>
          <w:szCs w:val="24"/>
        </w:rPr>
        <w:t>, Carlo TA</w:t>
      </w:r>
      <w:r>
        <w:rPr>
          <w:rFonts w:ascii="Times New Roman" w:hAnsi="Times New Roman" w:cs="Times New Roman"/>
          <w:sz w:val="24"/>
          <w:szCs w:val="24"/>
        </w:rPr>
        <w:t>, Brudvig</w:t>
      </w:r>
      <w:r w:rsidRPr="00E14BB2">
        <w:rPr>
          <w:rFonts w:ascii="Times New Roman" w:hAnsi="Times New Roman" w:cs="Times New Roman"/>
          <w:sz w:val="24"/>
          <w:szCs w:val="24"/>
        </w:rPr>
        <w:t xml:space="preserve"> LA, Damschen EI</w:t>
      </w:r>
      <w:r>
        <w:rPr>
          <w:rFonts w:ascii="Times New Roman" w:hAnsi="Times New Roman" w:cs="Times New Roman"/>
          <w:sz w:val="24"/>
          <w:szCs w:val="24"/>
        </w:rPr>
        <w:t xml:space="preserve">, Haddad </w:t>
      </w:r>
      <w:r w:rsidRPr="00E14BB2">
        <w:rPr>
          <w:rFonts w:ascii="Times New Roman" w:hAnsi="Times New Roman" w:cs="Times New Roman"/>
          <w:sz w:val="24"/>
          <w:szCs w:val="24"/>
        </w:rPr>
        <w:t>NM, Levey DJ, Orrock JL</w:t>
      </w:r>
      <w:r>
        <w:rPr>
          <w:rFonts w:ascii="Times New Roman" w:hAnsi="Times New Roman" w:cs="Times New Roman"/>
          <w:sz w:val="24"/>
          <w:szCs w:val="24"/>
        </w:rPr>
        <w:t xml:space="preserve">, </w:t>
      </w:r>
      <w:r w:rsidRPr="00E14BB2">
        <w:rPr>
          <w:rFonts w:ascii="Times New Roman" w:hAnsi="Times New Roman" w:cs="Times New Roman"/>
          <w:sz w:val="24"/>
          <w:szCs w:val="24"/>
        </w:rPr>
        <w:t>Tewksbury JJ</w:t>
      </w:r>
      <w:r>
        <w:rPr>
          <w:rFonts w:ascii="Times New Roman" w:hAnsi="Times New Roman" w:cs="Times New Roman"/>
          <w:sz w:val="24"/>
          <w:szCs w:val="24"/>
        </w:rPr>
        <w:t xml:space="preserve"> 2016.</w:t>
      </w:r>
      <w:r w:rsidRPr="00E14BB2">
        <w:rPr>
          <w:rFonts w:ascii="Times New Roman" w:hAnsi="Times New Roman" w:cs="Times New Roman"/>
          <w:sz w:val="24"/>
          <w:szCs w:val="24"/>
        </w:rPr>
        <w:t xml:space="preserve"> Connectivity from a different perspective: comparing seed dispersal kernels in connected vs. unfragmented landscapes. </w:t>
      </w:r>
      <w:r>
        <w:rPr>
          <w:rFonts w:ascii="Times New Roman" w:hAnsi="Times New Roman" w:cs="Times New Roman"/>
          <w:sz w:val="24"/>
          <w:szCs w:val="24"/>
        </w:rPr>
        <w:t xml:space="preserve">Ecology 97: 1274–1282. </w:t>
      </w:r>
      <w:r w:rsidRPr="00E14BB2">
        <w:rPr>
          <w:rFonts w:ascii="Times New Roman" w:hAnsi="Times New Roman" w:cs="Times New Roman"/>
          <w:sz w:val="24"/>
          <w:szCs w:val="24"/>
        </w:rPr>
        <w:t>https://doi.org/10.1890/15-0734.1</w:t>
      </w:r>
    </w:p>
    <w:p w14:paraId="55A7C652" w14:textId="77777777" w:rsidR="0040226A" w:rsidRDefault="0040226A" w:rsidP="00BA3F8F">
      <w:pPr>
        <w:ind w:left="720" w:hanging="720"/>
        <w:rPr>
          <w:rFonts w:ascii="Times New Roman" w:hAnsi="Times New Roman" w:cs="Times New Roman"/>
          <w:sz w:val="24"/>
          <w:szCs w:val="24"/>
        </w:rPr>
      </w:pPr>
      <w:r w:rsidRPr="0040226A">
        <w:rPr>
          <w:rFonts w:ascii="Times New Roman" w:hAnsi="Times New Roman" w:cs="Times New Roman"/>
          <w:sz w:val="24"/>
          <w:szCs w:val="24"/>
        </w:rPr>
        <w:lastRenderedPageBreak/>
        <w:t>Hyslop J, Trowsdale S 2012</w:t>
      </w:r>
      <w:r>
        <w:rPr>
          <w:rFonts w:ascii="Times New Roman" w:hAnsi="Times New Roman" w:cs="Times New Roman"/>
          <w:sz w:val="24"/>
          <w:szCs w:val="24"/>
        </w:rPr>
        <w:t>.</w:t>
      </w:r>
      <w:r w:rsidRPr="0040226A">
        <w:rPr>
          <w:rFonts w:ascii="Times New Roman" w:hAnsi="Times New Roman" w:cs="Times New Roman"/>
          <w:sz w:val="24"/>
          <w:szCs w:val="24"/>
        </w:rPr>
        <w:t xml:space="preserve"> A review of hydrochory (seed dispersal by water) with implications for riparian rehabilitation. Journal of Hydrology (New Zealand) 51:</w:t>
      </w:r>
      <w:r>
        <w:rPr>
          <w:rFonts w:ascii="Times New Roman" w:hAnsi="Times New Roman" w:cs="Times New Roman"/>
          <w:sz w:val="24"/>
          <w:szCs w:val="24"/>
        </w:rPr>
        <w:t xml:space="preserve"> </w:t>
      </w:r>
      <w:r w:rsidRPr="0040226A">
        <w:rPr>
          <w:rFonts w:ascii="Times New Roman" w:hAnsi="Times New Roman" w:cs="Times New Roman"/>
          <w:sz w:val="24"/>
          <w:szCs w:val="24"/>
        </w:rPr>
        <w:t>137</w:t>
      </w:r>
      <w:r w:rsidR="00A350B1">
        <w:rPr>
          <w:rFonts w:ascii="Times New Roman" w:hAnsi="Times New Roman" w:cs="Times New Roman"/>
          <w:sz w:val="24"/>
          <w:szCs w:val="24"/>
        </w:rPr>
        <w:t>–</w:t>
      </w:r>
      <w:r w:rsidRPr="0040226A">
        <w:rPr>
          <w:rFonts w:ascii="Times New Roman" w:hAnsi="Times New Roman" w:cs="Times New Roman"/>
          <w:sz w:val="24"/>
          <w:szCs w:val="24"/>
        </w:rPr>
        <w:t>152</w:t>
      </w:r>
      <w:r>
        <w:rPr>
          <w:rFonts w:ascii="Times New Roman" w:hAnsi="Times New Roman" w:cs="Times New Roman"/>
          <w:sz w:val="24"/>
          <w:szCs w:val="24"/>
        </w:rPr>
        <w:t>.</w:t>
      </w:r>
    </w:p>
    <w:p w14:paraId="55A7C653" w14:textId="77777777" w:rsidR="00E82025" w:rsidRDefault="00E82025" w:rsidP="00BA3F8F">
      <w:pPr>
        <w:ind w:left="720" w:hanging="720"/>
        <w:rPr>
          <w:rFonts w:ascii="Times New Roman" w:hAnsi="Times New Roman" w:cs="Times New Roman"/>
          <w:sz w:val="24"/>
          <w:szCs w:val="24"/>
        </w:rPr>
      </w:pPr>
      <w:r w:rsidRPr="00E82025">
        <w:rPr>
          <w:rFonts w:ascii="Times New Roman" w:hAnsi="Times New Roman" w:cs="Times New Roman"/>
          <w:sz w:val="24"/>
          <w:szCs w:val="24"/>
        </w:rPr>
        <w:t>Kehr JM, Merritt DM, Stromberg JC 2014</w:t>
      </w:r>
      <w:r>
        <w:rPr>
          <w:rFonts w:ascii="Times New Roman" w:hAnsi="Times New Roman" w:cs="Times New Roman"/>
          <w:sz w:val="24"/>
          <w:szCs w:val="24"/>
        </w:rPr>
        <w:t>.</w:t>
      </w:r>
      <w:r w:rsidRPr="00E82025">
        <w:rPr>
          <w:rFonts w:ascii="Times New Roman" w:hAnsi="Times New Roman" w:cs="Times New Roman"/>
          <w:sz w:val="24"/>
          <w:szCs w:val="24"/>
        </w:rPr>
        <w:t xml:space="preserve"> Linkages between primary seed dispersal, hydrochory and flood timing in a semi-arid region river. Journal of Vegetation Science 25:</w:t>
      </w:r>
      <w:r>
        <w:rPr>
          <w:rFonts w:ascii="Times New Roman" w:hAnsi="Times New Roman" w:cs="Times New Roman"/>
          <w:sz w:val="24"/>
          <w:szCs w:val="24"/>
        </w:rPr>
        <w:t xml:space="preserve"> </w:t>
      </w:r>
      <w:r w:rsidRPr="00E82025">
        <w:rPr>
          <w:rFonts w:ascii="Times New Roman" w:hAnsi="Times New Roman" w:cs="Times New Roman"/>
          <w:sz w:val="24"/>
          <w:szCs w:val="24"/>
        </w:rPr>
        <w:t>287</w:t>
      </w:r>
      <w:r w:rsidR="00A350B1">
        <w:rPr>
          <w:rFonts w:ascii="Times New Roman" w:hAnsi="Times New Roman" w:cs="Times New Roman"/>
          <w:sz w:val="24"/>
          <w:szCs w:val="24"/>
        </w:rPr>
        <w:t>–</w:t>
      </w:r>
      <w:r w:rsidRPr="00E82025">
        <w:rPr>
          <w:rFonts w:ascii="Times New Roman" w:hAnsi="Times New Roman" w:cs="Times New Roman"/>
          <w:sz w:val="24"/>
          <w:szCs w:val="24"/>
        </w:rPr>
        <w:t>300</w:t>
      </w:r>
      <w:r>
        <w:rPr>
          <w:rFonts w:ascii="Times New Roman" w:hAnsi="Times New Roman" w:cs="Times New Roman"/>
          <w:sz w:val="24"/>
          <w:szCs w:val="24"/>
        </w:rPr>
        <w:t>.</w:t>
      </w:r>
    </w:p>
    <w:p w14:paraId="55A7C654" w14:textId="5A89BCE3" w:rsidR="0017556E" w:rsidRDefault="00BE7563" w:rsidP="00BA3F8F">
      <w:pPr>
        <w:ind w:left="720" w:hanging="720"/>
        <w:rPr>
          <w:rFonts w:ascii="Times New Roman" w:hAnsi="Times New Roman" w:cs="Times New Roman"/>
          <w:sz w:val="24"/>
          <w:szCs w:val="24"/>
        </w:rPr>
      </w:pPr>
      <w:r w:rsidRPr="00BE7563">
        <w:rPr>
          <w:rFonts w:ascii="Times New Roman" w:hAnsi="Times New Roman" w:cs="Times New Roman"/>
          <w:sz w:val="24"/>
          <w:szCs w:val="24"/>
        </w:rPr>
        <w:t xml:space="preserve">McAlpine KG, Howell CJ 2024. List of environmental weeds in New Zealand 2024. Science for Conservation </w:t>
      </w:r>
      <w:r w:rsidR="00C564F9">
        <w:rPr>
          <w:rFonts w:ascii="Times New Roman" w:hAnsi="Times New Roman" w:cs="Times New Roman"/>
          <w:sz w:val="24"/>
          <w:szCs w:val="24"/>
        </w:rPr>
        <w:t>340</w:t>
      </w:r>
      <w:r w:rsidRPr="00BE7563">
        <w:rPr>
          <w:rFonts w:ascii="Times New Roman" w:hAnsi="Times New Roman" w:cs="Times New Roman"/>
          <w:sz w:val="24"/>
          <w:szCs w:val="24"/>
        </w:rPr>
        <w:t xml:space="preserve">. Department </w:t>
      </w:r>
      <w:r>
        <w:rPr>
          <w:rFonts w:ascii="Times New Roman" w:hAnsi="Times New Roman" w:cs="Times New Roman"/>
          <w:sz w:val="24"/>
          <w:szCs w:val="24"/>
        </w:rPr>
        <w:t xml:space="preserve">of Conservation Te Papa Atawhai, </w:t>
      </w:r>
      <w:r w:rsidRPr="00BE7563">
        <w:rPr>
          <w:rFonts w:ascii="Times New Roman" w:hAnsi="Times New Roman" w:cs="Times New Roman"/>
          <w:sz w:val="24"/>
          <w:szCs w:val="24"/>
        </w:rPr>
        <w:t>Wellington</w:t>
      </w:r>
      <w:r w:rsidR="0017556E">
        <w:rPr>
          <w:rFonts w:ascii="Times New Roman" w:hAnsi="Times New Roman" w:cs="Times New Roman"/>
          <w:sz w:val="24"/>
          <w:szCs w:val="24"/>
        </w:rPr>
        <w:t>.</w:t>
      </w:r>
      <w:r w:rsidR="00C564F9">
        <w:rPr>
          <w:rFonts w:ascii="Times New Roman" w:hAnsi="Times New Roman" w:cs="Times New Roman"/>
          <w:sz w:val="24"/>
          <w:szCs w:val="24"/>
        </w:rPr>
        <w:t xml:space="preserve"> Pp. 37.</w:t>
      </w:r>
    </w:p>
    <w:p w14:paraId="55A7C655" w14:textId="77777777" w:rsidR="00DC6813" w:rsidRDefault="00DC6813" w:rsidP="00BA3F8F">
      <w:pPr>
        <w:ind w:left="720" w:hanging="720"/>
        <w:rPr>
          <w:rFonts w:ascii="Times New Roman" w:hAnsi="Times New Roman" w:cs="Times New Roman"/>
          <w:sz w:val="24"/>
          <w:szCs w:val="24"/>
        </w:rPr>
      </w:pPr>
      <w:r w:rsidRPr="00DC6813">
        <w:rPr>
          <w:rFonts w:ascii="Times New Roman" w:hAnsi="Times New Roman" w:cs="Times New Roman"/>
          <w:sz w:val="24"/>
          <w:szCs w:val="24"/>
        </w:rPr>
        <w:t>Miller AL, Wiser SK, Sullivan JJ, Duncan RP 2015</w:t>
      </w:r>
      <w:r>
        <w:rPr>
          <w:rFonts w:ascii="Times New Roman" w:hAnsi="Times New Roman" w:cs="Times New Roman"/>
          <w:sz w:val="24"/>
          <w:szCs w:val="24"/>
        </w:rPr>
        <w:t>.</w:t>
      </w:r>
      <w:r w:rsidRPr="00DC6813">
        <w:rPr>
          <w:rFonts w:ascii="Times New Roman" w:hAnsi="Times New Roman" w:cs="Times New Roman"/>
          <w:sz w:val="24"/>
          <w:szCs w:val="24"/>
        </w:rPr>
        <w:t xml:space="preserve"> Creek habitats as sources for the spread of an invasive herb in a New Zealand mountain landscape. New Zealand Journal of Ecology 39:</w:t>
      </w:r>
      <w:r>
        <w:rPr>
          <w:rFonts w:ascii="Times New Roman" w:hAnsi="Times New Roman" w:cs="Times New Roman"/>
          <w:sz w:val="24"/>
          <w:szCs w:val="24"/>
        </w:rPr>
        <w:t xml:space="preserve"> </w:t>
      </w:r>
      <w:r w:rsidRPr="00DC6813">
        <w:rPr>
          <w:rFonts w:ascii="Times New Roman" w:hAnsi="Times New Roman" w:cs="Times New Roman"/>
          <w:sz w:val="24"/>
          <w:szCs w:val="24"/>
        </w:rPr>
        <w:t>71</w:t>
      </w:r>
      <w:r w:rsidR="00A350B1">
        <w:rPr>
          <w:rFonts w:ascii="Times New Roman" w:hAnsi="Times New Roman" w:cs="Times New Roman"/>
          <w:sz w:val="24"/>
          <w:szCs w:val="24"/>
        </w:rPr>
        <w:t>–</w:t>
      </w:r>
      <w:r w:rsidRPr="00DC6813">
        <w:rPr>
          <w:rFonts w:ascii="Times New Roman" w:hAnsi="Times New Roman" w:cs="Times New Roman"/>
          <w:sz w:val="24"/>
          <w:szCs w:val="24"/>
        </w:rPr>
        <w:t>78</w:t>
      </w:r>
      <w:r>
        <w:rPr>
          <w:rFonts w:ascii="Times New Roman" w:hAnsi="Times New Roman" w:cs="Times New Roman"/>
          <w:sz w:val="24"/>
          <w:szCs w:val="24"/>
        </w:rPr>
        <w:t>.</w:t>
      </w:r>
    </w:p>
    <w:p w14:paraId="55A7C656" w14:textId="77777777" w:rsidR="008279A3" w:rsidRDefault="008279A3" w:rsidP="00BA3F8F">
      <w:pPr>
        <w:ind w:left="720" w:hanging="720"/>
        <w:rPr>
          <w:rFonts w:ascii="Times New Roman" w:hAnsi="Times New Roman" w:cs="Times New Roman"/>
          <w:sz w:val="24"/>
          <w:szCs w:val="24"/>
        </w:rPr>
      </w:pPr>
      <w:r w:rsidRPr="008279A3">
        <w:rPr>
          <w:rFonts w:ascii="Times New Roman" w:hAnsi="Times New Roman" w:cs="Times New Roman"/>
          <w:sz w:val="24"/>
          <w:szCs w:val="24"/>
        </w:rPr>
        <w:t>Molloy B</w:t>
      </w:r>
      <w:r>
        <w:rPr>
          <w:rFonts w:ascii="Times New Roman" w:hAnsi="Times New Roman" w:cs="Times New Roman"/>
          <w:sz w:val="24"/>
          <w:szCs w:val="24"/>
        </w:rPr>
        <w:t xml:space="preserve">PJ, Rumball PJ, Cumberland GLB </w:t>
      </w:r>
      <w:r w:rsidRPr="008279A3">
        <w:rPr>
          <w:rFonts w:ascii="Times New Roman" w:hAnsi="Times New Roman" w:cs="Times New Roman"/>
          <w:sz w:val="24"/>
          <w:szCs w:val="24"/>
        </w:rPr>
        <w:t>1967</w:t>
      </w:r>
      <w:r>
        <w:rPr>
          <w:rFonts w:ascii="Times New Roman" w:hAnsi="Times New Roman" w:cs="Times New Roman"/>
          <w:sz w:val="24"/>
          <w:szCs w:val="24"/>
        </w:rPr>
        <w:t>.</w:t>
      </w:r>
      <w:r w:rsidRPr="008279A3">
        <w:rPr>
          <w:rFonts w:ascii="Times New Roman" w:hAnsi="Times New Roman" w:cs="Times New Roman"/>
          <w:sz w:val="24"/>
          <w:szCs w:val="24"/>
        </w:rPr>
        <w:t xml:space="preserve"> Distribution and ecology of Australian sedge. Proceedings of the New Zealand Grassland Association:112</w:t>
      </w:r>
      <w:r w:rsidR="00A350B1">
        <w:rPr>
          <w:rFonts w:ascii="Times New Roman" w:hAnsi="Times New Roman" w:cs="Times New Roman"/>
          <w:sz w:val="24"/>
          <w:szCs w:val="24"/>
        </w:rPr>
        <w:t>–</w:t>
      </w:r>
      <w:r w:rsidRPr="008279A3">
        <w:rPr>
          <w:rFonts w:ascii="Times New Roman" w:hAnsi="Times New Roman" w:cs="Times New Roman"/>
          <w:sz w:val="24"/>
          <w:szCs w:val="24"/>
        </w:rPr>
        <w:t>127</w:t>
      </w:r>
      <w:r>
        <w:rPr>
          <w:rFonts w:ascii="Times New Roman" w:hAnsi="Times New Roman" w:cs="Times New Roman"/>
          <w:sz w:val="24"/>
          <w:szCs w:val="24"/>
        </w:rPr>
        <w:t>.</w:t>
      </w:r>
    </w:p>
    <w:p w14:paraId="55A7C657" w14:textId="77777777" w:rsidR="00F527EA" w:rsidRDefault="007F78EB"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Morgan JW, Venn SE </w:t>
      </w:r>
      <w:r w:rsidRPr="007F78EB">
        <w:rPr>
          <w:rFonts w:ascii="Times New Roman" w:hAnsi="Times New Roman" w:cs="Times New Roman"/>
          <w:sz w:val="24"/>
          <w:szCs w:val="24"/>
        </w:rPr>
        <w:t>2017</w:t>
      </w:r>
      <w:r>
        <w:rPr>
          <w:rFonts w:ascii="Times New Roman" w:hAnsi="Times New Roman" w:cs="Times New Roman"/>
          <w:sz w:val="24"/>
          <w:szCs w:val="24"/>
        </w:rPr>
        <w:t>.</w:t>
      </w:r>
      <w:r w:rsidRPr="007F78EB">
        <w:rPr>
          <w:rFonts w:ascii="Times New Roman" w:hAnsi="Times New Roman" w:cs="Times New Roman"/>
          <w:sz w:val="24"/>
          <w:szCs w:val="24"/>
        </w:rPr>
        <w:t xml:space="preserve"> Alpine plant species have limited capacity for long-distance seed dispersal. Plant Ecology 218:</w:t>
      </w:r>
      <w:r>
        <w:rPr>
          <w:rFonts w:ascii="Times New Roman" w:hAnsi="Times New Roman" w:cs="Times New Roman"/>
          <w:sz w:val="24"/>
          <w:szCs w:val="24"/>
        </w:rPr>
        <w:t xml:space="preserve"> </w:t>
      </w:r>
      <w:r w:rsidRPr="007F78EB">
        <w:rPr>
          <w:rFonts w:ascii="Times New Roman" w:hAnsi="Times New Roman" w:cs="Times New Roman"/>
          <w:sz w:val="24"/>
          <w:szCs w:val="24"/>
        </w:rPr>
        <w:t>813</w:t>
      </w:r>
      <w:r>
        <w:rPr>
          <w:rFonts w:ascii="Times New Roman" w:hAnsi="Times New Roman" w:cs="Times New Roman"/>
          <w:sz w:val="24"/>
          <w:szCs w:val="24"/>
        </w:rPr>
        <w:t>–</w:t>
      </w:r>
      <w:r w:rsidRPr="007F78EB">
        <w:rPr>
          <w:rFonts w:ascii="Times New Roman" w:hAnsi="Times New Roman" w:cs="Times New Roman"/>
          <w:sz w:val="24"/>
          <w:szCs w:val="24"/>
        </w:rPr>
        <w:t>819</w:t>
      </w:r>
      <w:r>
        <w:rPr>
          <w:rFonts w:ascii="Times New Roman" w:hAnsi="Times New Roman" w:cs="Times New Roman"/>
          <w:sz w:val="24"/>
          <w:szCs w:val="24"/>
        </w:rPr>
        <w:t>.</w:t>
      </w:r>
    </w:p>
    <w:p w14:paraId="55A7C658" w14:textId="77777777" w:rsidR="00082B12" w:rsidRDefault="00082B12" w:rsidP="00BA3F8F">
      <w:pPr>
        <w:ind w:left="720" w:hanging="720"/>
        <w:rPr>
          <w:rFonts w:ascii="Times New Roman" w:hAnsi="Times New Roman" w:cs="Times New Roman"/>
          <w:sz w:val="24"/>
          <w:szCs w:val="24"/>
        </w:rPr>
      </w:pPr>
      <w:r w:rsidRPr="00082B12">
        <w:rPr>
          <w:rFonts w:ascii="Times New Roman" w:hAnsi="Times New Roman" w:cs="Times New Roman"/>
          <w:sz w:val="24"/>
          <w:szCs w:val="24"/>
        </w:rPr>
        <w:t>Mologni F, Bellingham PJ, Cameron EK, Wright AE 2024</w:t>
      </w:r>
      <w:r>
        <w:rPr>
          <w:rFonts w:ascii="Times New Roman" w:hAnsi="Times New Roman" w:cs="Times New Roman"/>
          <w:sz w:val="24"/>
          <w:szCs w:val="24"/>
        </w:rPr>
        <w:t>.</w:t>
      </w:r>
      <w:r w:rsidRPr="00082B12">
        <w:rPr>
          <w:rFonts w:ascii="Times New Roman" w:hAnsi="Times New Roman" w:cs="Times New Roman"/>
          <w:sz w:val="24"/>
          <w:szCs w:val="24"/>
        </w:rPr>
        <w:t xml:space="preserve"> Time since first naturalization is key to explaining non-native plant invasions on islands. Journal of Biogeography</w:t>
      </w:r>
      <w:r>
        <w:rPr>
          <w:rFonts w:ascii="Times New Roman" w:hAnsi="Times New Roman" w:cs="Times New Roman"/>
          <w:sz w:val="24"/>
          <w:szCs w:val="24"/>
        </w:rPr>
        <w:t>. doi</w:t>
      </w:r>
      <w:r w:rsidRPr="00082B12">
        <w:rPr>
          <w:rFonts w:ascii="Times New Roman" w:hAnsi="Times New Roman" w:cs="Times New Roman"/>
          <w:sz w:val="24"/>
          <w:szCs w:val="24"/>
        </w:rPr>
        <w:t>: 10.1111/jbi.14825</w:t>
      </w:r>
      <w:r>
        <w:rPr>
          <w:rFonts w:ascii="Times New Roman" w:hAnsi="Times New Roman" w:cs="Times New Roman"/>
          <w:sz w:val="24"/>
          <w:szCs w:val="24"/>
        </w:rPr>
        <w:t>.</w:t>
      </w:r>
    </w:p>
    <w:p w14:paraId="55A7C659" w14:textId="77777777" w:rsidR="00DC151E" w:rsidRDefault="00DC151E"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Nathan R </w:t>
      </w:r>
      <w:r w:rsidRPr="00DC151E">
        <w:rPr>
          <w:rFonts w:ascii="Times New Roman" w:hAnsi="Times New Roman" w:cs="Times New Roman"/>
          <w:sz w:val="24"/>
          <w:szCs w:val="24"/>
        </w:rPr>
        <w:t>2007</w:t>
      </w:r>
      <w:r>
        <w:rPr>
          <w:rFonts w:ascii="Times New Roman" w:hAnsi="Times New Roman" w:cs="Times New Roman"/>
          <w:sz w:val="24"/>
          <w:szCs w:val="24"/>
        </w:rPr>
        <w:t>.</w:t>
      </w:r>
      <w:r w:rsidRPr="00DC151E">
        <w:rPr>
          <w:rFonts w:ascii="Times New Roman" w:hAnsi="Times New Roman" w:cs="Times New Roman"/>
          <w:sz w:val="24"/>
          <w:szCs w:val="24"/>
        </w:rPr>
        <w:t xml:space="preserve"> Total dispersal kernels and the evaluation of diversity and similarity in complex dispersal systems. Seed dispersal: theory and its application in a changing world:</w:t>
      </w:r>
      <w:r>
        <w:rPr>
          <w:rFonts w:ascii="Times New Roman" w:hAnsi="Times New Roman" w:cs="Times New Roman"/>
          <w:sz w:val="24"/>
          <w:szCs w:val="24"/>
        </w:rPr>
        <w:t xml:space="preserve"> </w:t>
      </w:r>
      <w:r w:rsidRPr="00DC151E">
        <w:rPr>
          <w:rFonts w:ascii="Times New Roman" w:hAnsi="Times New Roman" w:cs="Times New Roman"/>
          <w:sz w:val="24"/>
          <w:szCs w:val="24"/>
        </w:rPr>
        <w:t>252</w:t>
      </w:r>
      <w:r w:rsidR="00A350B1">
        <w:rPr>
          <w:rFonts w:ascii="Times New Roman" w:hAnsi="Times New Roman" w:cs="Times New Roman"/>
          <w:sz w:val="24"/>
          <w:szCs w:val="24"/>
        </w:rPr>
        <w:t>–</w:t>
      </w:r>
      <w:r w:rsidRPr="00DC151E">
        <w:rPr>
          <w:rFonts w:ascii="Times New Roman" w:hAnsi="Times New Roman" w:cs="Times New Roman"/>
          <w:sz w:val="24"/>
          <w:szCs w:val="24"/>
        </w:rPr>
        <w:t>276</w:t>
      </w:r>
      <w:r>
        <w:rPr>
          <w:rFonts w:ascii="Times New Roman" w:hAnsi="Times New Roman" w:cs="Times New Roman"/>
          <w:sz w:val="24"/>
          <w:szCs w:val="24"/>
        </w:rPr>
        <w:t>.</w:t>
      </w:r>
    </w:p>
    <w:p w14:paraId="55A7C65A" w14:textId="77777777" w:rsidR="00082B12" w:rsidRDefault="00082B12" w:rsidP="00BA3F8F">
      <w:pPr>
        <w:ind w:left="720" w:hanging="720"/>
        <w:rPr>
          <w:rFonts w:ascii="Times New Roman" w:hAnsi="Times New Roman" w:cs="Times New Roman"/>
          <w:sz w:val="24"/>
          <w:szCs w:val="24"/>
        </w:rPr>
      </w:pPr>
      <w:r w:rsidRPr="00082B12">
        <w:rPr>
          <w:rFonts w:ascii="Times New Roman" w:hAnsi="Times New Roman" w:cs="Times New Roman"/>
          <w:sz w:val="24"/>
          <w:szCs w:val="24"/>
        </w:rPr>
        <w:t>Nathan R, Schurr FM, Spiegel O, Stein</w:t>
      </w:r>
      <w:r>
        <w:rPr>
          <w:rFonts w:ascii="Times New Roman" w:hAnsi="Times New Roman" w:cs="Times New Roman"/>
          <w:sz w:val="24"/>
          <w:szCs w:val="24"/>
        </w:rPr>
        <w:t xml:space="preserve">itz O, Trakhtenbrot A, Tsoar A </w:t>
      </w:r>
      <w:r w:rsidRPr="00082B12">
        <w:rPr>
          <w:rFonts w:ascii="Times New Roman" w:hAnsi="Times New Roman" w:cs="Times New Roman"/>
          <w:sz w:val="24"/>
          <w:szCs w:val="24"/>
        </w:rPr>
        <w:t>2008</w:t>
      </w:r>
      <w:r>
        <w:rPr>
          <w:rFonts w:ascii="Times New Roman" w:hAnsi="Times New Roman" w:cs="Times New Roman"/>
          <w:sz w:val="24"/>
          <w:szCs w:val="24"/>
        </w:rPr>
        <w:t>.</w:t>
      </w:r>
      <w:r w:rsidRPr="00082B12">
        <w:rPr>
          <w:rFonts w:ascii="Times New Roman" w:hAnsi="Times New Roman" w:cs="Times New Roman"/>
          <w:sz w:val="24"/>
          <w:szCs w:val="24"/>
        </w:rPr>
        <w:t xml:space="preserve"> Mechanisms of long-distance seed dispersal. Trends in Ecology &amp; Evolution 23:</w:t>
      </w:r>
      <w:r>
        <w:rPr>
          <w:rFonts w:ascii="Times New Roman" w:hAnsi="Times New Roman" w:cs="Times New Roman"/>
          <w:sz w:val="24"/>
          <w:szCs w:val="24"/>
        </w:rPr>
        <w:t xml:space="preserve"> </w:t>
      </w:r>
      <w:r w:rsidRPr="00082B12">
        <w:rPr>
          <w:rFonts w:ascii="Times New Roman" w:hAnsi="Times New Roman" w:cs="Times New Roman"/>
          <w:sz w:val="24"/>
          <w:szCs w:val="24"/>
        </w:rPr>
        <w:t>638</w:t>
      </w:r>
      <w:r w:rsidR="00A350B1">
        <w:rPr>
          <w:rFonts w:ascii="Times New Roman" w:hAnsi="Times New Roman" w:cs="Times New Roman"/>
          <w:sz w:val="24"/>
          <w:szCs w:val="24"/>
        </w:rPr>
        <w:t>–</w:t>
      </w:r>
      <w:r w:rsidRPr="00082B12">
        <w:rPr>
          <w:rFonts w:ascii="Times New Roman" w:hAnsi="Times New Roman" w:cs="Times New Roman"/>
          <w:sz w:val="24"/>
          <w:szCs w:val="24"/>
        </w:rPr>
        <w:t>647</w:t>
      </w:r>
      <w:r>
        <w:rPr>
          <w:rFonts w:ascii="Times New Roman" w:hAnsi="Times New Roman" w:cs="Times New Roman"/>
          <w:sz w:val="24"/>
          <w:szCs w:val="24"/>
        </w:rPr>
        <w:t>.</w:t>
      </w:r>
    </w:p>
    <w:p w14:paraId="55A7C65B" w14:textId="77777777" w:rsidR="004B5F16" w:rsidRDefault="004B5F16" w:rsidP="00BA3F8F">
      <w:pPr>
        <w:ind w:left="720" w:hanging="720"/>
        <w:rPr>
          <w:rFonts w:ascii="Times New Roman" w:hAnsi="Times New Roman" w:cs="Times New Roman"/>
          <w:sz w:val="24"/>
          <w:szCs w:val="24"/>
        </w:rPr>
      </w:pPr>
      <w:r>
        <w:rPr>
          <w:rFonts w:ascii="Times New Roman" w:hAnsi="Times New Roman" w:cs="Times New Roman"/>
          <w:sz w:val="24"/>
          <w:szCs w:val="24"/>
        </w:rPr>
        <w:t>Nazareno</w:t>
      </w:r>
      <w:r w:rsidRPr="004B5F16">
        <w:rPr>
          <w:rFonts w:ascii="Times New Roman" w:hAnsi="Times New Roman" w:cs="Times New Roman"/>
          <w:sz w:val="24"/>
          <w:szCs w:val="24"/>
        </w:rPr>
        <w:t xml:space="preserve"> AG, Knowles LL, Dick C</w:t>
      </w:r>
      <w:r>
        <w:rPr>
          <w:rFonts w:ascii="Times New Roman" w:hAnsi="Times New Roman" w:cs="Times New Roman"/>
          <w:sz w:val="24"/>
          <w:szCs w:val="24"/>
        </w:rPr>
        <w:t>W, Lohmann</w:t>
      </w:r>
      <w:r w:rsidRPr="004B5F16">
        <w:rPr>
          <w:rFonts w:ascii="Times New Roman" w:hAnsi="Times New Roman" w:cs="Times New Roman"/>
          <w:sz w:val="24"/>
          <w:szCs w:val="24"/>
        </w:rPr>
        <w:t xml:space="preserve"> LG 2021</w:t>
      </w:r>
      <w:r>
        <w:rPr>
          <w:rFonts w:ascii="Times New Roman" w:hAnsi="Times New Roman" w:cs="Times New Roman"/>
          <w:sz w:val="24"/>
          <w:szCs w:val="24"/>
        </w:rPr>
        <w:t>.</w:t>
      </w:r>
      <w:r w:rsidRPr="004B5F16">
        <w:rPr>
          <w:rFonts w:ascii="Times New Roman" w:hAnsi="Times New Roman" w:cs="Times New Roman"/>
          <w:sz w:val="24"/>
          <w:szCs w:val="24"/>
        </w:rPr>
        <w:t xml:space="preserve"> By animal, water, or wind: can dispersal mode predict genetic connectivity in riverine plant spec</w:t>
      </w:r>
      <w:r>
        <w:rPr>
          <w:rFonts w:ascii="Times New Roman" w:hAnsi="Times New Roman" w:cs="Times New Roman"/>
          <w:sz w:val="24"/>
          <w:szCs w:val="24"/>
        </w:rPr>
        <w:t>ies? Frontiers in Plant Science:</w:t>
      </w:r>
      <w:r w:rsidRPr="004B5F16">
        <w:rPr>
          <w:rFonts w:ascii="Times New Roman" w:hAnsi="Times New Roman" w:cs="Times New Roman"/>
          <w:sz w:val="24"/>
          <w:szCs w:val="24"/>
        </w:rPr>
        <w:t xml:space="preserve"> 12.</w:t>
      </w:r>
      <w:r>
        <w:rPr>
          <w:rFonts w:ascii="Times New Roman" w:hAnsi="Times New Roman" w:cs="Times New Roman"/>
          <w:sz w:val="24"/>
          <w:szCs w:val="24"/>
        </w:rPr>
        <w:t xml:space="preserve"> </w:t>
      </w:r>
      <w:r w:rsidRPr="004B5F16">
        <w:rPr>
          <w:rFonts w:ascii="Times New Roman" w:hAnsi="Times New Roman" w:cs="Times New Roman"/>
          <w:sz w:val="24"/>
          <w:szCs w:val="24"/>
        </w:rPr>
        <w:t>doi: 10.3389/fpls.2021.626405</w:t>
      </w:r>
      <w:r>
        <w:rPr>
          <w:rFonts w:ascii="Times New Roman" w:hAnsi="Times New Roman" w:cs="Times New Roman"/>
          <w:sz w:val="24"/>
          <w:szCs w:val="24"/>
        </w:rPr>
        <w:t>.</w:t>
      </w:r>
    </w:p>
    <w:p w14:paraId="55A7C65C" w14:textId="77777777" w:rsidR="00DC151E" w:rsidRDefault="00DC151E"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Pyšek P, Hulme PE </w:t>
      </w:r>
      <w:r w:rsidRPr="00DC151E">
        <w:rPr>
          <w:rFonts w:ascii="Times New Roman" w:hAnsi="Times New Roman" w:cs="Times New Roman"/>
          <w:sz w:val="24"/>
          <w:szCs w:val="24"/>
        </w:rPr>
        <w:t>2005</w:t>
      </w:r>
      <w:r>
        <w:rPr>
          <w:rFonts w:ascii="Times New Roman" w:hAnsi="Times New Roman" w:cs="Times New Roman"/>
          <w:sz w:val="24"/>
          <w:szCs w:val="24"/>
        </w:rPr>
        <w:t>.</w:t>
      </w:r>
      <w:r w:rsidRPr="00DC151E">
        <w:rPr>
          <w:rFonts w:ascii="Times New Roman" w:hAnsi="Times New Roman" w:cs="Times New Roman"/>
          <w:sz w:val="24"/>
          <w:szCs w:val="24"/>
        </w:rPr>
        <w:t xml:space="preserve"> Spatio-temporal dynamics of plant invasions: linking pattern to process. Ecoscience 12:302</w:t>
      </w:r>
      <w:r w:rsidR="00A350B1">
        <w:rPr>
          <w:rFonts w:ascii="Times New Roman" w:hAnsi="Times New Roman" w:cs="Times New Roman"/>
          <w:sz w:val="24"/>
          <w:szCs w:val="24"/>
        </w:rPr>
        <w:t>–</w:t>
      </w:r>
      <w:r w:rsidRPr="00DC151E">
        <w:rPr>
          <w:rFonts w:ascii="Times New Roman" w:hAnsi="Times New Roman" w:cs="Times New Roman"/>
          <w:sz w:val="24"/>
          <w:szCs w:val="24"/>
        </w:rPr>
        <w:t>315</w:t>
      </w:r>
    </w:p>
    <w:p w14:paraId="55A7C65D" w14:textId="77777777" w:rsidR="00DC151E" w:rsidRDefault="00DC151E" w:rsidP="00BA3F8F">
      <w:pPr>
        <w:ind w:left="720" w:hanging="720"/>
        <w:rPr>
          <w:rFonts w:ascii="Times New Roman" w:hAnsi="Times New Roman" w:cs="Times New Roman"/>
          <w:sz w:val="24"/>
          <w:szCs w:val="24"/>
        </w:rPr>
      </w:pPr>
      <w:r w:rsidRPr="00DC151E">
        <w:rPr>
          <w:rFonts w:ascii="Times New Roman" w:hAnsi="Times New Roman" w:cs="Times New Roman"/>
          <w:sz w:val="24"/>
          <w:szCs w:val="24"/>
        </w:rPr>
        <w:t>Reyno</w:t>
      </w:r>
      <w:r>
        <w:rPr>
          <w:rFonts w:ascii="Times New Roman" w:hAnsi="Times New Roman" w:cs="Times New Roman"/>
          <w:sz w:val="24"/>
          <w:szCs w:val="24"/>
        </w:rPr>
        <w:t xml:space="preserve">lds C, Miranda NAF, Cumming GS </w:t>
      </w:r>
      <w:r w:rsidRPr="00DC151E">
        <w:rPr>
          <w:rFonts w:ascii="Times New Roman" w:hAnsi="Times New Roman" w:cs="Times New Roman"/>
          <w:sz w:val="24"/>
          <w:szCs w:val="24"/>
        </w:rPr>
        <w:t>2015</w:t>
      </w:r>
      <w:r>
        <w:rPr>
          <w:rFonts w:ascii="Times New Roman" w:hAnsi="Times New Roman" w:cs="Times New Roman"/>
          <w:sz w:val="24"/>
          <w:szCs w:val="24"/>
        </w:rPr>
        <w:t>.</w:t>
      </w:r>
      <w:r w:rsidRPr="00DC151E">
        <w:rPr>
          <w:rFonts w:ascii="Times New Roman" w:hAnsi="Times New Roman" w:cs="Times New Roman"/>
          <w:sz w:val="24"/>
          <w:szCs w:val="24"/>
        </w:rPr>
        <w:t xml:space="preserve"> The role of waterbirds in the dispersal of aquatic alien and invasive species. Diversity and Distributions 21:744</w:t>
      </w:r>
      <w:r w:rsidR="00A350B1">
        <w:rPr>
          <w:rFonts w:ascii="Times New Roman" w:hAnsi="Times New Roman" w:cs="Times New Roman"/>
          <w:sz w:val="24"/>
          <w:szCs w:val="24"/>
        </w:rPr>
        <w:t>–</w:t>
      </w:r>
      <w:r w:rsidRPr="00DC151E">
        <w:rPr>
          <w:rFonts w:ascii="Times New Roman" w:hAnsi="Times New Roman" w:cs="Times New Roman"/>
          <w:sz w:val="24"/>
          <w:szCs w:val="24"/>
        </w:rPr>
        <w:t>754</w:t>
      </w:r>
      <w:r>
        <w:rPr>
          <w:rFonts w:ascii="Times New Roman" w:hAnsi="Times New Roman" w:cs="Times New Roman"/>
          <w:sz w:val="24"/>
          <w:szCs w:val="24"/>
        </w:rPr>
        <w:t>.</w:t>
      </w:r>
    </w:p>
    <w:p w14:paraId="55A7C65E" w14:textId="77777777" w:rsidR="00102B75" w:rsidRDefault="00102B75" w:rsidP="00BA3F8F">
      <w:pPr>
        <w:ind w:left="720" w:hanging="720"/>
        <w:rPr>
          <w:rFonts w:ascii="Times New Roman" w:hAnsi="Times New Roman" w:cs="Times New Roman"/>
          <w:sz w:val="24"/>
          <w:szCs w:val="24"/>
        </w:rPr>
      </w:pPr>
      <w:r w:rsidRPr="00102B75">
        <w:rPr>
          <w:rFonts w:ascii="Times New Roman" w:hAnsi="Times New Roman" w:cs="Times New Roman"/>
          <w:sz w:val="24"/>
          <w:szCs w:val="24"/>
        </w:rPr>
        <w:t>Reynolds C, Cumming GS 2016</w:t>
      </w:r>
      <w:r>
        <w:rPr>
          <w:rFonts w:ascii="Times New Roman" w:hAnsi="Times New Roman" w:cs="Times New Roman"/>
          <w:sz w:val="24"/>
          <w:szCs w:val="24"/>
        </w:rPr>
        <w:t>.</w:t>
      </w:r>
      <w:r w:rsidRPr="00102B75">
        <w:rPr>
          <w:rFonts w:ascii="Times New Roman" w:hAnsi="Times New Roman" w:cs="Times New Roman"/>
          <w:sz w:val="24"/>
          <w:szCs w:val="24"/>
        </w:rPr>
        <w:t xml:space="preserve"> Seed dispersal by waterbirds in southern Africa: comparing the roles of ectozoochory and endozoochory. Freshwater Biology 61:</w:t>
      </w:r>
      <w:r>
        <w:rPr>
          <w:rFonts w:ascii="Times New Roman" w:hAnsi="Times New Roman" w:cs="Times New Roman"/>
          <w:sz w:val="24"/>
          <w:szCs w:val="24"/>
        </w:rPr>
        <w:t xml:space="preserve"> </w:t>
      </w:r>
      <w:r w:rsidRPr="00102B75">
        <w:rPr>
          <w:rFonts w:ascii="Times New Roman" w:hAnsi="Times New Roman" w:cs="Times New Roman"/>
          <w:sz w:val="24"/>
          <w:szCs w:val="24"/>
        </w:rPr>
        <w:t>349</w:t>
      </w:r>
      <w:r w:rsidR="00A350B1">
        <w:rPr>
          <w:rFonts w:ascii="Times New Roman" w:hAnsi="Times New Roman" w:cs="Times New Roman"/>
          <w:sz w:val="24"/>
          <w:szCs w:val="24"/>
        </w:rPr>
        <w:t>–</w:t>
      </w:r>
      <w:r w:rsidRPr="00102B75">
        <w:rPr>
          <w:rFonts w:ascii="Times New Roman" w:hAnsi="Times New Roman" w:cs="Times New Roman"/>
          <w:sz w:val="24"/>
          <w:szCs w:val="24"/>
        </w:rPr>
        <w:t>361</w:t>
      </w:r>
      <w:r>
        <w:rPr>
          <w:rFonts w:ascii="Times New Roman" w:hAnsi="Times New Roman" w:cs="Times New Roman"/>
          <w:sz w:val="24"/>
          <w:szCs w:val="24"/>
        </w:rPr>
        <w:t>.</w:t>
      </w:r>
    </w:p>
    <w:p w14:paraId="55A7C65F" w14:textId="77777777" w:rsidR="00E76B7C" w:rsidRDefault="00E76B7C" w:rsidP="00BA3F8F">
      <w:pPr>
        <w:ind w:left="720" w:hanging="720"/>
        <w:rPr>
          <w:rFonts w:ascii="Times New Roman" w:hAnsi="Times New Roman" w:cs="Times New Roman"/>
          <w:sz w:val="24"/>
          <w:szCs w:val="24"/>
        </w:rPr>
      </w:pPr>
      <w:r w:rsidRPr="00E76B7C">
        <w:rPr>
          <w:rFonts w:ascii="Times New Roman" w:hAnsi="Times New Roman" w:cs="Times New Roman"/>
          <w:sz w:val="24"/>
          <w:szCs w:val="24"/>
        </w:rPr>
        <w:t xml:space="preserve">Robledo-Arnuncio JJ, Klein EK, </w:t>
      </w:r>
      <w:r>
        <w:rPr>
          <w:rFonts w:ascii="Times New Roman" w:hAnsi="Times New Roman" w:cs="Times New Roman"/>
          <w:sz w:val="24"/>
          <w:szCs w:val="24"/>
        </w:rPr>
        <w:t xml:space="preserve">Muller-Landau HC, Santamaría L </w:t>
      </w:r>
      <w:r w:rsidRPr="00E76B7C">
        <w:rPr>
          <w:rFonts w:ascii="Times New Roman" w:hAnsi="Times New Roman" w:cs="Times New Roman"/>
          <w:sz w:val="24"/>
          <w:szCs w:val="24"/>
        </w:rPr>
        <w:t>2014</w:t>
      </w:r>
      <w:r>
        <w:rPr>
          <w:rFonts w:ascii="Times New Roman" w:hAnsi="Times New Roman" w:cs="Times New Roman"/>
          <w:sz w:val="24"/>
          <w:szCs w:val="24"/>
        </w:rPr>
        <w:t>.</w:t>
      </w:r>
      <w:r w:rsidRPr="00E76B7C">
        <w:rPr>
          <w:rFonts w:ascii="Times New Roman" w:hAnsi="Times New Roman" w:cs="Times New Roman"/>
          <w:sz w:val="24"/>
          <w:szCs w:val="24"/>
        </w:rPr>
        <w:t xml:space="preserve"> Space, time and complexity in plant dispersal ecology. Movement Ecology 2:</w:t>
      </w:r>
      <w:r>
        <w:rPr>
          <w:rFonts w:ascii="Times New Roman" w:hAnsi="Times New Roman" w:cs="Times New Roman"/>
          <w:sz w:val="24"/>
          <w:szCs w:val="24"/>
        </w:rPr>
        <w:t xml:space="preserve"> </w:t>
      </w:r>
      <w:r w:rsidRPr="00E76B7C">
        <w:rPr>
          <w:rFonts w:ascii="Times New Roman" w:hAnsi="Times New Roman" w:cs="Times New Roman"/>
          <w:sz w:val="24"/>
          <w:szCs w:val="24"/>
        </w:rPr>
        <w:t>1</w:t>
      </w:r>
      <w:r w:rsidR="00A350B1">
        <w:rPr>
          <w:rFonts w:ascii="Times New Roman" w:hAnsi="Times New Roman" w:cs="Times New Roman"/>
          <w:sz w:val="24"/>
          <w:szCs w:val="24"/>
        </w:rPr>
        <w:t>–</w:t>
      </w:r>
      <w:r w:rsidRPr="00E76B7C">
        <w:rPr>
          <w:rFonts w:ascii="Times New Roman" w:hAnsi="Times New Roman" w:cs="Times New Roman"/>
          <w:sz w:val="24"/>
          <w:szCs w:val="24"/>
        </w:rPr>
        <w:t>17</w:t>
      </w:r>
      <w:r>
        <w:rPr>
          <w:rFonts w:ascii="Times New Roman" w:hAnsi="Times New Roman" w:cs="Times New Roman"/>
          <w:sz w:val="24"/>
          <w:szCs w:val="24"/>
        </w:rPr>
        <w:t>.</w:t>
      </w:r>
    </w:p>
    <w:p w14:paraId="55A7C660" w14:textId="77777777" w:rsidR="00581E16" w:rsidRDefault="00581E16" w:rsidP="00BA3F8F">
      <w:pPr>
        <w:ind w:left="720" w:hanging="720"/>
        <w:rPr>
          <w:rFonts w:ascii="Times New Roman" w:hAnsi="Times New Roman" w:cs="Times New Roman"/>
          <w:sz w:val="24"/>
          <w:szCs w:val="24"/>
        </w:rPr>
      </w:pPr>
      <w:r w:rsidRPr="00581E16">
        <w:rPr>
          <w:rFonts w:ascii="Times New Roman" w:hAnsi="Times New Roman" w:cs="Times New Roman"/>
          <w:sz w:val="24"/>
          <w:szCs w:val="24"/>
        </w:rPr>
        <w:t>Simpson MJA 1971</w:t>
      </w:r>
      <w:r>
        <w:rPr>
          <w:rFonts w:ascii="Times New Roman" w:hAnsi="Times New Roman" w:cs="Times New Roman"/>
          <w:sz w:val="24"/>
          <w:szCs w:val="24"/>
        </w:rPr>
        <w:t>.</w:t>
      </w:r>
      <w:r w:rsidRPr="00581E16">
        <w:rPr>
          <w:rFonts w:ascii="Times New Roman" w:hAnsi="Times New Roman" w:cs="Times New Roman"/>
          <w:sz w:val="24"/>
          <w:szCs w:val="24"/>
        </w:rPr>
        <w:t xml:space="preserve"> Travelling seeds. Wellington Botanical Society Bulletin 37:63</w:t>
      </w:r>
      <w:r w:rsidR="00A350B1">
        <w:rPr>
          <w:rFonts w:ascii="Times New Roman" w:hAnsi="Times New Roman" w:cs="Times New Roman"/>
          <w:sz w:val="24"/>
          <w:szCs w:val="24"/>
        </w:rPr>
        <w:t>–</w:t>
      </w:r>
      <w:r w:rsidRPr="00581E16">
        <w:rPr>
          <w:rFonts w:ascii="Times New Roman" w:hAnsi="Times New Roman" w:cs="Times New Roman"/>
          <w:sz w:val="24"/>
          <w:szCs w:val="24"/>
        </w:rPr>
        <w:t>64</w:t>
      </w:r>
      <w:r>
        <w:rPr>
          <w:rFonts w:ascii="Times New Roman" w:hAnsi="Times New Roman" w:cs="Times New Roman"/>
          <w:sz w:val="24"/>
          <w:szCs w:val="24"/>
        </w:rPr>
        <w:t>.</w:t>
      </w:r>
    </w:p>
    <w:p w14:paraId="55A7C661" w14:textId="77777777" w:rsidR="00DC6813" w:rsidRDefault="00DC6813"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Soons MB, Bullock JM </w:t>
      </w:r>
      <w:r w:rsidRPr="00DC6813">
        <w:rPr>
          <w:rFonts w:ascii="Times New Roman" w:hAnsi="Times New Roman" w:cs="Times New Roman"/>
          <w:sz w:val="24"/>
          <w:szCs w:val="24"/>
        </w:rPr>
        <w:t>2008</w:t>
      </w:r>
      <w:r>
        <w:rPr>
          <w:rFonts w:ascii="Times New Roman" w:hAnsi="Times New Roman" w:cs="Times New Roman"/>
          <w:sz w:val="24"/>
          <w:szCs w:val="24"/>
        </w:rPr>
        <w:t>.</w:t>
      </w:r>
      <w:r w:rsidRPr="00DC6813">
        <w:rPr>
          <w:rFonts w:ascii="Times New Roman" w:hAnsi="Times New Roman" w:cs="Times New Roman"/>
          <w:sz w:val="24"/>
          <w:szCs w:val="24"/>
        </w:rPr>
        <w:t xml:space="preserve"> Non-random seed abscission, long-distance wind dispersal and plant migration rates. Journal of Ecology 96:</w:t>
      </w:r>
      <w:r>
        <w:rPr>
          <w:rFonts w:ascii="Times New Roman" w:hAnsi="Times New Roman" w:cs="Times New Roman"/>
          <w:sz w:val="24"/>
          <w:szCs w:val="24"/>
        </w:rPr>
        <w:t xml:space="preserve"> </w:t>
      </w:r>
      <w:r w:rsidRPr="00DC6813">
        <w:rPr>
          <w:rFonts w:ascii="Times New Roman" w:hAnsi="Times New Roman" w:cs="Times New Roman"/>
          <w:sz w:val="24"/>
          <w:szCs w:val="24"/>
        </w:rPr>
        <w:t>581</w:t>
      </w:r>
      <w:r w:rsidR="00A350B1">
        <w:rPr>
          <w:rFonts w:ascii="Times New Roman" w:hAnsi="Times New Roman" w:cs="Times New Roman"/>
          <w:sz w:val="24"/>
          <w:szCs w:val="24"/>
        </w:rPr>
        <w:t>–</w:t>
      </w:r>
      <w:r w:rsidRPr="00DC6813">
        <w:rPr>
          <w:rFonts w:ascii="Times New Roman" w:hAnsi="Times New Roman" w:cs="Times New Roman"/>
          <w:sz w:val="24"/>
          <w:szCs w:val="24"/>
        </w:rPr>
        <w:t>590</w:t>
      </w:r>
      <w:r>
        <w:rPr>
          <w:rFonts w:ascii="Times New Roman" w:hAnsi="Times New Roman" w:cs="Times New Roman"/>
          <w:sz w:val="24"/>
          <w:szCs w:val="24"/>
        </w:rPr>
        <w:t>.</w:t>
      </w:r>
    </w:p>
    <w:p w14:paraId="55A7C662" w14:textId="77777777" w:rsidR="003840F3" w:rsidRDefault="003840F3" w:rsidP="00BA3F8F">
      <w:pPr>
        <w:ind w:left="720" w:hanging="720"/>
        <w:rPr>
          <w:rFonts w:ascii="Times New Roman" w:hAnsi="Times New Roman" w:cs="Times New Roman"/>
          <w:sz w:val="24"/>
          <w:szCs w:val="24"/>
        </w:rPr>
      </w:pPr>
      <w:r w:rsidRPr="003840F3">
        <w:rPr>
          <w:rFonts w:ascii="Times New Roman" w:hAnsi="Times New Roman" w:cs="Times New Roman"/>
          <w:sz w:val="24"/>
          <w:szCs w:val="24"/>
        </w:rPr>
        <w:t>Tackenberg O, Poschlod P, Bo</w:t>
      </w:r>
      <w:r>
        <w:rPr>
          <w:rFonts w:ascii="Times New Roman" w:hAnsi="Times New Roman" w:cs="Times New Roman"/>
          <w:sz w:val="24"/>
          <w:szCs w:val="24"/>
        </w:rPr>
        <w:t xml:space="preserve">nn S </w:t>
      </w:r>
      <w:r w:rsidRPr="003840F3">
        <w:rPr>
          <w:rFonts w:ascii="Times New Roman" w:hAnsi="Times New Roman" w:cs="Times New Roman"/>
          <w:sz w:val="24"/>
          <w:szCs w:val="24"/>
        </w:rPr>
        <w:t>2003</w:t>
      </w:r>
      <w:r>
        <w:rPr>
          <w:rFonts w:ascii="Times New Roman" w:hAnsi="Times New Roman" w:cs="Times New Roman"/>
          <w:sz w:val="24"/>
          <w:szCs w:val="24"/>
        </w:rPr>
        <w:t>.</w:t>
      </w:r>
      <w:r w:rsidRPr="003840F3">
        <w:rPr>
          <w:rFonts w:ascii="Times New Roman" w:hAnsi="Times New Roman" w:cs="Times New Roman"/>
          <w:sz w:val="24"/>
          <w:szCs w:val="24"/>
        </w:rPr>
        <w:t xml:space="preserve"> Assessment of wind dispersal potential in plant species. Ecological Monographs 73:</w:t>
      </w:r>
      <w:r>
        <w:rPr>
          <w:rFonts w:ascii="Times New Roman" w:hAnsi="Times New Roman" w:cs="Times New Roman"/>
          <w:sz w:val="24"/>
          <w:szCs w:val="24"/>
        </w:rPr>
        <w:t xml:space="preserve"> </w:t>
      </w:r>
      <w:r w:rsidRPr="003840F3">
        <w:rPr>
          <w:rFonts w:ascii="Times New Roman" w:hAnsi="Times New Roman" w:cs="Times New Roman"/>
          <w:sz w:val="24"/>
          <w:szCs w:val="24"/>
        </w:rPr>
        <w:t>191</w:t>
      </w:r>
      <w:r w:rsidR="00A350B1">
        <w:rPr>
          <w:rFonts w:ascii="Times New Roman" w:hAnsi="Times New Roman" w:cs="Times New Roman"/>
          <w:sz w:val="24"/>
          <w:szCs w:val="24"/>
        </w:rPr>
        <w:t>–</w:t>
      </w:r>
      <w:r w:rsidRPr="003840F3">
        <w:rPr>
          <w:rFonts w:ascii="Times New Roman" w:hAnsi="Times New Roman" w:cs="Times New Roman"/>
          <w:sz w:val="24"/>
          <w:szCs w:val="24"/>
        </w:rPr>
        <w:t>205</w:t>
      </w:r>
      <w:r>
        <w:rPr>
          <w:rFonts w:ascii="Times New Roman" w:hAnsi="Times New Roman" w:cs="Times New Roman"/>
          <w:sz w:val="24"/>
          <w:szCs w:val="24"/>
        </w:rPr>
        <w:t>.</w:t>
      </w:r>
    </w:p>
    <w:p w14:paraId="55A7C663" w14:textId="77777777" w:rsidR="007B7CB9" w:rsidRDefault="007B7CB9" w:rsidP="00BA3F8F">
      <w:pPr>
        <w:ind w:left="720" w:hanging="720"/>
        <w:rPr>
          <w:rFonts w:ascii="Times New Roman" w:hAnsi="Times New Roman" w:cs="Times New Roman"/>
          <w:sz w:val="24"/>
          <w:szCs w:val="24"/>
        </w:rPr>
      </w:pPr>
      <w:r>
        <w:rPr>
          <w:rFonts w:ascii="Times New Roman" w:hAnsi="Times New Roman" w:cs="Times New Roman"/>
          <w:sz w:val="24"/>
          <w:szCs w:val="24"/>
        </w:rPr>
        <w:t>Tamme</w:t>
      </w:r>
      <w:r w:rsidRPr="007B7CB9">
        <w:rPr>
          <w:rFonts w:ascii="Times New Roman" w:hAnsi="Times New Roman" w:cs="Times New Roman"/>
          <w:sz w:val="24"/>
          <w:szCs w:val="24"/>
        </w:rPr>
        <w:t xml:space="preserve"> R, G</w:t>
      </w:r>
      <w:r>
        <w:rPr>
          <w:rFonts w:ascii="Times New Roman" w:hAnsi="Times New Roman" w:cs="Times New Roman"/>
          <w:sz w:val="24"/>
          <w:szCs w:val="24"/>
        </w:rPr>
        <w:t>ö</w:t>
      </w:r>
      <w:r w:rsidRPr="007B7CB9">
        <w:rPr>
          <w:rFonts w:ascii="Times New Roman" w:hAnsi="Times New Roman" w:cs="Times New Roman"/>
          <w:sz w:val="24"/>
          <w:szCs w:val="24"/>
        </w:rPr>
        <w:t>tzenberger L, Zobel</w:t>
      </w:r>
      <w:r>
        <w:rPr>
          <w:rFonts w:ascii="Times New Roman" w:hAnsi="Times New Roman" w:cs="Times New Roman"/>
          <w:sz w:val="24"/>
          <w:szCs w:val="24"/>
        </w:rPr>
        <w:t xml:space="preserve"> M</w:t>
      </w:r>
      <w:r w:rsidRPr="007B7CB9">
        <w:rPr>
          <w:rFonts w:ascii="Times New Roman" w:hAnsi="Times New Roman" w:cs="Times New Roman"/>
          <w:sz w:val="24"/>
          <w:szCs w:val="24"/>
        </w:rPr>
        <w:t>, Bullock JM, Hooftman DAP, Kaasik</w:t>
      </w:r>
      <w:r>
        <w:rPr>
          <w:rFonts w:ascii="Times New Roman" w:hAnsi="Times New Roman" w:cs="Times New Roman"/>
          <w:sz w:val="24"/>
          <w:szCs w:val="24"/>
        </w:rPr>
        <w:t xml:space="preserve"> A</w:t>
      </w:r>
      <w:r w:rsidRPr="007B7CB9">
        <w:rPr>
          <w:rFonts w:ascii="Times New Roman" w:hAnsi="Times New Roman" w:cs="Times New Roman"/>
          <w:sz w:val="24"/>
          <w:szCs w:val="24"/>
        </w:rPr>
        <w:t>, P</w:t>
      </w:r>
      <w:r>
        <w:rPr>
          <w:rFonts w:ascii="Times New Roman" w:hAnsi="Times New Roman" w:cs="Times New Roman"/>
          <w:sz w:val="24"/>
          <w:szCs w:val="24"/>
        </w:rPr>
        <w:t>ä</w:t>
      </w:r>
      <w:r w:rsidRPr="007B7CB9">
        <w:rPr>
          <w:rFonts w:ascii="Times New Roman" w:hAnsi="Times New Roman" w:cs="Times New Roman"/>
          <w:sz w:val="24"/>
          <w:szCs w:val="24"/>
        </w:rPr>
        <w:t>rtel</w:t>
      </w:r>
      <w:r>
        <w:rPr>
          <w:rFonts w:ascii="Times New Roman" w:hAnsi="Times New Roman" w:cs="Times New Roman"/>
          <w:sz w:val="24"/>
          <w:szCs w:val="24"/>
        </w:rPr>
        <w:t xml:space="preserve"> M </w:t>
      </w:r>
      <w:r w:rsidRPr="007B7CB9">
        <w:rPr>
          <w:rFonts w:ascii="Times New Roman" w:hAnsi="Times New Roman" w:cs="Times New Roman"/>
          <w:sz w:val="24"/>
          <w:szCs w:val="24"/>
        </w:rPr>
        <w:t>2014</w:t>
      </w:r>
      <w:r>
        <w:rPr>
          <w:rFonts w:ascii="Times New Roman" w:hAnsi="Times New Roman" w:cs="Times New Roman"/>
          <w:sz w:val="24"/>
          <w:szCs w:val="24"/>
        </w:rPr>
        <w:t>.</w:t>
      </w:r>
      <w:r w:rsidRPr="007B7CB9">
        <w:rPr>
          <w:rFonts w:ascii="Times New Roman" w:hAnsi="Times New Roman" w:cs="Times New Roman"/>
          <w:sz w:val="24"/>
          <w:szCs w:val="24"/>
        </w:rPr>
        <w:t xml:space="preserve"> Predicting species' maximum dispersal distances from simple plant traits. Ecology 95</w:t>
      </w:r>
      <w:r>
        <w:rPr>
          <w:rFonts w:ascii="Times New Roman" w:hAnsi="Times New Roman" w:cs="Times New Roman"/>
          <w:sz w:val="24"/>
          <w:szCs w:val="24"/>
        </w:rPr>
        <w:t>:</w:t>
      </w:r>
      <w:r w:rsidRPr="007B7CB9">
        <w:rPr>
          <w:rFonts w:ascii="Times New Roman" w:hAnsi="Times New Roman" w:cs="Times New Roman"/>
          <w:sz w:val="24"/>
          <w:szCs w:val="24"/>
        </w:rPr>
        <w:t xml:space="preserve"> 505</w:t>
      </w:r>
      <w:r w:rsidR="00A350B1">
        <w:rPr>
          <w:rFonts w:ascii="Times New Roman" w:hAnsi="Times New Roman" w:cs="Times New Roman"/>
          <w:sz w:val="24"/>
          <w:szCs w:val="24"/>
        </w:rPr>
        <w:t>–</w:t>
      </w:r>
      <w:r w:rsidRPr="007B7CB9">
        <w:rPr>
          <w:rFonts w:ascii="Times New Roman" w:hAnsi="Times New Roman" w:cs="Times New Roman"/>
          <w:sz w:val="24"/>
          <w:szCs w:val="24"/>
        </w:rPr>
        <w:t>513.</w:t>
      </w:r>
    </w:p>
    <w:p w14:paraId="55A7C664" w14:textId="77777777" w:rsidR="00BA3F8F" w:rsidRDefault="00BA3F8F" w:rsidP="00BA3F8F">
      <w:pPr>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Theoharides KA, Dukes JS </w:t>
      </w:r>
      <w:r w:rsidRPr="00BA3F8F">
        <w:rPr>
          <w:rFonts w:ascii="Times New Roman" w:hAnsi="Times New Roman" w:cs="Times New Roman"/>
          <w:sz w:val="24"/>
          <w:szCs w:val="24"/>
        </w:rPr>
        <w:t>2007</w:t>
      </w:r>
      <w:r>
        <w:rPr>
          <w:rFonts w:ascii="Times New Roman" w:hAnsi="Times New Roman" w:cs="Times New Roman"/>
          <w:sz w:val="24"/>
          <w:szCs w:val="24"/>
        </w:rPr>
        <w:t>.</w:t>
      </w:r>
      <w:r w:rsidRPr="00BA3F8F">
        <w:rPr>
          <w:rFonts w:ascii="Times New Roman" w:hAnsi="Times New Roman" w:cs="Times New Roman"/>
          <w:sz w:val="24"/>
          <w:szCs w:val="24"/>
        </w:rPr>
        <w:t xml:space="preserve"> Plant invasion across space and time: factors affecting nonindigenous species success during four stages of invasion. New Phytologist 176:</w:t>
      </w:r>
      <w:r>
        <w:rPr>
          <w:rFonts w:ascii="Times New Roman" w:hAnsi="Times New Roman" w:cs="Times New Roman"/>
          <w:sz w:val="24"/>
          <w:szCs w:val="24"/>
        </w:rPr>
        <w:t xml:space="preserve"> </w:t>
      </w:r>
      <w:r w:rsidRPr="00BA3F8F">
        <w:rPr>
          <w:rFonts w:ascii="Times New Roman" w:hAnsi="Times New Roman" w:cs="Times New Roman"/>
          <w:sz w:val="24"/>
          <w:szCs w:val="24"/>
        </w:rPr>
        <w:t>256</w:t>
      </w:r>
      <w:r w:rsidR="00A350B1">
        <w:rPr>
          <w:rFonts w:ascii="Times New Roman" w:hAnsi="Times New Roman" w:cs="Times New Roman"/>
          <w:sz w:val="24"/>
          <w:szCs w:val="24"/>
        </w:rPr>
        <w:t>–</w:t>
      </w:r>
      <w:r w:rsidRPr="00BA3F8F">
        <w:rPr>
          <w:rFonts w:ascii="Times New Roman" w:hAnsi="Times New Roman" w:cs="Times New Roman"/>
          <w:sz w:val="24"/>
          <w:szCs w:val="24"/>
        </w:rPr>
        <w:t>273</w:t>
      </w:r>
      <w:r>
        <w:rPr>
          <w:rFonts w:ascii="Times New Roman" w:hAnsi="Times New Roman" w:cs="Times New Roman"/>
          <w:sz w:val="24"/>
          <w:szCs w:val="24"/>
        </w:rPr>
        <w:t>.</w:t>
      </w:r>
    </w:p>
    <w:p w14:paraId="55A7C665" w14:textId="77777777" w:rsidR="003840F3" w:rsidRDefault="003840F3" w:rsidP="00BA3F8F">
      <w:pPr>
        <w:ind w:left="720" w:hanging="720"/>
        <w:rPr>
          <w:rFonts w:ascii="Times New Roman" w:hAnsi="Times New Roman" w:cs="Times New Roman"/>
          <w:sz w:val="24"/>
          <w:szCs w:val="24"/>
        </w:rPr>
      </w:pPr>
      <w:r w:rsidRPr="003840F3">
        <w:rPr>
          <w:rFonts w:ascii="Times New Roman" w:hAnsi="Times New Roman" w:cs="Times New Roman"/>
          <w:sz w:val="24"/>
          <w:szCs w:val="24"/>
        </w:rPr>
        <w:t>Thomson FJ, M</w:t>
      </w:r>
      <w:r>
        <w:rPr>
          <w:rFonts w:ascii="Times New Roman" w:hAnsi="Times New Roman" w:cs="Times New Roman"/>
          <w:sz w:val="24"/>
          <w:szCs w:val="24"/>
        </w:rPr>
        <w:t xml:space="preserve">oles AT, Auld TD, Kingsford RT </w:t>
      </w:r>
      <w:r w:rsidRPr="003840F3">
        <w:rPr>
          <w:rFonts w:ascii="Times New Roman" w:hAnsi="Times New Roman" w:cs="Times New Roman"/>
          <w:sz w:val="24"/>
          <w:szCs w:val="24"/>
        </w:rPr>
        <w:t>2011</w:t>
      </w:r>
      <w:r>
        <w:rPr>
          <w:rFonts w:ascii="Times New Roman" w:hAnsi="Times New Roman" w:cs="Times New Roman"/>
          <w:sz w:val="24"/>
          <w:szCs w:val="24"/>
        </w:rPr>
        <w:t>.</w:t>
      </w:r>
      <w:r w:rsidRPr="003840F3">
        <w:rPr>
          <w:rFonts w:ascii="Times New Roman" w:hAnsi="Times New Roman" w:cs="Times New Roman"/>
          <w:sz w:val="24"/>
          <w:szCs w:val="24"/>
        </w:rPr>
        <w:t xml:space="preserve"> Seed dispersal distance is more strongly correlated with plant height than with seed mass. Journal of Ecology:</w:t>
      </w:r>
      <w:r>
        <w:rPr>
          <w:rFonts w:ascii="Times New Roman" w:hAnsi="Times New Roman" w:cs="Times New Roman"/>
          <w:sz w:val="24"/>
          <w:szCs w:val="24"/>
        </w:rPr>
        <w:t xml:space="preserve"> </w:t>
      </w:r>
      <w:r w:rsidRPr="003840F3">
        <w:rPr>
          <w:rFonts w:ascii="Times New Roman" w:hAnsi="Times New Roman" w:cs="Times New Roman"/>
          <w:sz w:val="24"/>
          <w:szCs w:val="24"/>
        </w:rPr>
        <w:t>1</w:t>
      </w:r>
      <w:r w:rsidR="00A350B1">
        <w:rPr>
          <w:rFonts w:ascii="Times New Roman" w:hAnsi="Times New Roman" w:cs="Times New Roman"/>
          <w:sz w:val="24"/>
          <w:szCs w:val="24"/>
        </w:rPr>
        <w:t>–</w:t>
      </w:r>
      <w:r w:rsidRPr="003840F3">
        <w:rPr>
          <w:rFonts w:ascii="Times New Roman" w:hAnsi="Times New Roman" w:cs="Times New Roman"/>
          <w:sz w:val="24"/>
          <w:szCs w:val="24"/>
        </w:rPr>
        <w:t>9</w:t>
      </w:r>
      <w:r>
        <w:rPr>
          <w:rFonts w:ascii="Times New Roman" w:hAnsi="Times New Roman" w:cs="Times New Roman"/>
          <w:sz w:val="24"/>
          <w:szCs w:val="24"/>
        </w:rPr>
        <w:t>.</w:t>
      </w:r>
    </w:p>
    <w:p w14:paraId="55A7C666" w14:textId="77777777" w:rsidR="00EA66DA" w:rsidRDefault="00EA66DA" w:rsidP="00BA3F8F">
      <w:pPr>
        <w:ind w:left="720" w:hanging="720"/>
        <w:rPr>
          <w:rFonts w:ascii="Times New Roman" w:hAnsi="Times New Roman" w:cs="Times New Roman"/>
          <w:sz w:val="24"/>
          <w:szCs w:val="24"/>
        </w:rPr>
      </w:pPr>
      <w:r w:rsidRPr="00EA66DA">
        <w:rPr>
          <w:rFonts w:ascii="Times New Roman" w:hAnsi="Times New Roman" w:cs="Times New Roman"/>
          <w:sz w:val="24"/>
          <w:szCs w:val="24"/>
        </w:rPr>
        <w:t>Trak</w:t>
      </w:r>
      <w:r>
        <w:rPr>
          <w:rFonts w:ascii="Times New Roman" w:hAnsi="Times New Roman" w:cs="Times New Roman"/>
          <w:sz w:val="24"/>
          <w:szCs w:val="24"/>
        </w:rPr>
        <w:t>htenbrot A, Katul GG, Nathan R 2014.</w:t>
      </w:r>
      <w:r w:rsidRPr="00EA66DA">
        <w:rPr>
          <w:rFonts w:ascii="Times New Roman" w:hAnsi="Times New Roman" w:cs="Times New Roman"/>
          <w:sz w:val="24"/>
          <w:szCs w:val="24"/>
        </w:rPr>
        <w:t xml:space="preserve"> Mechanistic modeling of seed dispersal by wind over hilly terrain. Ecological Modelling 274:</w:t>
      </w:r>
      <w:r>
        <w:rPr>
          <w:rFonts w:ascii="Times New Roman" w:hAnsi="Times New Roman" w:cs="Times New Roman"/>
          <w:sz w:val="24"/>
          <w:szCs w:val="24"/>
        </w:rPr>
        <w:t xml:space="preserve"> </w:t>
      </w:r>
      <w:r w:rsidRPr="00EA66DA">
        <w:rPr>
          <w:rFonts w:ascii="Times New Roman" w:hAnsi="Times New Roman" w:cs="Times New Roman"/>
          <w:sz w:val="24"/>
          <w:szCs w:val="24"/>
        </w:rPr>
        <w:t>29</w:t>
      </w:r>
      <w:r w:rsidR="00A350B1">
        <w:rPr>
          <w:rFonts w:ascii="Times New Roman" w:hAnsi="Times New Roman" w:cs="Times New Roman"/>
          <w:sz w:val="24"/>
          <w:szCs w:val="24"/>
        </w:rPr>
        <w:t>–</w:t>
      </w:r>
      <w:r w:rsidRPr="00EA66DA">
        <w:rPr>
          <w:rFonts w:ascii="Times New Roman" w:hAnsi="Times New Roman" w:cs="Times New Roman"/>
          <w:sz w:val="24"/>
          <w:szCs w:val="24"/>
        </w:rPr>
        <w:t>40</w:t>
      </w:r>
      <w:r>
        <w:rPr>
          <w:rFonts w:ascii="Times New Roman" w:hAnsi="Times New Roman" w:cs="Times New Roman"/>
          <w:sz w:val="24"/>
          <w:szCs w:val="24"/>
        </w:rPr>
        <w:t>.</w:t>
      </w:r>
    </w:p>
    <w:p w14:paraId="55A7C667" w14:textId="77777777" w:rsidR="00DC151E" w:rsidRDefault="00AF555A"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van der Pijl L </w:t>
      </w:r>
      <w:r w:rsidRPr="00AF555A">
        <w:rPr>
          <w:rFonts w:ascii="Times New Roman" w:hAnsi="Times New Roman" w:cs="Times New Roman"/>
          <w:sz w:val="24"/>
          <w:szCs w:val="24"/>
        </w:rPr>
        <w:t>1982</w:t>
      </w:r>
      <w:r>
        <w:rPr>
          <w:rFonts w:ascii="Times New Roman" w:hAnsi="Times New Roman" w:cs="Times New Roman"/>
          <w:sz w:val="24"/>
          <w:szCs w:val="24"/>
        </w:rPr>
        <w:t>.</w:t>
      </w:r>
      <w:r w:rsidRPr="00AF555A">
        <w:rPr>
          <w:rFonts w:ascii="Times New Roman" w:hAnsi="Times New Roman" w:cs="Times New Roman"/>
          <w:sz w:val="24"/>
          <w:szCs w:val="24"/>
        </w:rPr>
        <w:t xml:space="preserve"> Principles of dispersal in higher plants. Springer-Verlag, Berlin, Heidelberg</w:t>
      </w:r>
      <w:r>
        <w:rPr>
          <w:rFonts w:ascii="Times New Roman" w:hAnsi="Times New Roman" w:cs="Times New Roman"/>
          <w:sz w:val="24"/>
          <w:szCs w:val="24"/>
        </w:rPr>
        <w:t>. Pp. 228.</w:t>
      </w:r>
    </w:p>
    <w:p w14:paraId="55A7C668" w14:textId="77777777" w:rsidR="004B5F16" w:rsidRDefault="004B5F16"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Vittoz P, Engler R </w:t>
      </w:r>
      <w:r w:rsidRPr="004B5F16">
        <w:rPr>
          <w:rFonts w:ascii="Times New Roman" w:hAnsi="Times New Roman" w:cs="Times New Roman"/>
          <w:sz w:val="24"/>
          <w:szCs w:val="24"/>
        </w:rPr>
        <w:t>2007</w:t>
      </w:r>
      <w:r>
        <w:rPr>
          <w:rFonts w:ascii="Times New Roman" w:hAnsi="Times New Roman" w:cs="Times New Roman"/>
          <w:sz w:val="24"/>
          <w:szCs w:val="24"/>
        </w:rPr>
        <w:t>.</w:t>
      </w:r>
      <w:r w:rsidRPr="004B5F16">
        <w:rPr>
          <w:rFonts w:ascii="Times New Roman" w:hAnsi="Times New Roman" w:cs="Times New Roman"/>
          <w:sz w:val="24"/>
          <w:szCs w:val="24"/>
        </w:rPr>
        <w:t xml:space="preserve"> Seed dispersal distances: a typology based on dispersal modes and plant traits. Botanica Helvetica 117</w:t>
      </w:r>
      <w:r>
        <w:rPr>
          <w:rFonts w:ascii="Times New Roman" w:hAnsi="Times New Roman" w:cs="Times New Roman"/>
          <w:sz w:val="24"/>
          <w:szCs w:val="24"/>
        </w:rPr>
        <w:t>: 109</w:t>
      </w:r>
      <w:r w:rsidR="00A350B1">
        <w:rPr>
          <w:rFonts w:ascii="Times New Roman" w:hAnsi="Times New Roman" w:cs="Times New Roman"/>
          <w:sz w:val="24"/>
          <w:szCs w:val="24"/>
        </w:rPr>
        <w:t>–</w:t>
      </w:r>
      <w:r>
        <w:rPr>
          <w:rFonts w:ascii="Times New Roman" w:hAnsi="Times New Roman" w:cs="Times New Roman"/>
          <w:sz w:val="24"/>
          <w:szCs w:val="24"/>
        </w:rPr>
        <w:t>124.</w:t>
      </w:r>
    </w:p>
    <w:p w14:paraId="55A7C669" w14:textId="77777777" w:rsidR="00B54820" w:rsidRDefault="00AF555A" w:rsidP="00BA3F8F">
      <w:pPr>
        <w:ind w:left="720" w:hanging="720"/>
        <w:rPr>
          <w:rFonts w:ascii="Times New Roman" w:hAnsi="Times New Roman" w:cs="Times New Roman"/>
          <w:sz w:val="24"/>
          <w:szCs w:val="24"/>
        </w:rPr>
      </w:pPr>
      <w:r w:rsidRPr="00AF555A">
        <w:rPr>
          <w:rFonts w:ascii="Times New Roman" w:hAnsi="Times New Roman" w:cs="Times New Roman"/>
          <w:sz w:val="24"/>
          <w:szCs w:val="24"/>
        </w:rPr>
        <w:t xml:space="preserve">Webb </w:t>
      </w:r>
      <w:r>
        <w:rPr>
          <w:rFonts w:ascii="Times New Roman" w:hAnsi="Times New Roman" w:cs="Times New Roman"/>
          <w:sz w:val="24"/>
          <w:szCs w:val="24"/>
        </w:rPr>
        <w:t xml:space="preserve">CJ, Sykes WR, Garnock-Jones PJ </w:t>
      </w:r>
      <w:r w:rsidRPr="00AF555A">
        <w:rPr>
          <w:rFonts w:ascii="Times New Roman" w:hAnsi="Times New Roman" w:cs="Times New Roman"/>
          <w:sz w:val="24"/>
          <w:szCs w:val="24"/>
        </w:rPr>
        <w:t>1988</w:t>
      </w:r>
      <w:r>
        <w:rPr>
          <w:rFonts w:ascii="Times New Roman" w:hAnsi="Times New Roman" w:cs="Times New Roman"/>
          <w:sz w:val="24"/>
          <w:szCs w:val="24"/>
        </w:rPr>
        <w:t>.</w:t>
      </w:r>
      <w:r w:rsidRPr="00AF555A">
        <w:rPr>
          <w:rFonts w:ascii="Times New Roman" w:hAnsi="Times New Roman" w:cs="Times New Roman"/>
          <w:sz w:val="24"/>
          <w:szCs w:val="24"/>
        </w:rPr>
        <w:t xml:space="preserve"> Flora of New Zealand Volume IV. Naturalised pteridophytes, gymnosperms, dicotyledons. Botany Division DSIR, Christchurch</w:t>
      </w:r>
      <w:r>
        <w:rPr>
          <w:rFonts w:ascii="Times New Roman" w:hAnsi="Times New Roman" w:cs="Times New Roman"/>
          <w:sz w:val="24"/>
          <w:szCs w:val="24"/>
        </w:rPr>
        <w:t>.</w:t>
      </w:r>
    </w:p>
    <w:p w14:paraId="55A7C66A" w14:textId="77777777" w:rsidR="003840F3" w:rsidRDefault="00BA3F8F" w:rsidP="00BA3F8F">
      <w:pPr>
        <w:ind w:left="720" w:hanging="720"/>
        <w:rPr>
          <w:rFonts w:ascii="Times New Roman" w:hAnsi="Times New Roman" w:cs="Times New Roman"/>
          <w:sz w:val="24"/>
          <w:szCs w:val="24"/>
        </w:rPr>
      </w:pPr>
      <w:r w:rsidRPr="00BA3F8F">
        <w:rPr>
          <w:rFonts w:ascii="Times New Roman" w:hAnsi="Times New Roman" w:cs="Times New Roman"/>
          <w:sz w:val="24"/>
          <w:szCs w:val="24"/>
        </w:rPr>
        <w:t>Westcott</w:t>
      </w:r>
      <w:r>
        <w:rPr>
          <w:rFonts w:ascii="Times New Roman" w:hAnsi="Times New Roman" w:cs="Times New Roman"/>
          <w:sz w:val="24"/>
          <w:szCs w:val="24"/>
        </w:rPr>
        <w:t xml:space="preserve"> D</w:t>
      </w:r>
      <w:r w:rsidRPr="00BA3F8F">
        <w:rPr>
          <w:rFonts w:ascii="Times New Roman" w:hAnsi="Times New Roman" w:cs="Times New Roman"/>
          <w:sz w:val="24"/>
          <w:szCs w:val="24"/>
        </w:rPr>
        <w:t>A</w:t>
      </w:r>
      <w:r>
        <w:rPr>
          <w:rFonts w:ascii="Times New Roman" w:hAnsi="Times New Roman" w:cs="Times New Roman"/>
          <w:sz w:val="24"/>
          <w:szCs w:val="24"/>
        </w:rPr>
        <w:t>,</w:t>
      </w:r>
      <w:r w:rsidRPr="00BA3F8F">
        <w:rPr>
          <w:rFonts w:ascii="Times New Roman" w:hAnsi="Times New Roman" w:cs="Times New Roman"/>
          <w:sz w:val="24"/>
          <w:szCs w:val="24"/>
        </w:rPr>
        <w:t xml:space="preserve"> Fletcher CS 2011</w:t>
      </w:r>
      <w:r>
        <w:rPr>
          <w:rFonts w:ascii="Times New Roman" w:hAnsi="Times New Roman" w:cs="Times New Roman"/>
          <w:sz w:val="24"/>
          <w:szCs w:val="24"/>
        </w:rPr>
        <w:t>.</w:t>
      </w:r>
      <w:r w:rsidRPr="00BA3F8F">
        <w:rPr>
          <w:rFonts w:ascii="Times New Roman" w:hAnsi="Times New Roman" w:cs="Times New Roman"/>
          <w:sz w:val="24"/>
          <w:szCs w:val="24"/>
        </w:rPr>
        <w:t xml:space="preserve"> Biological invasions and the study of vertebrate dispersal of plants: Opportunities a</w:t>
      </w:r>
      <w:r w:rsidR="00DC151E">
        <w:rPr>
          <w:rFonts w:ascii="Times New Roman" w:hAnsi="Times New Roman" w:cs="Times New Roman"/>
          <w:sz w:val="24"/>
          <w:szCs w:val="24"/>
        </w:rPr>
        <w:t>nd integration. Acta Oecologica</w:t>
      </w:r>
      <w:r w:rsidRPr="00BA3F8F">
        <w:rPr>
          <w:rFonts w:ascii="Times New Roman" w:hAnsi="Times New Roman" w:cs="Times New Roman"/>
          <w:sz w:val="24"/>
          <w:szCs w:val="24"/>
        </w:rPr>
        <w:t xml:space="preserve"> 37</w:t>
      </w:r>
      <w:r>
        <w:rPr>
          <w:rFonts w:ascii="Times New Roman" w:hAnsi="Times New Roman" w:cs="Times New Roman"/>
          <w:sz w:val="24"/>
          <w:szCs w:val="24"/>
        </w:rPr>
        <w:t>:</w:t>
      </w:r>
      <w:r w:rsidRPr="00BA3F8F">
        <w:rPr>
          <w:rFonts w:ascii="Times New Roman" w:hAnsi="Times New Roman" w:cs="Times New Roman"/>
          <w:sz w:val="24"/>
          <w:szCs w:val="24"/>
        </w:rPr>
        <w:t xml:space="preserve"> 650-656.</w:t>
      </w:r>
    </w:p>
    <w:p w14:paraId="55A7C66B" w14:textId="77777777" w:rsidR="00DD2659" w:rsidRDefault="00DD2659"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Williams PA </w:t>
      </w:r>
      <w:r w:rsidRPr="00DD2659">
        <w:rPr>
          <w:rFonts w:ascii="Times New Roman" w:hAnsi="Times New Roman" w:cs="Times New Roman"/>
          <w:sz w:val="24"/>
          <w:szCs w:val="24"/>
        </w:rPr>
        <w:t>2006</w:t>
      </w:r>
      <w:r>
        <w:rPr>
          <w:rFonts w:ascii="Times New Roman" w:hAnsi="Times New Roman" w:cs="Times New Roman"/>
          <w:sz w:val="24"/>
          <w:szCs w:val="24"/>
        </w:rPr>
        <w:t>.</w:t>
      </w:r>
      <w:r w:rsidRPr="00DD2659">
        <w:rPr>
          <w:rFonts w:ascii="Times New Roman" w:hAnsi="Times New Roman" w:cs="Times New Roman"/>
          <w:sz w:val="24"/>
          <w:szCs w:val="24"/>
        </w:rPr>
        <w:t xml:space="preserve"> The role of blackbirds (</w:t>
      </w:r>
      <w:r w:rsidRPr="00DD2659">
        <w:rPr>
          <w:rFonts w:ascii="Times New Roman" w:hAnsi="Times New Roman" w:cs="Times New Roman"/>
          <w:i/>
          <w:sz w:val="24"/>
          <w:szCs w:val="24"/>
        </w:rPr>
        <w:t>Turdus merula</w:t>
      </w:r>
      <w:r w:rsidRPr="00DD2659">
        <w:rPr>
          <w:rFonts w:ascii="Times New Roman" w:hAnsi="Times New Roman" w:cs="Times New Roman"/>
          <w:sz w:val="24"/>
          <w:szCs w:val="24"/>
        </w:rPr>
        <w:t>) in weed invasion in New Zealand. New Zealand Journal of Ecology 30:</w:t>
      </w:r>
      <w:r>
        <w:rPr>
          <w:rFonts w:ascii="Times New Roman" w:hAnsi="Times New Roman" w:cs="Times New Roman"/>
          <w:sz w:val="24"/>
          <w:szCs w:val="24"/>
        </w:rPr>
        <w:t xml:space="preserve"> </w:t>
      </w:r>
      <w:r w:rsidRPr="00DD2659">
        <w:rPr>
          <w:rFonts w:ascii="Times New Roman" w:hAnsi="Times New Roman" w:cs="Times New Roman"/>
          <w:sz w:val="24"/>
          <w:szCs w:val="24"/>
        </w:rPr>
        <w:t>285-291</w:t>
      </w:r>
      <w:r>
        <w:rPr>
          <w:rFonts w:ascii="Times New Roman" w:hAnsi="Times New Roman" w:cs="Times New Roman"/>
          <w:sz w:val="24"/>
          <w:szCs w:val="24"/>
        </w:rPr>
        <w:t>.</w:t>
      </w:r>
    </w:p>
    <w:p w14:paraId="55A7C66C" w14:textId="77777777" w:rsidR="00581E16" w:rsidRDefault="00581E16" w:rsidP="00BA3F8F">
      <w:pPr>
        <w:ind w:left="720" w:hanging="720"/>
        <w:rPr>
          <w:rFonts w:ascii="Times New Roman" w:hAnsi="Times New Roman" w:cs="Times New Roman"/>
          <w:sz w:val="24"/>
          <w:szCs w:val="24"/>
        </w:rPr>
      </w:pPr>
      <w:r>
        <w:rPr>
          <w:rFonts w:ascii="Times New Roman" w:hAnsi="Times New Roman" w:cs="Times New Roman"/>
          <w:sz w:val="24"/>
          <w:szCs w:val="24"/>
        </w:rPr>
        <w:t xml:space="preserve">Wiser SK, Allen RB </w:t>
      </w:r>
      <w:r w:rsidRPr="00581E16">
        <w:rPr>
          <w:rFonts w:ascii="Times New Roman" w:hAnsi="Times New Roman" w:cs="Times New Roman"/>
          <w:sz w:val="24"/>
          <w:szCs w:val="24"/>
        </w:rPr>
        <w:t>2006</w:t>
      </w:r>
      <w:r>
        <w:rPr>
          <w:rFonts w:ascii="Times New Roman" w:hAnsi="Times New Roman" w:cs="Times New Roman"/>
          <w:sz w:val="24"/>
          <w:szCs w:val="24"/>
        </w:rPr>
        <w:t>.</w:t>
      </w:r>
      <w:r w:rsidRPr="00581E16">
        <w:rPr>
          <w:rFonts w:ascii="Times New Roman" w:hAnsi="Times New Roman" w:cs="Times New Roman"/>
          <w:sz w:val="24"/>
          <w:szCs w:val="24"/>
        </w:rPr>
        <w:t xml:space="preserve"> What controls invasion of indigenous forests by alien plants? In: Allen RB, Lee WG (eds) Biological Invasions in New Zealand. Springer, Berlin Heidelberg, pp 195</w:t>
      </w:r>
      <w:r w:rsidR="00A350B1">
        <w:rPr>
          <w:rFonts w:ascii="Times New Roman" w:hAnsi="Times New Roman" w:cs="Times New Roman"/>
          <w:sz w:val="24"/>
          <w:szCs w:val="24"/>
        </w:rPr>
        <w:t>–</w:t>
      </w:r>
      <w:r w:rsidRPr="00581E16">
        <w:rPr>
          <w:rFonts w:ascii="Times New Roman" w:hAnsi="Times New Roman" w:cs="Times New Roman"/>
          <w:sz w:val="24"/>
          <w:szCs w:val="24"/>
        </w:rPr>
        <w:t>209</w:t>
      </w:r>
      <w:r>
        <w:rPr>
          <w:rFonts w:ascii="Times New Roman" w:hAnsi="Times New Roman" w:cs="Times New Roman"/>
          <w:sz w:val="24"/>
          <w:szCs w:val="24"/>
        </w:rPr>
        <w:t>.</w:t>
      </w:r>
    </w:p>
    <w:p w14:paraId="55A7C66D" w14:textId="77777777" w:rsidR="00C6578C" w:rsidRPr="00C564F9" w:rsidRDefault="00C6578C" w:rsidP="00BA3F8F">
      <w:pPr>
        <w:ind w:left="720" w:hanging="720"/>
        <w:rPr>
          <w:rFonts w:ascii="Times New Roman" w:hAnsi="Times New Roman" w:cs="Times New Roman"/>
          <w:sz w:val="24"/>
          <w:szCs w:val="24"/>
        </w:rPr>
      </w:pPr>
      <w:r w:rsidRPr="00C564F9">
        <w:rPr>
          <w:rFonts w:ascii="Times New Roman" w:hAnsi="Times New Roman" w:cs="Times New Roman"/>
          <w:sz w:val="24"/>
          <w:szCs w:val="24"/>
        </w:rPr>
        <w:t>Wotton D, McAlpine K 2015. Seed dispersal of fleshy-fruited environmental weeds in New Zealand. New Zealand Journal of Ecology 39: 155</w:t>
      </w:r>
      <w:r w:rsidR="00A350B1" w:rsidRPr="00C564F9">
        <w:rPr>
          <w:rFonts w:ascii="Times New Roman" w:hAnsi="Times New Roman" w:cs="Times New Roman"/>
          <w:sz w:val="24"/>
          <w:szCs w:val="24"/>
        </w:rPr>
        <w:t>–</w:t>
      </w:r>
      <w:r w:rsidRPr="00C564F9">
        <w:rPr>
          <w:rFonts w:ascii="Times New Roman" w:hAnsi="Times New Roman" w:cs="Times New Roman"/>
          <w:sz w:val="24"/>
          <w:szCs w:val="24"/>
        </w:rPr>
        <w:t>169</w:t>
      </w:r>
    </w:p>
    <w:p w14:paraId="55A7C66E" w14:textId="77777777" w:rsidR="0064236D" w:rsidRPr="00C564F9" w:rsidRDefault="003840F3" w:rsidP="00BA3F8F">
      <w:pPr>
        <w:ind w:left="720" w:hanging="720"/>
        <w:rPr>
          <w:rFonts w:ascii="Times New Roman" w:hAnsi="Times New Roman" w:cs="Times New Roman"/>
          <w:sz w:val="24"/>
          <w:szCs w:val="24"/>
        </w:rPr>
      </w:pPr>
      <w:r w:rsidRPr="00C564F9">
        <w:rPr>
          <w:rFonts w:ascii="Times New Roman" w:hAnsi="Times New Roman" w:cs="Times New Roman"/>
          <w:sz w:val="24"/>
          <w:szCs w:val="24"/>
        </w:rPr>
        <w:t>Wyse SV, Hulme PE 2021. Dispersal potential rather than risk assessment scores predict the spread rate of non-native pines across New Zealand. Journal of Applied Ecology 58: 1981</w:t>
      </w:r>
      <w:r w:rsidR="00A350B1" w:rsidRPr="00C564F9">
        <w:rPr>
          <w:rFonts w:ascii="Times New Roman" w:hAnsi="Times New Roman" w:cs="Times New Roman"/>
          <w:sz w:val="24"/>
          <w:szCs w:val="24"/>
        </w:rPr>
        <w:t>–</w:t>
      </w:r>
      <w:r w:rsidRPr="00C564F9">
        <w:rPr>
          <w:rFonts w:ascii="Times New Roman" w:hAnsi="Times New Roman" w:cs="Times New Roman"/>
          <w:sz w:val="24"/>
          <w:szCs w:val="24"/>
        </w:rPr>
        <w:t>1992.</w:t>
      </w:r>
    </w:p>
    <w:p w14:paraId="55A7C66F" w14:textId="77777777" w:rsidR="00236612" w:rsidRDefault="00236612" w:rsidP="00BA3F8F">
      <w:pPr>
        <w:ind w:left="720" w:hanging="720"/>
        <w:rPr>
          <w:rFonts w:ascii="Times New Roman" w:hAnsi="Times New Roman" w:cs="Times New Roman"/>
        </w:rPr>
      </w:pPr>
      <w:r>
        <w:rPr>
          <w:rFonts w:ascii="Times New Roman" w:hAnsi="Times New Roman" w:cs="Times New Roman"/>
        </w:rPr>
        <w:br w:type="page"/>
      </w:r>
    </w:p>
    <w:p w14:paraId="55A7C670" w14:textId="3D1089FF" w:rsidR="0064236D" w:rsidRPr="00C564F9" w:rsidRDefault="0064236D" w:rsidP="00807FC7">
      <w:pPr>
        <w:rPr>
          <w:rFonts w:ascii="Times New Roman" w:hAnsi="Times New Roman" w:cs="Times New Roman"/>
          <w:sz w:val="24"/>
          <w:szCs w:val="24"/>
        </w:rPr>
      </w:pPr>
      <w:r w:rsidRPr="00C564F9">
        <w:rPr>
          <w:rFonts w:ascii="Times New Roman" w:hAnsi="Times New Roman" w:cs="Times New Roman"/>
          <w:b/>
          <w:sz w:val="24"/>
          <w:szCs w:val="24"/>
        </w:rPr>
        <w:lastRenderedPageBreak/>
        <w:t>Table 1.</w:t>
      </w:r>
      <w:r w:rsidRPr="00C564F9">
        <w:rPr>
          <w:rFonts w:ascii="Times New Roman" w:hAnsi="Times New Roman" w:cs="Times New Roman"/>
          <w:sz w:val="24"/>
          <w:szCs w:val="24"/>
        </w:rPr>
        <w:t xml:space="preserve"> Weed species with a </w:t>
      </w:r>
      <w:commentRangeStart w:id="4"/>
      <w:r w:rsidRPr="00C564F9">
        <w:rPr>
          <w:rFonts w:ascii="Times New Roman" w:hAnsi="Times New Roman" w:cs="Times New Roman"/>
          <w:sz w:val="24"/>
          <w:szCs w:val="24"/>
        </w:rPr>
        <w:t xml:space="preserve">restricted distribution </w:t>
      </w:r>
      <w:commentRangeEnd w:id="4"/>
      <w:r w:rsidR="00CC6C1B">
        <w:rPr>
          <w:rStyle w:val="CommentReference"/>
        </w:rPr>
        <w:commentReference w:id="4"/>
      </w:r>
      <w:r w:rsidR="00CC6C1B">
        <w:rPr>
          <w:rFonts w:ascii="Times New Roman" w:hAnsi="Times New Roman" w:cs="Times New Roman"/>
          <w:sz w:val="24"/>
          <w:szCs w:val="24"/>
        </w:rPr>
        <w:t xml:space="preserve">(few records and/or a restricted range) </w:t>
      </w:r>
      <w:r w:rsidRPr="00C564F9">
        <w:rPr>
          <w:rFonts w:ascii="Times New Roman" w:hAnsi="Times New Roman" w:cs="Times New Roman"/>
          <w:sz w:val="24"/>
          <w:szCs w:val="24"/>
        </w:rPr>
        <w:t>that have the capacity to disperse long distances</w:t>
      </w:r>
      <w:r w:rsidR="00A560D5" w:rsidRPr="00C564F9">
        <w:rPr>
          <w:rFonts w:ascii="Times New Roman" w:hAnsi="Times New Roman" w:cs="Times New Roman"/>
          <w:sz w:val="24"/>
          <w:szCs w:val="24"/>
        </w:rPr>
        <w:t xml:space="preserve"> (&gt; 1 km)</w:t>
      </w:r>
      <w:r w:rsidRPr="00C564F9">
        <w:rPr>
          <w:rFonts w:ascii="Times New Roman" w:hAnsi="Times New Roman" w:cs="Times New Roman"/>
          <w:sz w:val="24"/>
          <w:szCs w:val="24"/>
        </w:rPr>
        <w:t>.</w:t>
      </w:r>
      <w:r w:rsidR="00807FC7" w:rsidRPr="00C564F9">
        <w:rPr>
          <w:rFonts w:ascii="Times New Roman" w:hAnsi="Times New Roman" w:cs="Times New Roman"/>
          <w:sz w:val="24"/>
          <w:szCs w:val="24"/>
        </w:rPr>
        <w:t xml:space="preserve"> Dispersal capacity is the estimated modelled maximum seed dispersal distance</w:t>
      </w:r>
      <w:r w:rsidR="00A560D5" w:rsidRPr="00C564F9">
        <w:rPr>
          <w:rFonts w:ascii="Times New Roman" w:hAnsi="Times New Roman" w:cs="Times New Roman"/>
          <w:sz w:val="24"/>
          <w:szCs w:val="24"/>
        </w:rPr>
        <w:t>. T</w:t>
      </w:r>
      <w:r w:rsidR="00807FC7" w:rsidRPr="00C564F9">
        <w:rPr>
          <w:rFonts w:ascii="Times New Roman" w:hAnsi="Times New Roman" w:cs="Times New Roman"/>
          <w:sz w:val="24"/>
          <w:szCs w:val="24"/>
        </w:rPr>
        <w:t xml:space="preserve">he number of records and districts are from </w:t>
      </w:r>
      <w:r w:rsidR="006648C7" w:rsidRPr="00C564F9">
        <w:rPr>
          <w:rFonts w:ascii="Times New Roman" w:hAnsi="Times New Roman" w:cs="Times New Roman"/>
          <w:sz w:val="24"/>
          <w:szCs w:val="24"/>
        </w:rPr>
        <w:t>the Global Biodiversity Information Facility</w:t>
      </w:r>
      <w:r w:rsidR="00DF7A17" w:rsidRPr="00C564F9">
        <w:rPr>
          <w:rFonts w:ascii="Times New Roman" w:hAnsi="Times New Roman" w:cs="Times New Roman"/>
          <w:sz w:val="24"/>
          <w:szCs w:val="24"/>
        </w:rPr>
        <w:t xml:space="preserve"> (</w:t>
      </w:r>
      <w:r w:rsidR="00C564F9" w:rsidRPr="00C564F9">
        <w:rPr>
          <w:rStyle w:val="Hyperlink"/>
          <w:rFonts w:ascii="Times New Roman" w:hAnsi="Times New Roman" w:cs="Times New Roman"/>
          <w:color w:val="auto"/>
          <w:sz w:val="24"/>
          <w:szCs w:val="24"/>
          <w:u w:val="none"/>
        </w:rPr>
        <w:t>https://www.gbif.org/</w:t>
      </w:r>
      <w:r w:rsidR="00C564F9">
        <w:rPr>
          <w:rStyle w:val="Hyperlink"/>
          <w:rFonts w:ascii="Times New Roman" w:hAnsi="Times New Roman" w:cs="Times New Roman"/>
          <w:color w:val="auto"/>
          <w:sz w:val="24"/>
          <w:szCs w:val="24"/>
          <w:u w:val="none"/>
        </w:rPr>
        <w:t>,</w:t>
      </w:r>
      <w:r w:rsidR="00C564F9" w:rsidRPr="00C564F9">
        <w:rPr>
          <w:rStyle w:val="Hyperlink"/>
          <w:rFonts w:ascii="Times New Roman" w:hAnsi="Times New Roman" w:cs="Times New Roman"/>
          <w:color w:val="auto"/>
          <w:sz w:val="24"/>
          <w:szCs w:val="24"/>
          <w:u w:val="none"/>
        </w:rPr>
        <w:t xml:space="preserve"> </w:t>
      </w:r>
      <w:r w:rsidR="00C564F9" w:rsidRPr="00C564F9">
        <w:rPr>
          <w:rFonts w:ascii="Times New Roman" w:hAnsi="Times New Roman" w:cs="Times New Roman"/>
          <w:sz w:val="24"/>
          <w:szCs w:val="24"/>
        </w:rPr>
        <w:t>accessed 1 August 2024).</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1559"/>
        <w:gridCol w:w="1003"/>
        <w:gridCol w:w="3402"/>
      </w:tblGrid>
      <w:tr w:rsidR="0064236D" w14:paraId="55A7C675" w14:textId="77777777" w:rsidTr="00807FC7">
        <w:tc>
          <w:tcPr>
            <w:tcW w:w="2541" w:type="dxa"/>
            <w:tcBorders>
              <w:top w:val="single" w:sz="4" w:space="0" w:color="auto"/>
              <w:bottom w:val="single" w:sz="4" w:space="0" w:color="auto"/>
            </w:tcBorders>
          </w:tcPr>
          <w:p w14:paraId="55A7C671" w14:textId="77777777" w:rsidR="0064236D" w:rsidRPr="00807FC7" w:rsidRDefault="0064236D" w:rsidP="00BA3F8F">
            <w:pPr>
              <w:rPr>
                <w:rFonts w:ascii="Times New Roman" w:hAnsi="Times New Roman" w:cs="Times New Roman"/>
                <w:sz w:val="24"/>
                <w:szCs w:val="24"/>
              </w:rPr>
            </w:pPr>
            <w:r w:rsidRPr="00807FC7">
              <w:rPr>
                <w:rFonts w:ascii="Times New Roman" w:hAnsi="Times New Roman" w:cs="Times New Roman"/>
                <w:sz w:val="24"/>
                <w:szCs w:val="24"/>
              </w:rPr>
              <w:t>Species</w:t>
            </w:r>
          </w:p>
        </w:tc>
        <w:tc>
          <w:tcPr>
            <w:tcW w:w="1559" w:type="dxa"/>
            <w:tcBorders>
              <w:top w:val="single" w:sz="4" w:space="0" w:color="auto"/>
              <w:bottom w:val="single" w:sz="4" w:space="0" w:color="auto"/>
            </w:tcBorders>
          </w:tcPr>
          <w:p w14:paraId="55A7C672" w14:textId="77777777" w:rsidR="0064236D" w:rsidRPr="00807FC7" w:rsidRDefault="0064236D" w:rsidP="00BA3F8F">
            <w:pPr>
              <w:rPr>
                <w:rFonts w:ascii="Times New Roman" w:hAnsi="Times New Roman" w:cs="Times New Roman"/>
                <w:sz w:val="24"/>
                <w:szCs w:val="24"/>
              </w:rPr>
            </w:pPr>
            <w:r w:rsidRPr="00807FC7">
              <w:rPr>
                <w:rFonts w:ascii="Times New Roman" w:hAnsi="Times New Roman" w:cs="Times New Roman"/>
                <w:sz w:val="24"/>
                <w:szCs w:val="24"/>
              </w:rPr>
              <w:t>Dispersal capacity</w:t>
            </w:r>
            <w:r w:rsidR="00807FC7" w:rsidRPr="00807FC7">
              <w:rPr>
                <w:rFonts w:ascii="Times New Roman" w:hAnsi="Times New Roman" w:cs="Times New Roman"/>
                <w:sz w:val="24"/>
                <w:szCs w:val="24"/>
              </w:rPr>
              <w:t xml:space="preserve"> (m)</w:t>
            </w:r>
          </w:p>
        </w:tc>
        <w:tc>
          <w:tcPr>
            <w:tcW w:w="1003" w:type="dxa"/>
            <w:tcBorders>
              <w:top w:val="single" w:sz="4" w:space="0" w:color="auto"/>
              <w:bottom w:val="single" w:sz="4" w:space="0" w:color="auto"/>
            </w:tcBorders>
          </w:tcPr>
          <w:p w14:paraId="55A7C673" w14:textId="77777777" w:rsidR="0064236D" w:rsidRPr="00807FC7" w:rsidRDefault="0064236D" w:rsidP="0064236D">
            <w:pPr>
              <w:rPr>
                <w:rFonts w:ascii="Times New Roman" w:hAnsi="Times New Roman" w:cs="Times New Roman"/>
                <w:sz w:val="24"/>
                <w:szCs w:val="24"/>
              </w:rPr>
            </w:pPr>
            <w:r w:rsidRPr="00807FC7">
              <w:rPr>
                <w:rFonts w:ascii="Times New Roman" w:hAnsi="Times New Roman" w:cs="Times New Roman"/>
                <w:sz w:val="24"/>
                <w:szCs w:val="24"/>
              </w:rPr>
              <w:t>Records</w:t>
            </w:r>
          </w:p>
        </w:tc>
        <w:tc>
          <w:tcPr>
            <w:tcW w:w="3402" w:type="dxa"/>
            <w:tcBorders>
              <w:top w:val="single" w:sz="4" w:space="0" w:color="auto"/>
              <w:bottom w:val="single" w:sz="4" w:space="0" w:color="auto"/>
            </w:tcBorders>
          </w:tcPr>
          <w:p w14:paraId="55A7C674" w14:textId="77777777" w:rsidR="0064236D" w:rsidRPr="00807FC7" w:rsidRDefault="0064236D" w:rsidP="00BA3F8F">
            <w:pPr>
              <w:rPr>
                <w:rFonts w:ascii="Times New Roman" w:hAnsi="Times New Roman" w:cs="Times New Roman"/>
                <w:sz w:val="24"/>
                <w:szCs w:val="24"/>
              </w:rPr>
            </w:pPr>
            <w:r w:rsidRPr="00807FC7">
              <w:rPr>
                <w:rFonts w:ascii="Times New Roman" w:hAnsi="Times New Roman" w:cs="Times New Roman"/>
                <w:sz w:val="24"/>
                <w:szCs w:val="24"/>
              </w:rPr>
              <w:t>Districts</w:t>
            </w:r>
          </w:p>
        </w:tc>
      </w:tr>
      <w:tr w:rsidR="0064236D" w14:paraId="55A7C67A" w14:textId="77777777" w:rsidTr="00807FC7">
        <w:tc>
          <w:tcPr>
            <w:tcW w:w="2541" w:type="dxa"/>
          </w:tcPr>
          <w:p w14:paraId="55A7C676" w14:textId="77777777" w:rsidR="0064236D" w:rsidRPr="00807FC7" w:rsidRDefault="0064236D" w:rsidP="00BA3F8F">
            <w:pPr>
              <w:rPr>
                <w:rFonts w:ascii="Times New Roman" w:hAnsi="Times New Roman" w:cs="Times New Roman"/>
                <w:i/>
                <w:sz w:val="24"/>
                <w:szCs w:val="24"/>
              </w:rPr>
            </w:pPr>
            <w:r w:rsidRPr="00807FC7">
              <w:rPr>
                <w:rFonts w:ascii="Times New Roman" w:hAnsi="Times New Roman" w:cs="Times New Roman"/>
                <w:i/>
                <w:sz w:val="24"/>
                <w:szCs w:val="24"/>
              </w:rPr>
              <w:t>Celastrus orbiculatus</w:t>
            </w:r>
          </w:p>
        </w:tc>
        <w:tc>
          <w:tcPr>
            <w:tcW w:w="1559" w:type="dxa"/>
          </w:tcPr>
          <w:p w14:paraId="55A7C677" w14:textId="77777777"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1</w:t>
            </w:r>
            <w:r w:rsidR="00807FC7" w:rsidRPr="00807FC7">
              <w:rPr>
                <w:rFonts w:ascii="Times New Roman" w:hAnsi="Times New Roman" w:cs="Times New Roman"/>
                <w:sz w:val="24"/>
                <w:szCs w:val="24"/>
              </w:rPr>
              <w:t>,</w:t>
            </w:r>
            <w:r w:rsidRPr="00807FC7">
              <w:rPr>
                <w:rFonts w:ascii="Times New Roman" w:hAnsi="Times New Roman" w:cs="Times New Roman"/>
                <w:sz w:val="24"/>
                <w:szCs w:val="24"/>
              </w:rPr>
              <w:t>8</w:t>
            </w:r>
            <w:r w:rsidR="00807FC7" w:rsidRPr="00807FC7">
              <w:rPr>
                <w:rFonts w:ascii="Times New Roman" w:hAnsi="Times New Roman" w:cs="Times New Roman"/>
                <w:sz w:val="24"/>
                <w:szCs w:val="24"/>
              </w:rPr>
              <w:t>70</w:t>
            </w:r>
          </w:p>
        </w:tc>
        <w:tc>
          <w:tcPr>
            <w:tcW w:w="1003" w:type="dxa"/>
          </w:tcPr>
          <w:p w14:paraId="55A7C678" w14:textId="1DA405D8"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9</w:t>
            </w:r>
            <w:r w:rsidR="008B4F72">
              <w:rPr>
                <w:rFonts w:ascii="Times New Roman" w:hAnsi="Times New Roman" w:cs="Times New Roman"/>
                <w:sz w:val="24"/>
                <w:szCs w:val="24"/>
              </w:rPr>
              <w:t>6</w:t>
            </w:r>
          </w:p>
        </w:tc>
        <w:tc>
          <w:tcPr>
            <w:tcW w:w="3402" w:type="dxa"/>
          </w:tcPr>
          <w:p w14:paraId="55A7C679" w14:textId="633F6DA2" w:rsidR="0064236D" w:rsidRPr="00807FC7" w:rsidRDefault="00CE5064" w:rsidP="00BA3F8F">
            <w:pPr>
              <w:rPr>
                <w:rFonts w:ascii="Times New Roman" w:hAnsi="Times New Roman" w:cs="Times New Roman"/>
                <w:sz w:val="24"/>
                <w:szCs w:val="24"/>
              </w:rPr>
            </w:pPr>
            <w:r>
              <w:rPr>
                <w:rFonts w:ascii="Times New Roman" w:hAnsi="Times New Roman" w:cs="Times New Roman"/>
                <w:sz w:val="24"/>
                <w:szCs w:val="24"/>
              </w:rPr>
              <w:t>T</w:t>
            </w:r>
            <w:r w:rsidR="004F7AB1">
              <w:rPr>
                <w:rFonts w:ascii="Times New Roman" w:hAnsi="Times New Roman" w:cs="Times New Roman"/>
                <w:sz w:val="24"/>
                <w:szCs w:val="24"/>
              </w:rPr>
              <w:t>hroughout N</w:t>
            </w:r>
            <w:r w:rsidR="00805C7E">
              <w:rPr>
                <w:rFonts w:ascii="Times New Roman" w:hAnsi="Times New Roman" w:cs="Times New Roman"/>
                <w:sz w:val="24"/>
                <w:szCs w:val="24"/>
              </w:rPr>
              <w:t xml:space="preserve">orth </w:t>
            </w:r>
            <w:r w:rsidR="004F7AB1">
              <w:rPr>
                <w:rFonts w:ascii="Times New Roman" w:hAnsi="Times New Roman" w:cs="Times New Roman"/>
                <w:sz w:val="24"/>
                <w:szCs w:val="24"/>
              </w:rPr>
              <w:t>I</w:t>
            </w:r>
            <w:r w:rsidR="00805C7E">
              <w:rPr>
                <w:rFonts w:ascii="Times New Roman" w:hAnsi="Times New Roman" w:cs="Times New Roman"/>
                <w:sz w:val="24"/>
                <w:szCs w:val="24"/>
              </w:rPr>
              <w:t>sland</w:t>
            </w:r>
            <w:r w:rsidR="003E72C2">
              <w:rPr>
                <w:rFonts w:ascii="Times New Roman" w:hAnsi="Times New Roman" w:cs="Times New Roman"/>
                <w:sz w:val="24"/>
                <w:szCs w:val="24"/>
              </w:rPr>
              <w:t xml:space="preserve"> and 10 in S</w:t>
            </w:r>
            <w:r w:rsidR="00805C7E">
              <w:rPr>
                <w:rFonts w:ascii="Times New Roman" w:hAnsi="Times New Roman" w:cs="Times New Roman"/>
                <w:sz w:val="24"/>
                <w:szCs w:val="24"/>
              </w:rPr>
              <w:t xml:space="preserve">outh </w:t>
            </w:r>
            <w:r w:rsidR="003E72C2">
              <w:rPr>
                <w:rFonts w:ascii="Times New Roman" w:hAnsi="Times New Roman" w:cs="Times New Roman"/>
                <w:sz w:val="24"/>
                <w:szCs w:val="24"/>
              </w:rPr>
              <w:t>I</w:t>
            </w:r>
            <w:r w:rsidR="00805C7E">
              <w:rPr>
                <w:rFonts w:ascii="Times New Roman" w:hAnsi="Times New Roman" w:cs="Times New Roman"/>
                <w:sz w:val="24"/>
                <w:szCs w:val="24"/>
              </w:rPr>
              <w:t>sland</w:t>
            </w:r>
            <w:r w:rsidR="003E72C2">
              <w:rPr>
                <w:rFonts w:ascii="Times New Roman" w:hAnsi="Times New Roman" w:cs="Times New Roman"/>
                <w:sz w:val="24"/>
                <w:szCs w:val="24"/>
              </w:rPr>
              <w:t xml:space="preserve">. </w:t>
            </w:r>
            <w:r w:rsidR="003E72C2" w:rsidRPr="00A858D1">
              <w:rPr>
                <w:rFonts w:ascii="Times New Roman" w:hAnsi="Times New Roman" w:cs="Times New Roman"/>
                <w:sz w:val="24"/>
                <w:szCs w:val="24"/>
                <w:highlight w:val="yellow"/>
              </w:rPr>
              <w:t>Delete</w:t>
            </w:r>
          </w:p>
        </w:tc>
      </w:tr>
      <w:tr w:rsidR="00807FC7" w14:paraId="55A7C67F" w14:textId="77777777" w:rsidTr="00807FC7">
        <w:tc>
          <w:tcPr>
            <w:tcW w:w="2541" w:type="dxa"/>
          </w:tcPr>
          <w:p w14:paraId="55A7C67B" w14:textId="77777777" w:rsidR="00807FC7" w:rsidRPr="00807FC7" w:rsidRDefault="00807FC7" w:rsidP="00024858">
            <w:pPr>
              <w:rPr>
                <w:rFonts w:ascii="Times New Roman" w:hAnsi="Times New Roman" w:cs="Times New Roman"/>
                <w:i/>
                <w:sz w:val="24"/>
                <w:szCs w:val="24"/>
              </w:rPr>
            </w:pPr>
            <w:r w:rsidRPr="00807FC7">
              <w:rPr>
                <w:rFonts w:ascii="Times New Roman" w:hAnsi="Times New Roman" w:cs="Times New Roman"/>
                <w:i/>
                <w:sz w:val="24"/>
                <w:szCs w:val="24"/>
              </w:rPr>
              <w:t>Chrysojasminum humile</w:t>
            </w:r>
          </w:p>
        </w:tc>
        <w:tc>
          <w:tcPr>
            <w:tcW w:w="1559" w:type="dxa"/>
          </w:tcPr>
          <w:p w14:paraId="55A7C67C"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1,964</w:t>
            </w:r>
          </w:p>
        </w:tc>
        <w:tc>
          <w:tcPr>
            <w:tcW w:w="1003" w:type="dxa"/>
          </w:tcPr>
          <w:p w14:paraId="55A7C67D" w14:textId="12BF1C0E"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4</w:t>
            </w:r>
            <w:r w:rsidR="00750540">
              <w:rPr>
                <w:rFonts w:ascii="Times New Roman" w:hAnsi="Times New Roman" w:cs="Times New Roman"/>
                <w:sz w:val="24"/>
                <w:szCs w:val="24"/>
              </w:rPr>
              <w:t>4</w:t>
            </w:r>
          </w:p>
        </w:tc>
        <w:tc>
          <w:tcPr>
            <w:tcW w:w="3402" w:type="dxa"/>
          </w:tcPr>
          <w:p w14:paraId="55A7C67E" w14:textId="03C5C281" w:rsidR="00807FC7" w:rsidRPr="00807FC7" w:rsidRDefault="00040552" w:rsidP="00024858">
            <w:pPr>
              <w:rPr>
                <w:rFonts w:ascii="Times New Roman" w:hAnsi="Times New Roman" w:cs="Times New Roman"/>
                <w:sz w:val="24"/>
                <w:szCs w:val="24"/>
              </w:rPr>
            </w:pPr>
            <w:r>
              <w:rPr>
                <w:rFonts w:ascii="Times New Roman" w:hAnsi="Times New Roman" w:cs="Times New Roman"/>
                <w:sz w:val="24"/>
                <w:szCs w:val="24"/>
              </w:rPr>
              <w:t xml:space="preserve">Four records in </w:t>
            </w:r>
            <w:r w:rsidR="00D9157B">
              <w:rPr>
                <w:rFonts w:ascii="Times New Roman" w:hAnsi="Times New Roman" w:cs="Times New Roman"/>
                <w:sz w:val="24"/>
                <w:szCs w:val="24"/>
              </w:rPr>
              <w:t xml:space="preserve">the </w:t>
            </w:r>
            <w:r>
              <w:rPr>
                <w:rFonts w:ascii="Times New Roman" w:hAnsi="Times New Roman" w:cs="Times New Roman"/>
                <w:sz w:val="24"/>
                <w:szCs w:val="24"/>
              </w:rPr>
              <w:t>N</w:t>
            </w:r>
            <w:r w:rsidR="00D9157B">
              <w:rPr>
                <w:rFonts w:ascii="Times New Roman" w:hAnsi="Times New Roman" w:cs="Times New Roman"/>
                <w:sz w:val="24"/>
                <w:szCs w:val="24"/>
              </w:rPr>
              <w:t xml:space="preserve">orth </w:t>
            </w:r>
            <w:r>
              <w:rPr>
                <w:rFonts w:ascii="Times New Roman" w:hAnsi="Times New Roman" w:cs="Times New Roman"/>
                <w:sz w:val="24"/>
                <w:szCs w:val="24"/>
              </w:rPr>
              <w:t>I</w:t>
            </w:r>
            <w:r w:rsidR="00D9157B">
              <w:rPr>
                <w:rFonts w:ascii="Times New Roman" w:hAnsi="Times New Roman" w:cs="Times New Roman"/>
                <w:sz w:val="24"/>
                <w:szCs w:val="24"/>
              </w:rPr>
              <w:t>sland</w:t>
            </w:r>
            <w:r w:rsidR="00333117">
              <w:rPr>
                <w:rFonts w:ascii="Times New Roman" w:hAnsi="Times New Roman" w:cs="Times New Roman"/>
                <w:sz w:val="24"/>
                <w:szCs w:val="24"/>
              </w:rPr>
              <w:t xml:space="preserve">, </w:t>
            </w:r>
            <w:r w:rsidR="00AB4724">
              <w:rPr>
                <w:rFonts w:ascii="Times New Roman" w:hAnsi="Times New Roman" w:cs="Times New Roman"/>
                <w:sz w:val="24"/>
                <w:szCs w:val="24"/>
              </w:rPr>
              <w:t>remainder in</w:t>
            </w:r>
            <w:r w:rsidR="00870CD8">
              <w:rPr>
                <w:rFonts w:ascii="Times New Roman" w:hAnsi="Times New Roman" w:cs="Times New Roman"/>
                <w:sz w:val="24"/>
                <w:szCs w:val="24"/>
              </w:rPr>
              <w:t xml:space="preserve"> Golden Bay</w:t>
            </w:r>
            <w:r w:rsidR="00333117">
              <w:rPr>
                <w:rFonts w:ascii="Times New Roman" w:hAnsi="Times New Roman" w:cs="Times New Roman"/>
                <w:sz w:val="24"/>
                <w:szCs w:val="24"/>
              </w:rPr>
              <w:t>, Christchurch</w:t>
            </w:r>
            <w:r w:rsidR="00870CD8">
              <w:rPr>
                <w:rFonts w:ascii="Times New Roman" w:hAnsi="Times New Roman" w:cs="Times New Roman"/>
                <w:sz w:val="24"/>
                <w:szCs w:val="24"/>
              </w:rPr>
              <w:t>,</w:t>
            </w:r>
            <w:r w:rsidR="004D5799">
              <w:rPr>
                <w:rFonts w:ascii="Times New Roman" w:hAnsi="Times New Roman" w:cs="Times New Roman"/>
                <w:sz w:val="24"/>
                <w:szCs w:val="24"/>
              </w:rPr>
              <w:t xml:space="preserve"> Hokitika</w:t>
            </w:r>
            <w:r w:rsidR="00870CD8">
              <w:rPr>
                <w:rFonts w:ascii="Times New Roman" w:hAnsi="Times New Roman" w:cs="Times New Roman"/>
                <w:sz w:val="24"/>
                <w:szCs w:val="24"/>
              </w:rPr>
              <w:t xml:space="preserve"> and Dunedin.</w:t>
            </w:r>
          </w:p>
        </w:tc>
      </w:tr>
      <w:tr w:rsidR="00807FC7" w14:paraId="55A7C684" w14:textId="77777777" w:rsidTr="00807FC7">
        <w:tc>
          <w:tcPr>
            <w:tcW w:w="2541" w:type="dxa"/>
          </w:tcPr>
          <w:p w14:paraId="55A7C680" w14:textId="77777777" w:rsidR="00807FC7" w:rsidRPr="00807FC7" w:rsidRDefault="00807FC7" w:rsidP="00024858">
            <w:pPr>
              <w:rPr>
                <w:rFonts w:ascii="Times New Roman" w:hAnsi="Times New Roman" w:cs="Times New Roman"/>
                <w:i/>
                <w:sz w:val="24"/>
                <w:szCs w:val="24"/>
              </w:rPr>
            </w:pPr>
            <w:r w:rsidRPr="00807FC7">
              <w:rPr>
                <w:rFonts w:ascii="Times New Roman" w:hAnsi="Times New Roman" w:cs="Times New Roman"/>
                <w:i/>
                <w:sz w:val="24"/>
                <w:szCs w:val="24"/>
              </w:rPr>
              <w:t>Epilobium hirsutum</w:t>
            </w:r>
          </w:p>
        </w:tc>
        <w:tc>
          <w:tcPr>
            <w:tcW w:w="1559" w:type="dxa"/>
          </w:tcPr>
          <w:p w14:paraId="55A7C681"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3,064</w:t>
            </w:r>
          </w:p>
        </w:tc>
        <w:tc>
          <w:tcPr>
            <w:tcW w:w="1003" w:type="dxa"/>
          </w:tcPr>
          <w:p w14:paraId="55A7C682" w14:textId="48A3F663"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9</w:t>
            </w:r>
            <w:r w:rsidR="00166369">
              <w:rPr>
                <w:rFonts w:ascii="Times New Roman" w:hAnsi="Times New Roman" w:cs="Times New Roman"/>
                <w:sz w:val="24"/>
                <w:szCs w:val="24"/>
              </w:rPr>
              <w:t>8</w:t>
            </w:r>
          </w:p>
        </w:tc>
        <w:tc>
          <w:tcPr>
            <w:tcW w:w="3402" w:type="dxa"/>
          </w:tcPr>
          <w:p w14:paraId="55A7C683" w14:textId="553021BC" w:rsidR="00807FC7" w:rsidRPr="00807FC7" w:rsidRDefault="00166369" w:rsidP="00024858">
            <w:pPr>
              <w:rPr>
                <w:rFonts w:ascii="Times New Roman" w:hAnsi="Times New Roman" w:cs="Times New Roman"/>
                <w:sz w:val="24"/>
                <w:szCs w:val="24"/>
              </w:rPr>
            </w:pPr>
            <w:r>
              <w:rPr>
                <w:rFonts w:ascii="Times New Roman" w:hAnsi="Times New Roman" w:cs="Times New Roman"/>
                <w:sz w:val="24"/>
                <w:szCs w:val="24"/>
              </w:rPr>
              <w:t xml:space="preserve">One record in Wellington, </w:t>
            </w:r>
            <w:r w:rsidR="004A1E6B">
              <w:rPr>
                <w:rFonts w:ascii="Times New Roman" w:hAnsi="Times New Roman" w:cs="Times New Roman"/>
                <w:sz w:val="24"/>
                <w:szCs w:val="24"/>
              </w:rPr>
              <w:t>all others</w:t>
            </w:r>
            <w:r w:rsidRPr="00807FC7">
              <w:rPr>
                <w:rFonts w:ascii="Times New Roman" w:hAnsi="Times New Roman" w:cs="Times New Roman"/>
                <w:sz w:val="24"/>
                <w:szCs w:val="24"/>
              </w:rPr>
              <w:t xml:space="preserve"> </w:t>
            </w:r>
            <w:r w:rsidR="00807FC7" w:rsidRPr="00807FC7">
              <w:rPr>
                <w:rFonts w:ascii="Times New Roman" w:hAnsi="Times New Roman" w:cs="Times New Roman"/>
                <w:sz w:val="24"/>
                <w:szCs w:val="24"/>
              </w:rPr>
              <w:t>in Canterbury</w:t>
            </w:r>
          </w:p>
        </w:tc>
      </w:tr>
      <w:tr w:rsidR="0064236D" w14:paraId="55A7C689" w14:textId="77777777" w:rsidTr="00807FC7">
        <w:tc>
          <w:tcPr>
            <w:tcW w:w="2541" w:type="dxa"/>
          </w:tcPr>
          <w:p w14:paraId="55A7C685" w14:textId="77777777" w:rsidR="0064236D" w:rsidRPr="00807FC7" w:rsidRDefault="0064236D" w:rsidP="00BA3F8F">
            <w:pPr>
              <w:rPr>
                <w:rFonts w:ascii="Times New Roman" w:hAnsi="Times New Roman" w:cs="Times New Roman"/>
                <w:i/>
                <w:sz w:val="24"/>
                <w:szCs w:val="24"/>
              </w:rPr>
            </w:pPr>
            <w:r w:rsidRPr="00807FC7">
              <w:rPr>
                <w:rFonts w:ascii="Times New Roman" w:hAnsi="Times New Roman" w:cs="Times New Roman"/>
                <w:i/>
                <w:sz w:val="24"/>
                <w:szCs w:val="24"/>
              </w:rPr>
              <w:t>Luma apiculata</w:t>
            </w:r>
          </w:p>
        </w:tc>
        <w:tc>
          <w:tcPr>
            <w:tcW w:w="1559" w:type="dxa"/>
          </w:tcPr>
          <w:p w14:paraId="55A7C686" w14:textId="77777777" w:rsidR="0064236D"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2,637</w:t>
            </w:r>
          </w:p>
        </w:tc>
        <w:tc>
          <w:tcPr>
            <w:tcW w:w="1003" w:type="dxa"/>
          </w:tcPr>
          <w:p w14:paraId="55A7C687" w14:textId="77777777"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56</w:t>
            </w:r>
          </w:p>
        </w:tc>
        <w:tc>
          <w:tcPr>
            <w:tcW w:w="3402" w:type="dxa"/>
          </w:tcPr>
          <w:p w14:paraId="55A7C688" w14:textId="77777777" w:rsidR="0064236D" w:rsidRPr="00807FC7" w:rsidRDefault="0064236D" w:rsidP="00BA3F8F">
            <w:pPr>
              <w:rPr>
                <w:rFonts w:ascii="Times New Roman" w:hAnsi="Times New Roman" w:cs="Times New Roman"/>
                <w:sz w:val="24"/>
                <w:szCs w:val="24"/>
              </w:rPr>
            </w:pPr>
            <w:r w:rsidRPr="00807FC7">
              <w:rPr>
                <w:rFonts w:ascii="Times New Roman" w:hAnsi="Times New Roman" w:cs="Times New Roman"/>
                <w:sz w:val="24"/>
                <w:szCs w:val="24"/>
              </w:rPr>
              <w:t>Stewart I to Tauranga</w:t>
            </w:r>
          </w:p>
        </w:tc>
      </w:tr>
      <w:tr w:rsidR="00807FC7" w14:paraId="55A7C68E" w14:textId="77777777" w:rsidTr="00807FC7">
        <w:tc>
          <w:tcPr>
            <w:tcW w:w="2541" w:type="dxa"/>
          </w:tcPr>
          <w:p w14:paraId="55A7C68A" w14:textId="77777777" w:rsidR="00807FC7" w:rsidRPr="00807FC7" w:rsidRDefault="00807FC7" w:rsidP="00024858">
            <w:pPr>
              <w:rPr>
                <w:rFonts w:ascii="Times New Roman" w:hAnsi="Times New Roman" w:cs="Times New Roman"/>
                <w:i/>
                <w:sz w:val="24"/>
                <w:szCs w:val="24"/>
              </w:rPr>
            </w:pPr>
            <w:r w:rsidRPr="00807FC7">
              <w:rPr>
                <w:rFonts w:ascii="Times New Roman" w:hAnsi="Times New Roman" w:cs="Times New Roman"/>
                <w:i/>
                <w:sz w:val="24"/>
                <w:szCs w:val="24"/>
              </w:rPr>
              <w:t>Phragmites karka</w:t>
            </w:r>
          </w:p>
        </w:tc>
        <w:tc>
          <w:tcPr>
            <w:tcW w:w="1559" w:type="dxa"/>
          </w:tcPr>
          <w:p w14:paraId="55A7C68B"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2,361</w:t>
            </w:r>
          </w:p>
        </w:tc>
        <w:tc>
          <w:tcPr>
            <w:tcW w:w="1003" w:type="dxa"/>
          </w:tcPr>
          <w:p w14:paraId="55A7C68C"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136</w:t>
            </w:r>
          </w:p>
        </w:tc>
        <w:tc>
          <w:tcPr>
            <w:tcW w:w="3402" w:type="dxa"/>
          </w:tcPr>
          <w:p w14:paraId="55A7C68D" w14:textId="1A9C8089" w:rsidR="00807FC7" w:rsidRPr="00807FC7" w:rsidRDefault="009B6A95" w:rsidP="00024858">
            <w:pPr>
              <w:rPr>
                <w:rFonts w:ascii="Times New Roman" w:hAnsi="Times New Roman" w:cs="Times New Roman"/>
                <w:sz w:val="24"/>
                <w:szCs w:val="24"/>
              </w:rPr>
            </w:pPr>
            <w:r>
              <w:rPr>
                <w:rFonts w:ascii="Times New Roman" w:hAnsi="Times New Roman" w:cs="Times New Roman"/>
                <w:sz w:val="24"/>
                <w:szCs w:val="24"/>
              </w:rPr>
              <w:t>Four records in Auckland, one near Raglan, all others</w:t>
            </w:r>
            <w:r w:rsidR="006B54FD" w:rsidRPr="00807FC7">
              <w:rPr>
                <w:rFonts w:ascii="Times New Roman" w:hAnsi="Times New Roman" w:cs="Times New Roman"/>
                <w:sz w:val="24"/>
                <w:szCs w:val="24"/>
              </w:rPr>
              <w:t xml:space="preserve"> </w:t>
            </w:r>
            <w:r w:rsidR="00807FC7" w:rsidRPr="00807FC7">
              <w:rPr>
                <w:rFonts w:ascii="Times New Roman" w:hAnsi="Times New Roman" w:cs="Times New Roman"/>
                <w:sz w:val="24"/>
                <w:szCs w:val="24"/>
              </w:rPr>
              <w:t xml:space="preserve">between </w:t>
            </w:r>
            <w:r w:rsidR="0051516C">
              <w:rPr>
                <w:rFonts w:ascii="Times New Roman" w:hAnsi="Times New Roman" w:cs="Times New Roman"/>
                <w:sz w:val="24"/>
                <w:szCs w:val="24"/>
              </w:rPr>
              <w:t>Paekakariki</w:t>
            </w:r>
            <w:r w:rsidR="0051516C" w:rsidRPr="00807FC7">
              <w:rPr>
                <w:rFonts w:ascii="Times New Roman" w:hAnsi="Times New Roman" w:cs="Times New Roman"/>
                <w:sz w:val="24"/>
                <w:szCs w:val="24"/>
              </w:rPr>
              <w:t xml:space="preserve"> </w:t>
            </w:r>
            <w:r w:rsidR="00807FC7" w:rsidRPr="00807FC7">
              <w:rPr>
                <w:rFonts w:ascii="Times New Roman" w:hAnsi="Times New Roman" w:cs="Times New Roman"/>
                <w:sz w:val="24"/>
                <w:szCs w:val="24"/>
              </w:rPr>
              <w:t>and Whanganui</w:t>
            </w:r>
          </w:p>
        </w:tc>
      </w:tr>
      <w:tr w:rsidR="00807FC7" w14:paraId="55A7C693" w14:textId="77777777" w:rsidTr="00807FC7">
        <w:tc>
          <w:tcPr>
            <w:tcW w:w="2541" w:type="dxa"/>
          </w:tcPr>
          <w:p w14:paraId="55A7C68F" w14:textId="77777777" w:rsidR="00807FC7" w:rsidRPr="00807FC7" w:rsidRDefault="00807FC7" w:rsidP="00024858">
            <w:pPr>
              <w:rPr>
                <w:rFonts w:ascii="Times New Roman" w:hAnsi="Times New Roman" w:cs="Times New Roman"/>
                <w:i/>
                <w:sz w:val="24"/>
                <w:szCs w:val="24"/>
              </w:rPr>
            </w:pPr>
            <w:r w:rsidRPr="00807FC7">
              <w:rPr>
                <w:rFonts w:ascii="Times New Roman" w:hAnsi="Times New Roman" w:cs="Times New Roman"/>
                <w:i/>
                <w:sz w:val="24"/>
                <w:szCs w:val="24"/>
              </w:rPr>
              <w:t>Pinus mugo</w:t>
            </w:r>
          </w:p>
        </w:tc>
        <w:tc>
          <w:tcPr>
            <w:tcW w:w="1559" w:type="dxa"/>
          </w:tcPr>
          <w:p w14:paraId="55A7C690"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4,144</w:t>
            </w:r>
          </w:p>
        </w:tc>
        <w:tc>
          <w:tcPr>
            <w:tcW w:w="1003" w:type="dxa"/>
          </w:tcPr>
          <w:p w14:paraId="55A7C691" w14:textId="00FBC690"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11</w:t>
            </w:r>
            <w:r w:rsidR="00BD20CF">
              <w:rPr>
                <w:rFonts w:ascii="Times New Roman" w:hAnsi="Times New Roman" w:cs="Times New Roman"/>
                <w:sz w:val="24"/>
                <w:szCs w:val="24"/>
              </w:rPr>
              <w:t>2</w:t>
            </w:r>
          </w:p>
        </w:tc>
        <w:tc>
          <w:tcPr>
            <w:tcW w:w="3402" w:type="dxa"/>
          </w:tcPr>
          <w:p w14:paraId="55A7C692" w14:textId="55FD3E08" w:rsidR="00807FC7" w:rsidRPr="00807FC7" w:rsidRDefault="00567545" w:rsidP="00024858">
            <w:pPr>
              <w:rPr>
                <w:rFonts w:ascii="Times New Roman" w:hAnsi="Times New Roman" w:cs="Times New Roman"/>
                <w:sz w:val="24"/>
                <w:szCs w:val="24"/>
              </w:rPr>
            </w:pPr>
            <w:r>
              <w:rPr>
                <w:rFonts w:ascii="Times New Roman" w:hAnsi="Times New Roman" w:cs="Times New Roman"/>
                <w:sz w:val="24"/>
                <w:szCs w:val="24"/>
              </w:rPr>
              <w:t xml:space="preserve">Seven </w:t>
            </w:r>
            <w:r w:rsidR="00100D91">
              <w:rPr>
                <w:rFonts w:ascii="Times New Roman" w:hAnsi="Times New Roman" w:cs="Times New Roman"/>
                <w:sz w:val="24"/>
                <w:szCs w:val="24"/>
              </w:rPr>
              <w:t>records in NI, remainder in</w:t>
            </w:r>
            <w:r w:rsidRPr="00807FC7">
              <w:rPr>
                <w:rFonts w:ascii="Times New Roman" w:hAnsi="Times New Roman" w:cs="Times New Roman"/>
                <w:sz w:val="24"/>
                <w:szCs w:val="24"/>
              </w:rPr>
              <w:t xml:space="preserve"> </w:t>
            </w:r>
            <w:r w:rsidR="00807FC7" w:rsidRPr="00807FC7">
              <w:rPr>
                <w:rFonts w:ascii="Times New Roman" w:hAnsi="Times New Roman" w:cs="Times New Roman"/>
                <w:sz w:val="24"/>
                <w:szCs w:val="24"/>
              </w:rPr>
              <w:t>South Island</w:t>
            </w:r>
            <w:ins w:id="5" w:author="Kate McAlpine" w:date="2024-08-01T17:25:00Z">
              <w:r w:rsidR="005770CE">
                <w:rPr>
                  <w:rFonts w:ascii="Times New Roman" w:hAnsi="Times New Roman" w:cs="Times New Roman"/>
                  <w:sz w:val="24"/>
                  <w:szCs w:val="24"/>
                </w:rPr>
                <w:t xml:space="preserve">. </w:t>
              </w:r>
              <w:r w:rsidR="005770CE" w:rsidRPr="005770CE">
                <w:rPr>
                  <w:rFonts w:ascii="Times New Roman" w:hAnsi="Times New Roman" w:cs="Times New Roman"/>
                  <w:sz w:val="24"/>
                  <w:szCs w:val="24"/>
                  <w:highlight w:val="yellow"/>
                </w:rPr>
                <w:t>Delete</w:t>
              </w:r>
            </w:ins>
          </w:p>
        </w:tc>
      </w:tr>
      <w:tr w:rsidR="00807FC7" w14:paraId="55A7C698" w14:textId="77777777" w:rsidTr="00807FC7">
        <w:tc>
          <w:tcPr>
            <w:tcW w:w="2541" w:type="dxa"/>
          </w:tcPr>
          <w:p w14:paraId="55A7C694" w14:textId="77777777" w:rsidR="00807FC7" w:rsidRPr="00807FC7" w:rsidRDefault="00807FC7" w:rsidP="00024858">
            <w:pPr>
              <w:rPr>
                <w:rFonts w:ascii="Times New Roman" w:hAnsi="Times New Roman" w:cs="Times New Roman"/>
                <w:i/>
                <w:sz w:val="24"/>
                <w:szCs w:val="24"/>
              </w:rPr>
            </w:pPr>
            <w:r w:rsidRPr="00807FC7">
              <w:rPr>
                <w:rFonts w:ascii="Times New Roman" w:hAnsi="Times New Roman" w:cs="Times New Roman"/>
                <w:i/>
                <w:sz w:val="24"/>
                <w:szCs w:val="24"/>
              </w:rPr>
              <w:t>Pittosporum undulatum</w:t>
            </w:r>
          </w:p>
        </w:tc>
        <w:tc>
          <w:tcPr>
            <w:tcW w:w="1559" w:type="dxa"/>
          </w:tcPr>
          <w:p w14:paraId="55A7C695"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1,439</w:t>
            </w:r>
          </w:p>
        </w:tc>
        <w:tc>
          <w:tcPr>
            <w:tcW w:w="1003" w:type="dxa"/>
          </w:tcPr>
          <w:p w14:paraId="55A7C696"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37</w:t>
            </w:r>
          </w:p>
        </w:tc>
        <w:tc>
          <w:tcPr>
            <w:tcW w:w="3402" w:type="dxa"/>
          </w:tcPr>
          <w:p w14:paraId="55A7C697" w14:textId="405175EA" w:rsidR="00807FC7" w:rsidRPr="00807FC7" w:rsidRDefault="00600965" w:rsidP="00024858">
            <w:pPr>
              <w:rPr>
                <w:rFonts w:ascii="Times New Roman" w:hAnsi="Times New Roman" w:cs="Times New Roman"/>
                <w:sz w:val="24"/>
                <w:szCs w:val="24"/>
              </w:rPr>
            </w:pPr>
            <w:r>
              <w:rPr>
                <w:rFonts w:ascii="Times New Roman" w:hAnsi="Times New Roman" w:cs="Times New Roman"/>
                <w:sz w:val="24"/>
                <w:szCs w:val="24"/>
              </w:rPr>
              <w:t xml:space="preserve">Two records from Mayor Island, remainder </w:t>
            </w:r>
            <w:r w:rsidR="00A72DF7">
              <w:rPr>
                <w:rFonts w:ascii="Times New Roman" w:hAnsi="Times New Roman" w:cs="Times New Roman"/>
                <w:sz w:val="24"/>
                <w:szCs w:val="24"/>
              </w:rPr>
              <w:t>between</w:t>
            </w:r>
            <w:r>
              <w:rPr>
                <w:rFonts w:ascii="Times New Roman" w:hAnsi="Times New Roman" w:cs="Times New Roman"/>
                <w:sz w:val="24"/>
                <w:szCs w:val="24"/>
              </w:rPr>
              <w:t xml:space="preserve"> Auckland </w:t>
            </w:r>
            <w:r w:rsidR="00A72DF7">
              <w:rPr>
                <w:rFonts w:ascii="Times New Roman" w:hAnsi="Times New Roman" w:cs="Times New Roman"/>
                <w:sz w:val="24"/>
                <w:szCs w:val="24"/>
              </w:rPr>
              <w:t>and</w:t>
            </w:r>
            <w:r w:rsidR="00807FC7" w:rsidRPr="00807FC7">
              <w:rPr>
                <w:rFonts w:ascii="Times New Roman" w:hAnsi="Times New Roman" w:cs="Times New Roman"/>
                <w:sz w:val="24"/>
                <w:szCs w:val="24"/>
              </w:rPr>
              <w:t xml:space="preserve"> Northland</w:t>
            </w:r>
          </w:p>
        </w:tc>
      </w:tr>
      <w:tr w:rsidR="0064236D" w14:paraId="55A7C69D" w14:textId="77777777" w:rsidTr="00807FC7">
        <w:tc>
          <w:tcPr>
            <w:tcW w:w="2541" w:type="dxa"/>
          </w:tcPr>
          <w:p w14:paraId="55A7C699" w14:textId="77777777" w:rsidR="0064236D" w:rsidRPr="00807FC7" w:rsidRDefault="0064236D" w:rsidP="00BA3F8F">
            <w:pPr>
              <w:rPr>
                <w:rFonts w:ascii="Times New Roman" w:hAnsi="Times New Roman" w:cs="Times New Roman"/>
                <w:i/>
                <w:sz w:val="24"/>
                <w:szCs w:val="24"/>
              </w:rPr>
            </w:pPr>
            <w:r w:rsidRPr="00807FC7">
              <w:rPr>
                <w:rFonts w:ascii="Times New Roman" w:hAnsi="Times New Roman" w:cs="Times New Roman"/>
                <w:i/>
                <w:sz w:val="24"/>
                <w:szCs w:val="24"/>
              </w:rPr>
              <w:t>Psidium guajava</w:t>
            </w:r>
          </w:p>
        </w:tc>
        <w:tc>
          <w:tcPr>
            <w:tcW w:w="1559" w:type="dxa"/>
          </w:tcPr>
          <w:p w14:paraId="55A7C69A" w14:textId="77777777"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2</w:t>
            </w:r>
            <w:r w:rsidR="00807FC7" w:rsidRPr="00807FC7">
              <w:rPr>
                <w:rFonts w:ascii="Times New Roman" w:hAnsi="Times New Roman" w:cs="Times New Roman"/>
                <w:sz w:val="24"/>
                <w:szCs w:val="24"/>
              </w:rPr>
              <w:t>,</w:t>
            </w:r>
            <w:r w:rsidRPr="00807FC7">
              <w:rPr>
                <w:rFonts w:ascii="Times New Roman" w:hAnsi="Times New Roman" w:cs="Times New Roman"/>
                <w:sz w:val="24"/>
                <w:szCs w:val="24"/>
              </w:rPr>
              <w:t>00</w:t>
            </w:r>
            <w:r w:rsidR="00807FC7" w:rsidRPr="00807FC7">
              <w:rPr>
                <w:rFonts w:ascii="Times New Roman" w:hAnsi="Times New Roman" w:cs="Times New Roman"/>
                <w:sz w:val="24"/>
                <w:szCs w:val="24"/>
              </w:rPr>
              <w:t>5</w:t>
            </w:r>
          </w:p>
        </w:tc>
        <w:tc>
          <w:tcPr>
            <w:tcW w:w="1003" w:type="dxa"/>
          </w:tcPr>
          <w:p w14:paraId="55A7C69B" w14:textId="10255B11"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1</w:t>
            </w:r>
            <w:r w:rsidR="00EC5C62">
              <w:rPr>
                <w:rFonts w:ascii="Times New Roman" w:hAnsi="Times New Roman" w:cs="Times New Roman"/>
                <w:sz w:val="24"/>
                <w:szCs w:val="24"/>
              </w:rPr>
              <w:t>1</w:t>
            </w:r>
          </w:p>
        </w:tc>
        <w:tc>
          <w:tcPr>
            <w:tcW w:w="3402" w:type="dxa"/>
          </w:tcPr>
          <w:p w14:paraId="55A7C69C" w14:textId="5A1FC7BE" w:rsidR="0064236D" w:rsidRPr="00807FC7" w:rsidRDefault="001A183F" w:rsidP="00BA3F8F">
            <w:pPr>
              <w:rPr>
                <w:rFonts w:ascii="Times New Roman" w:hAnsi="Times New Roman" w:cs="Times New Roman"/>
                <w:sz w:val="24"/>
                <w:szCs w:val="24"/>
              </w:rPr>
            </w:pPr>
            <w:r>
              <w:rPr>
                <w:rFonts w:ascii="Times New Roman" w:hAnsi="Times New Roman" w:cs="Times New Roman"/>
                <w:sz w:val="24"/>
                <w:szCs w:val="24"/>
              </w:rPr>
              <w:t xml:space="preserve">Northland, </w:t>
            </w:r>
            <w:r w:rsidRPr="00807FC7">
              <w:rPr>
                <w:rFonts w:ascii="Times New Roman" w:hAnsi="Times New Roman" w:cs="Times New Roman"/>
                <w:sz w:val="24"/>
                <w:szCs w:val="24"/>
              </w:rPr>
              <w:t>Auckland</w:t>
            </w:r>
            <w:r>
              <w:rPr>
                <w:rFonts w:ascii="Times New Roman" w:hAnsi="Times New Roman" w:cs="Times New Roman"/>
                <w:sz w:val="24"/>
                <w:szCs w:val="24"/>
              </w:rPr>
              <w:t xml:space="preserve">, Gisborne and </w:t>
            </w:r>
            <w:r w:rsidR="0064236D" w:rsidRPr="00807FC7">
              <w:rPr>
                <w:rFonts w:ascii="Times New Roman" w:hAnsi="Times New Roman" w:cs="Times New Roman"/>
                <w:sz w:val="24"/>
                <w:szCs w:val="24"/>
              </w:rPr>
              <w:t>New Plymouth</w:t>
            </w:r>
          </w:p>
        </w:tc>
      </w:tr>
      <w:tr w:rsidR="00807FC7" w14:paraId="55A7C6A2" w14:textId="77777777" w:rsidTr="00807FC7">
        <w:tc>
          <w:tcPr>
            <w:tcW w:w="2541" w:type="dxa"/>
          </w:tcPr>
          <w:p w14:paraId="55A7C69E" w14:textId="77777777" w:rsidR="00807FC7" w:rsidRPr="00807FC7" w:rsidRDefault="00807FC7" w:rsidP="00024858">
            <w:pPr>
              <w:rPr>
                <w:rFonts w:ascii="Times New Roman" w:hAnsi="Times New Roman" w:cs="Times New Roman"/>
                <w:i/>
                <w:sz w:val="24"/>
                <w:szCs w:val="24"/>
              </w:rPr>
            </w:pPr>
            <w:r w:rsidRPr="00807FC7">
              <w:rPr>
                <w:rFonts w:ascii="Times New Roman" w:hAnsi="Times New Roman" w:cs="Times New Roman"/>
                <w:i/>
                <w:sz w:val="24"/>
                <w:szCs w:val="24"/>
              </w:rPr>
              <w:t>Schinus terebinthifolia</w:t>
            </w:r>
          </w:p>
        </w:tc>
        <w:tc>
          <w:tcPr>
            <w:tcW w:w="1559" w:type="dxa"/>
          </w:tcPr>
          <w:p w14:paraId="55A7C69F"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1,095</w:t>
            </w:r>
          </w:p>
        </w:tc>
        <w:tc>
          <w:tcPr>
            <w:tcW w:w="1003" w:type="dxa"/>
          </w:tcPr>
          <w:p w14:paraId="55A7C6A0" w14:textId="103EB16C"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10</w:t>
            </w:r>
            <w:r w:rsidR="000753DA">
              <w:rPr>
                <w:rFonts w:ascii="Times New Roman" w:hAnsi="Times New Roman" w:cs="Times New Roman"/>
                <w:sz w:val="24"/>
                <w:szCs w:val="24"/>
              </w:rPr>
              <w:t>6</w:t>
            </w:r>
          </w:p>
        </w:tc>
        <w:tc>
          <w:tcPr>
            <w:tcW w:w="3402" w:type="dxa"/>
          </w:tcPr>
          <w:p w14:paraId="55A7C6A1" w14:textId="3D34AE92" w:rsidR="00807FC7" w:rsidRPr="00807FC7" w:rsidRDefault="00D627C5" w:rsidP="00024858">
            <w:pPr>
              <w:rPr>
                <w:rFonts w:ascii="Times New Roman" w:hAnsi="Times New Roman" w:cs="Times New Roman"/>
                <w:sz w:val="24"/>
                <w:szCs w:val="24"/>
              </w:rPr>
            </w:pPr>
            <w:r>
              <w:rPr>
                <w:rFonts w:ascii="Times New Roman" w:hAnsi="Times New Roman" w:cs="Times New Roman"/>
                <w:sz w:val="24"/>
                <w:szCs w:val="24"/>
              </w:rPr>
              <w:t>Most</w:t>
            </w:r>
            <w:r w:rsidR="005D1288">
              <w:rPr>
                <w:rFonts w:ascii="Times New Roman" w:hAnsi="Times New Roman" w:cs="Times New Roman"/>
                <w:sz w:val="24"/>
                <w:szCs w:val="24"/>
              </w:rPr>
              <w:t xml:space="preserve"> from </w:t>
            </w:r>
            <w:r w:rsidR="005D1288" w:rsidRPr="00807FC7">
              <w:rPr>
                <w:rFonts w:ascii="Times New Roman" w:hAnsi="Times New Roman" w:cs="Times New Roman"/>
                <w:sz w:val="24"/>
                <w:szCs w:val="24"/>
              </w:rPr>
              <w:t xml:space="preserve">Papamoa </w:t>
            </w:r>
            <w:r w:rsidR="00C9165D">
              <w:rPr>
                <w:rFonts w:ascii="Times New Roman" w:hAnsi="Times New Roman" w:cs="Times New Roman"/>
                <w:sz w:val="24"/>
                <w:szCs w:val="24"/>
              </w:rPr>
              <w:t>to Northland</w:t>
            </w:r>
            <w:r w:rsidR="001475D5">
              <w:rPr>
                <w:rFonts w:ascii="Times New Roman" w:hAnsi="Times New Roman" w:cs="Times New Roman"/>
                <w:sz w:val="24"/>
                <w:szCs w:val="24"/>
              </w:rPr>
              <w:t xml:space="preserve">, </w:t>
            </w:r>
            <w:r w:rsidR="000F2B62">
              <w:rPr>
                <w:rFonts w:ascii="Times New Roman" w:hAnsi="Times New Roman" w:cs="Times New Roman"/>
                <w:sz w:val="24"/>
                <w:szCs w:val="24"/>
              </w:rPr>
              <w:t>two</w:t>
            </w:r>
            <w:r w:rsidR="001475D5">
              <w:rPr>
                <w:rFonts w:ascii="Times New Roman" w:hAnsi="Times New Roman" w:cs="Times New Roman"/>
                <w:sz w:val="24"/>
                <w:szCs w:val="24"/>
              </w:rPr>
              <w:t xml:space="preserve"> records </w:t>
            </w:r>
            <w:r w:rsidR="000F2B62">
              <w:rPr>
                <w:rFonts w:ascii="Times New Roman" w:hAnsi="Times New Roman" w:cs="Times New Roman"/>
                <w:sz w:val="24"/>
                <w:szCs w:val="24"/>
              </w:rPr>
              <w:t xml:space="preserve">elsewhere in NI and one </w:t>
            </w:r>
            <w:r w:rsidR="00C81F81">
              <w:rPr>
                <w:rFonts w:ascii="Times New Roman" w:hAnsi="Times New Roman" w:cs="Times New Roman"/>
                <w:sz w:val="24"/>
                <w:szCs w:val="24"/>
              </w:rPr>
              <w:t>in Nelson.</w:t>
            </w:r>
          </w:p>
        </w:tc>
      </w:tr>
      <w:tr w:rsidR="00807FC7" w14:paraId="55A7C6A7" w14:textId="77777777" w:rsidTr="00807FC7">
        <w:tc>
          <w:tcPr>
            <w:tcW w:w="2541" w:type="dxa"/>
          </w:tcPr>
          <w:p w14:paraId="55A7C6A3" w14:textId="77777777" w:rsidR="00807FC7" w:rsidRPr="00807FC7" w:rsidRDefault="00807FC7" w:rsidP="00024858">
            <w:pPr>
              <w:rPr>
                <w:rFonts w:ascii="Times New Roman" w:hAnsi="Times New Roman" w:cs="Times New Roman"/>
                <w:i/>
                <w:sz w:val="24"/>
                <w:szCs w:val="24"/>
              </w:rPr>
            </w:pPr>
            <w:r w:rsidRPr="00807FC7">
              <w:rPr>
                <w:rFonts w:ascii="Times New Roman" w:hAnsi="Times New Roman" w:cs="Times New Roman"/>
                <w:i/>
                <w:sz w:val="24"/>
                <w:szCs w:val="24"/>
              </w:rPr>
              <w:t>Solanum marginatum</w:t>
            </w:r>
          </w:p>
        </w:tc>
        <w:tc>
          <w:tcPr>
            <w:tcW w:w="1559" w:type="dxa"/>
          </w:tcPr>
          <w:p w14:paraId="55A7C6A4"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1,193</w:t>
            </w:r>
          </w:p>
        </w:tc>
        <w:tc>
          <w:tcPr>
            <w:tcW w:w="1003" w:type="dxa"/>
          </w:tcPr>
          <w:p w14:paraId="55A7C6A5" w14:textId="77777777" w:rsidR="00807FC7" w:rsidRPr="00807FC7" w:rsidRDefault="00807FC7" w:rsidP="00807FC7">
            <w:pPr>
              <w:jc w:val="right"/>
              <w:rPr>
                <w:rFonts w:ascii="Times New Roman" w:hAnsi="Times New Roman" w:cs="Times New Roman"/>
                <w:sz w:val="24"/>
                <w:szCs w:val="24"/>
              </w:rPr>
            </w:pPr>
            <w:r w:rsidRPr="00807FC7">
              <w:rPr>
                <w:rFonts w:ascii="Times New Roman" w:hAnsi="Times New Roman" w:cs="Times New Roman"/>
                <w:sz w:val="24"/>
                <w:szCs w:val="24"/>
              </w:rPr>
              <w:t>64</w:t>
            </w:r>
          </w:p>
        </w:tc>
        <w:tc>
          <w:tcPr>
            <w:tcW w:w="3402" w:type="dxa"/>
          </w:tcPr>
          <w:p w14:paraId="55A7C6A6" w14:textId="50B4B94E" w:rsidR="00807FC7" w:rsidRPr="00807FC7" w:rsidRDefault="008221C1" w:rsidP="00024858">
            <w:pPr>
              <w:rPr>
                <w:rFonts w:ascii="Times New Roman" w:hAnsi="Times New Roman" w:cs="Times New Roman"/>
                <w:sz w:val="24"/>
                <w:szCs w:val="24"/>
              </w:rPr>
            </w:pPr>
            <w:r>
              <w:rPr>
                <w:rFonts w:ascii="Times New Roman" w:hAnsi="Times New Roman" w:cs="Times New Roman"/>
                <w:sz w:val="24"/>
                <w:szCs w:val="24"/>
              </w:rPr>
              <w:t>Dunedin to Whangarei</w:t>
            </w:r>
            <w:r w:rsidR="00093772">
              <w:rPr>
                <w:rFonts w:ascii="Times New Roman" w:hAnsi="Times New Roman" w:cs="Times New Roman"/>
                <w:sz w:val="24"/>
                <w:szCs w:val="24"/>
              </w:rPr>
              <w:t xml:space="preserve">. </w:t>
            </w:r>
            <w:r w:rsidR="00093772" w:rsidRPr="00093772">
              <w:rPr>
                <w:rFonts w:ascii="Times New Roman" w:hAnsi="Times New Roman" w:cs="Times New Roman"/>
                <w:sz w:val="24"/>
                <w:szCs w:val="24"/>
                <w:highlight w:val="yellow"/>
              </w:rPr>
              <w:t>Delete</w:t>
            </w:r>
          </w:p>
        </w:tc>
      </w:tr>
      <w:tr w:rsidR="0064236D" w14:paraId="55A7C6AC" w14:textId="77777777" w:rsidTr="00807FC7">
        <w:tc>
          <w:tcPr>
            <w:tcW w:w="2541" w:type="dxa"/>
            <w:tcBorders>
              <w:bottom w:val="single" w:sz="4" w:space="0" w:color="auto"/>
            </w:tcBorders>
          </w:tcPr>
          <w:p w14:paraId="55A7C6A8" w14:textId="77777777" w:rsidR="0064236D" w:rsidRPr="00807FC7" w:rsidRDefault="0064236D" w:rsidP="00BA3F8F">
            <w:pPr>
              <w:rPr>
                <w:rFonts w:ascii="Times New Roman" w:hAnsi="Times New Roman" w:cs="Times New Roman"/>
                <w:i/>
                <w:sz w:val="24"/>
                <w:szCs w:val="24"/>
              </w:rPr>
            </w:pPr>
            <w:r w:rsidRPr="00807FC7">
              <w:rPr>
                <w:rFonts w:ascii="Times New Roman" w:hAnsi="Times New Roman" w:cs="Times New Roman"/>
                <w:i/>
                <w:sz w:val="24"/>
                <w:szCs w:val="24"/>
              </w:rPr>
              <w:t>Ugni molinae</w:t>
            </w:r>
          </w:p>
        </w:tc>
        <w:tc>
          <w:tcPr>
            <w:tcW w:w="1559" w:type="dxa"/>
            <w:tcBorders>
              <w:bottom w:val="single" w:sz="4" w:space="0" w:color="auto"/>
            </w:tcBorders>
          </w:tcPr>
          <w:p w14:paraId="55A7C6A9" w14:textId="77777777"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3</w:t>
            </w:r>
            <w:r w:rsidR="00807FC7" w:rsidRPr="00807FC7">
              <w:rPr>
                <w:rFonts w:ascii="Times New Roman" w:hAnsi="Times New Roman" w:cs="Times New Roman"/>
                <w:sz w:val="24"/>
                <w:szCs w:val="24"/>
              </w:rPr>
              <w:t>,</w:t>
            </w:r>
            <w:r w:rsidRPr="00807FC7">
              <w:rPr>
                <w:rFonts w:ascii="Times New Roman" w:hAnsi="Times New Roman" w:cs="Times New Roman"/>
                <w:sz w:val="24"/>
                <w:szCs w:val="24"/>
              </w:rPr>
              <w:t>06</w:t>
            </w:r>
            <w:r w:rsidR="00807FC7" w:rsidRPr="00807FC7">
              <w:rPr>
                <w:rFonts w:ascii="Times New Roman" w:hAnsi="Times New Roman" w:cs="Times New Roman"/>
                <w:sz w:val="24"/>
                <w:szCs w:val="24"/>
              </w:rPr>
              <w:t>2</w:t>
            </w:r>
          </w:p>
        </w:tc>
        <w:tc>
          <w:tcPr>
            <w:tcW w:w="1003" w:type="dxa"/>
            <w:tcBorders>
              <w:bottom w:val="single" w:sz="4" w:space="0" w:color="auto"/>
            </w:tcBorders>
          </w:tcPr>
          <w:p w14:paraId="55A7C6AA" w14:textId="77777777" w:rsidR="0064236D" w:rsidRPr="00807FC7" w:rsidRDefault="0064236D" w:rsidP="00807FC7">
            <w:pPr>
              <w:jc w:val="right"/>
              <w:rPr>
                <w:rFonts w:ascii="Times New Roman" w:hAnsi="Times New Roman" w:cs="Times New Roman"/>
                <w:sz w:val="24"/>
                <w:szCs w:val="24"/>
              </w:rPr>
            </w:pPr>
            <w:r w:rsidRPr="00807FC7">
              <w:rPr>
                <w:rFonts w:ascii="Times New Roman" w:hAnsi="Times New Roman" w:cs="Times New Roman"/>
                <w:sz w:val="24"/>
                <w:szCs w:val="24"/>
              </w:rPr>
              <w:t>74</w:t>
            </w:r>
          </w:p>
        </w:tc>
        <w:tc>
          <w:tcPr>
            <w:tcW w:w="3402" w:type="dxa"/>
            <w:tcBorders>
              <w:bottom w:val="single" w:sz="4" w:space="0" w:color="auto"/>
            </w:tcBorders>
          </w:tcPr>
          <w:p w14:paraId="55A7C6AB" w14:textId="2919F9DF" w:rsidR="0064236D" w:rsidRPr="00807FC7" w:rsidRDefault="00402F96" w:rsidP="00BA3F8F">
            <w:pPr>
              <w:rPr>
                <w:rFonts w:ascii="Times New Roman" w:hAnsi="Times New Roman" w:cs="Times New Roman"/>
                <w:sz w:val="24"/>
                <w:szCs w:val="24"/>
              </w:rPr>
            </w:pPr>
            <w:r>
              <w:rPr>
                <w:rFonts w:ascii="Times New Roman" w:hAnsi="Times New Roman" w:cs="Times New Roman"/>
                <w:sz w:val="24"/>
                <w:szCs w:val="24"/>
              </w:rPr>
              <w:t xml:space="preserve">Tekapo to </w:t>
            </w:r>
            <w:r w:rsidR="00C31FF2">
              <w:rPr>
                <w:rFonts w:ascii="Times New Roman" w:hAnsi="Times New Roman" w:cs="Times New Roman"/>
                <w:sz w:val="24"/>
                <w:szCs w:val="24"/>
              </w:rPr>
              <w:t>Mangawhai Heads and Chatham</w:t>
            </w:r>
            <w:r w:rsidR="003D462D">
              <w:rPr>
                <w:rFonts w:ascii="Times New Roman" w:hAnsi="Times New Roman" w:cs="Times New Roman"/>
                <w:sz w:val="24"/>
                <w:szCs w:val="24"/>
              </w:rPr>
              <w:t xml:space="preserve">s. </w:t>
            </w:r>
            <w:r w:rsidR="003D462D" w:rsidRPr="003D462D">
              <w:rPr>
                <w:rFonts w:ascii="Times New Roman" w:hAnsi="Times New Roman" w:cs="Times New Roman"/>
                <w:sz w:val="24"/>
                <w:szCs w:val="24"/>
                <w:highlight w:val="yellow"/>
              </w:rPr>
              <w:t>Delete</w:t>
            </w:r>
          </w:p>
        </w:tc>
      </w:tr>
    </w:tbl>
    <w:p w14:paraId="55A7C6AD" w14:textId="77777777" w:rsidR="0064236D" w:rsidRDefault="0064236D" w:rsidP="00BA3F8F">
      <w:pPr>
        <w:ind w:left="720" w:hanging="720"/>
        <w:rPr>
          <w:rFonts w:ascii="Times New Roman" w:hAnsi="Times New Roman" w:cs="Times New Roman"/>
        </w:rPr>
      </w:pPr>
    </w:p>
    <w:p w14:paraId="55A7C6AE" w14:textId="77777777" w:rsidR="00F77034" w:rsidRDefault="00F77034" w:rsidP="00693103">
      <w:pPr>
        <w:rPr>
          <w:rFonts w:ascii="Times New Roman" w:hAnsi="Times New Roman" w:cs="Times New Roman"/>
          <w:sz w:val="24"/>
          <w:szCs w:val="24"/>
        </w:rPr>
      </w:pPr>
    </w:p>
    <w:p w14:paraId="55A7C6AF" w14:textId="77777777" w:rsidR="003C04CA" w:rsidRDefault="00F128C1" w:rsidP="00693103">
      <w:pPr>
        <w:rPr>
          <w:rFonts w:ascii="Times New Roman" w:hAnsi="Times New Roman" w:cs="Times New Roman"/>
          <w:sz w:val="24"/>
          <w:szCs w:val="24"/>
        </w:rPr>
      </w:pPr>
      <w:r>
        <w:rPr>
          <w:rFonts w:ascii="Times New Roman" w:hAnsi="Times New Roman" w:cs="Times New Roman"/>
          <w:noProof/>
          <w:sz w:val="24"/>
          <w:szCs w:val="24"/>
          <w:lang w:eastAsia="en-NZ"/>
        </w:rPr>
        <w:lastRenderedPageBreak/>
        <w:drawing>
          <wp:inline distT="0" distB="0" distL="0" distR="0" wp14:anchorId="55A7D78F" wp14:editId="55A7D790">
            <wp:extent cx="4555574" cy="3328103"/>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chanisms per species percent by fruit type barplot.jpeg"/>
                    <pic:cNvPicPr/>
                  </pic:nvPicPr>
                  <pic:blipFill>
                    <a:blip r:embed="rId9">
                      <a:extLst>
                        <a:ext uri="{28A0092B-C50C-407E-A947-70E740481C1C}">
                          <a14:useLocalDpi xmlns:a14="http://schemas.microsoft.com/office/drawing/2010/main" val="0"/>
                        </a:ext>
                      </a:extLst>
                    </a:blip>
                    <a:stretch>
                      <a:fillRect/>
                    </a:stretch>
                  </pic:blipFill>
                  <pic:spPr>
                    <a:xfrm>
                      <a:off x="0" y="0"/>
                      <a:ext cx="4584533" cy="3349259"/>
                    </a:xfrm>
                    <a:prstGeom prst="rect">
                      <a:avLst/>
                    </a:prstGeom>
                  </pic:spPr>
                </pic:pic>
              </a:graphicData>
            </a:graphic>
          </wp:inline>
        </w:drawing>
      </w:r>
    </w:p>
    <w:p w14:paraId="55A7C6B0" w14:textId="77777777" w:rsidR="00693103" w:rsidRDefault="00693103" w:rsidP="00382785">
      <w:pPr>
        <w:tabs>
          <w:tab w:val="left" w:pos="5245"/>
        </w:tabs>
        <w:rPr>
          <w:rFonts w:ascii="Times New Roman" w:hAnsi="Times New Roman" w:cs="Times New Roman"/>
          <w:sz w:val="24"/>
          <w:szCs w:val="24"/>
        </w:rPr>
      </w:pPr>
      <w:r w:rsidRPr="00693103">
        <w:rPr>
          <w:rFonts w:ascii="Times New Roman" w:hAnsi="Times New Roman" w:cs="Times New Roman"/>
          <w:b/>
          <w:sz w:val="24"/>
          <w:szCs w:val="24"/>
        </w:rPr>
        <w:t xml:space="preserve">Figure </w:t>
      </w:r>
      <w:r>
        <w:rPr>
          <w:rFonts w:ascii="Times New Roman" w:hAnsi="Times New Roman" w:cs="Times New Roman"/>
          <w:b/>
          <w:sz w:val="24"/>
          <w:szCs w:val="24"/>
        </w:rPr>
        <w:t>1</w:t>
      </w:r>
      <w:r w:rsidRPr="00693103">
        <w:rPr>
          <w:rFonts w:ascii="Times New Roman" w:hAnsi="Times New Roman" w:cs="Times New Roman"/>
          <w:b/>
          <w:sz w:val="24"/>
          <w:szCs w:val="24"/>
        </w:rPr>
        <w:t>.</w:t>
      </w:r>
      <w:r w:rsidR="0029214A">
        <w:rPr>
          <w:rFonts w:ascii="Times New Roman" w:hAnsi="Times New Roman" w:cs="Times New Roman"/>
          <w:sz w:val="24"/>
          <w:szCs w:val="24"/>
        </w:rPr>
        <w:t xml:space="preserve"> The n</w:t>
      </w:r>
      <w:r>
        <w:rPr>
          <w:rFonts w:ascii="Times New Roman" w:hAnsi="Times New Roman" w:cs="Times New Roman"/>
          <w:sz w:val="24"/>
          <w:szCs w:val="24"/>
        </w:rPr>
        <w:t xml:space="preserve">umber of </w:t>
      </w:r>
      <w:r w:rsidR="00C1161B">
        <w:rPr>
          <w:rFonts w:ascii="Times New Roman" w:hAnsi="Times New Roman" w:cs="Times New Roman"/>
          <w:sz w:val="24"/>
          <w:szCs w:val="24"/>
        </w:rPr>
        <w:t xml:space="preserve">reported </w:t>
      </w:r>
      <w:r>
        <w:rPr>
          <w:rFonts w:ascii="Times New Roman" w:hAnsi="Times New Roman" w:cs="Times New Roman"/>
          <w:sz w:val="24"/>
          <w:szCs w:val="24"/>
        </w:rPr>
        <w:t xml:space="preserve">seed dispersal mechanisms used by </w:t>
      </w:r>
      <w:r w:rsidR="0029214A">
        <w:rPr>
          <w:rFonts w:ascii="Times New Roman" w:hAnsi="Times New Roman" w:cs="Times New Roman"/>
          <w:sz w:val="24"/>
          <w:szCs w:val="24"/>
        </w:rPr>
        <w:t xml:space="preserve">fleshy- and dry-fruited </w:t>
      </w:r>
      <w:r w:rsidR="00A350B1">
        <w:rPr>
          <w:rFonts w:ascii="Times New Roman" w:hAnsi="Times New Roman" w:cs="Times New Roman"/>
          <w:sz w:val="24"/>
          <w:szCs w:val="24"/>
        </w:rPr>
        <w:t xml:space="preserve">environmental </w:t>
      </w:r>
      <w:r>
        <w:rPr>
          <w:rFonts w:ascii="Times New Roman" w:hAnsi="Times New Roman" w:cs="Times New Roman"/>
          <w:sz w:val="24"/>
          <w:szCs w:val="24"/>
        </w:rPr>
        <w:t>weed species</w:t>
      </w:r>
      <w:r w:rsidR="00C1161B">
        <w:rPr>
          <w:rFonts w:ascii="Times New Roman" w:hAnsi="Times New Roman" w:cs="Times New Roman"/>
          <w:sz w:val="24"/>
          <w:szCs w:val="24"/>
        </w:rPr>
        <w:t xml:space="preserve"> in New Zealand</w:t>
      </w:r>
      <w:r>
        <w:rPr>
          <w:rFonts w:ascii="Times New Roman" w:hAnsi="Times New Roman" w:cs="Times New Roman"/>
          <w:sz w:val="24"/>
          <w:szCs w:val="24"/>
        </w:rPr>
        <w:t>.</w:t>
      </w:r>
    </w:p>
    <w:p w14:paraId="55A7C6B1" w14:textId="77777777" w:rsidR="00693103" w:rsidRDefault="00693103" w:rsidP="00693103">
      <w:pPr>
        <w:rPr>
          <w:rFonts w:ascii="Times New Roman" w:hAnsi="Times New Roman" w:cs="Times New Roman"/>
          <w:sz w:val="24"/>
          <w:szCs w:val="24"/>
        </w:rPr>
      </w:pPr>
    </w:p>
    <w:p w14:paraId="55A7C6B2" w14:textId="462B627E" w:rsidR="00A51BC2" w:rsidRDefault="00A51BC2" w:rsidP="002C022F">
      <w:pPr>
        <w:rPr>
          <w:rFonts w:ascii="Times New Roman" w:hAnsi="Times New Roman" w:cs="Times New Roman"/>
          <w:b/>
          <w:sz w:val="24"/>
          <w:szCs w:val="24"/>
        </w:rPr>
      </w:pPr>
    </w:p>
    <w:p w14:paraId="096E5AC9" w14:textId="5CC83899" w:rsidR="00EE418B" w:rsidRDefault="00FC3FC5" w:rsidP="002C022F">
      <w:pPr>
        <w:rPr>
          <w:rFonts w:ascii="Times New Roman" w:hAnsi="Times New Roman" w:cs="Times New Roman"/>
          <w:b/>
          <w:sz w:val="24"/>
          <w:szCs w:val="24"/>
        </w:rPr>
      </w:pPr>
      <w:r>
        <w:rPr>
          <w:rFonts w:ascii="Times New Roman" w:hAnsi="Times New Roman" w:cs="Times New Roman"/>
          <w:b/>
          <w:noProof/>
          <w:sz w:val="24"/>
          <w:szCs w:val="24"/>
          <w:lang w:eastAsia="en-NZ"/>
        </w:rPr>
        <w:lastRenderedPageBreak/>
        <w:drawing>
          <wp:inline distT="0" distB="0" distL="0" distR="0" wp14:anchorId="706E230E" wp14:editId="03ECCA7D">
            <wp:extent cx="4543425" cy="5829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chanism prevalence by all and by spp.jpeg"/>
                    <pic:cNvPicPr/>
                  </pic:nvPicPr>
                  <pic:blipFill>
                    <a:blip r:embed="rId10">
                      <a:extLst>
                        <a:ext uri="{28A0092B-C50C-407E-A947-70E740481C1C}">
                          <a14:useLocalDpi xmlns:a14="http://schemas.microsoft.com/office/drawing/2010/main" val="0"/>
                        </a:ext>
                      </a:extLst>
                    </a:blip>
                    <a:stretch>
                      <a:fillRect/>
                    </a:stretch>
                  </pic:blipFill>
                  <pic:spPr>
                    <a:xfrm>
                      <a:off x="0" y="0"/>
                      <a:ext cx="4543425" cy="5829300"/>
                    </a:xfrm>
                    <a:prstGeom prst="rect">
                      <a:avLst/>
                    </a:prstGeom>
                  </pic:spPr>
                </pic:pic>
              </a:graphicData>
            </a:graphic>
          </wp:inline>
        </w:drawing>
      </w:r>
    </w:p>
    <w:p w14:paraId="55A7C6B3" w14:textId="699D90C8" w:rsidR="002C022F" w:rsidRPr="002C022F" w:rsidRDefault="00693103" w:rsidP="002C022F">
      <w:pPr>
        <w:rPr>
          <w:rFonts w:ascii="Times New Roman" w:hAnsi="Times New Roman" w:cs="Times New Roman"/>
          <w:sz w:val="24"/>
          <w:szCs w:val="24"/>
        </w:rPr>
      </w:pPr>
      <w:r>
        <w:rPr>
          <w:rFonts w:ascii="Times New Roman" w:hAnsi="Times New Roman" w:cs="Times New Roman"/>
          <w:b/>
          <w:sz w:val="24"/>
          <w:szCs w:val="24"/>
        </w:rPr>
        <w:t>Figure 2</w:t>
      </w:r>
      <w:r w:rsidR="002C022F" w:rsidRPr="002C022F">
        <w:rPr>
          <w:rFonts w:ascii="Times New Roman" w:hAnsi="Times New Roman" w:cs="Times New Roman"/>
          <w:b/>
          <w:sz w:val="24"/>
          <w:szCs w:val="24"/>
        </w:rPr>
        <w:t>.</w:t>
      </w:r>
      <w:r w:rsidR="002C022F" w:rsidRPr="002C022F">
        <w:rPr>
          <w:rFonts w:ascii="Times New Roman" w:hAnsi="Times New Roman" w:cs="Times New Roman"/>
          <w:sz w:val="24"/>
          <w:szCs w:val="24"/>
        </w:rPr>
        <w:t xml:space="preserve">  Seed dispersal mechanisms of </w:t>
      </w:r>
      <w:r w:rsidR="00E86A9F">
        <w:rPr>
          <w:rFonts w:ascii="Times New Roman" w:hAnsi="Times New Roman" w:cs="Times New Roman"/>
          <w:sz w:val="24"/>
          <w:szCs w:val="24"/>
        </w:rPr>
        <w:t>fleshy-</w:t>
      </w:r>
      <w:r w:rsidR="00F128C1">
        <w:rPr>
          <w:rFonts w:ascii="Times New Roman" w:hAnsi="Times New Roman" w:cs="Times New Roman"/>
          <w:sz w:val="24"/>
          <w:szCs w:val="24"/>
        </w:rPr>
        <w:t xml:space="preserve"> and dry-</w:t>
      </w:r>
      <w:r w:rsidR="00E86A9F">
        <w:rPr>
          <w:rFonts w:ascii="Times New Roman" w:hAnsi="Times New Roman" w:cs="Times New Roman"/>
          <w:sz w:val="24"/>
          <w:szCs w:val="24"/>
        </w:rPr>
        <w:t xml:space="preserve">fruited </w:t>
      </w:r>
      <w:r w:rsidR="002217E4">
        <w:rPr>
          <w:rFonts w:ascii="Times New Roman" w:hAnsi="Times New Roman" w:cs="Times New Roman"/>
          <w:sz w:val="24"/>
          <w:szCs w:val="24"/>
        </w:rPr>
        <w:t>weed species</w:t>
      </w:r>
      <w:r w:rsidR="002C022F" w:rsidRPr="002C022F">
        <w:rPr>
          <w:rFonts w:ascii="Times New Roman" w:hAnsi="Times New Roman" w:cs="Times New Roman"/>
          <w:sz w:val="24"/>
          <w:szCs w:val="24"/>
        </w:rPr>
        <w:t xml:space="preserve"> in New Zealand. (a) </w:t>
      </w:r>
      <w:r w:rsidR="00E86A9F">
        <w:rPr>
          <w:rFonts w:ascii="Times New Roman" w:hAnsi="Times New Roman" w:cs="Times New Roman"/>
          <w:sz w:val="24"/>
          <w:szCs w:val="24"/>
        </w:rPr>
        <w:t>P</w:t>
      </w:r>
      <w:r w:rsidR="007A3302">
        <w:rPr>
          <w:rFonts w:ascii="Times New Roman" w:hAnsi="Times New Roman" w:cs="Times New Roman"/>
          <w:sz w:val="24"/>
          <w:szCs w:val="24"/>
        </w:rPr>
        <w:t>ercentage p</w:t>
      </w:r>
      <w:r w:rsidR="00E86A9F">
        <w:rPr>
          <w:rFonts w:ascii="Times New Roman" w:hAnsi="Times New Roman" w:cs="Times New Roman"/>
          <w:sz w:val="24"/>
          <w:szCs w:val="24"/>
        </w:rPr>
        <w:t xml:space="preserve">revalence of each mechanism across </w:t>
      </w:r>
      <w:r w:rsidR="00E86A9F" w:rsidRPr="002C022F">
        <w:rPr>
          <w:rFonts w:ascii="Times New Roman" w:hAnsi="Times New Roman" w:cs="Times New Roman"/>
          <w:sz w:val="24"/>
          <w:szCs w:val="24"/>
        </w:rPr>
        <w:t xml:space="preserve">all </w:t>
      </w:r>
      <w:r w:rsidR="00E86A9F">
        <w:rPr>
          <w:rFonts w:ascii="Times New Roman" w:hAnsi="Times New Roman" w:cs="Times New Roman"/>
          <w:sz w:val="24"/>
          <w:szCs w:val="24"/>
        </w:rPr>
        <w:t xml:space="preserve">known </w:t>
      </w:r>
      <w:r w:rsidR="00E86A9F" w:rsidRPr="002C022F">
        <w:rPr>
          <w:rFonts w:ascii="Times New Roman" w:hAnsi="Times New Roman" w:cs="Times New Roman"/>
          <w:sz w:val="24"/>
          <w:szCs w:val="24"/>
        </w:rPr>
        <w:t>dispersal mechanisms</w:t>
      </w:r>
      <w:r w:rsidR="002C022F" w:rsidRPr="002C022F">
        <w:rPr>
          <w:rFonts w:ascii="Times New Roman" w:hAnsi="Times New Roman" w:cs="Times New Roman"/>
          <w:sz w:val="24"/>
          <w:szCs w:val="24"/>
        </w:rPr>
        <w:t xml:space="preserve">, and (b) </w:t>
      </w:r>
      <w:r w:rsidR="00E86A9F">
        <w:rPr>
          <w:rFonts w:ascii="Times New Roman" w:hAnsi="Times New Roman" w:cs="Times New Roman"/>
          <w:sz w:val="24"/>
          <w:szCs w:val="24"/>
        </w:rPr>
        <w:t>percentage of weed flora using each</w:t>
      </w:r>
      <w:r w:rsidR="00E86A9F" w:rsidRPr="002C022F">
        <w:rPr>
          <w:rFonts w:ascii="Times New Roman" w:hAnsi="Times New Roman" w:cs="Times New Roman"/>
          <w:sz w:val="24"/>
          <w:szCs w:val="24"/>
        </w:rPr>
        <w:t xml:space="preserve"> dispersal mechanism</w:t>
      </w:r>
      <w:r w:rsidR="00805C7E">
        <w:rPr>
          <w:rFonts w:ascii="Times New Roman" w:hAnsi="Times New Roman" w:cs="Times New Roman"/>
          <w:sz w:val="24"/>
          <w:szCs w:val="24"/>
        </w:rPr>
        <w:t>.</w:t>
      </w:r>
      <w:r w:rsidR="00A51BC2">
        <w:rPr>
          <w:rFonts w:ascii="Times New Roman" w:hAnsi="Times New Roman" w:cs="Times New Roman"/>
          <w:sz w:val="24"/>
          <w:szCs w:val="24"/>
        </w:rPr>
        <w:t xml:space="preserve"> </w:t>
      </w:r>
      <w:r w:rsidR="00805C7E">
        <w:rPr>
          <w:rFonts w:ascii="Times New Roman" w:hAnsi="Times New Roman" w:cs="Times New Roman"/>
          <w:sz w:val="24"/>
          <w:szCs w:val="24"/>
        </w:rPr>
        <w:t>W</w:t>
      </w:r>
      <w:r w:rsidR="00574DF6">
        <w:rPr>
          <w:rFonts w:ascii="Times New Roman" w:hAnsi="Times New Roman" w:cs="Times New Roman"/>
          <w:sz w:val="24"/>
          <w:szCs w:val="24"/>
        </w:rPr>
        <w:t xml:space="preserve">ind = winged or plumed seeds dispersed by wind, </w:t>
      </w:r>
      <w:r w:rsidR="00E42E54">
        <w:rPr>
          <w:rFonts w:ascii="Times New Roman" w:hAnsi="Times New Roman" w:cs="Times New Roman"/>
          <w:sz w:val="24"/>
          <w:szCs w:val="24"/>
        </w:rPr>
        <w:t xml:space="preserve">wind.none = </w:t>
      </w:r>
      <w:r w:rsidR="007A3302">
        <w:rPr>
          <w:rFonts w:ascii="Times New Roman" w:hAnsi="Times New Roman" w:cs="Times New Roman"/>
          <w:sz w:val="24"/>
          <w:szCs w:val="24"/>
        </w:rPr>
        <w:t>unspecialised</w:t>
      </w:r>
      <w:r w:rsidR="00E42E54">
        <w:rPr>
          <w:rFonts w:ascii="Times New Roman" w:hAnsi="Times New Roman" w:cs="Times New Roman"/>
          <w:sz w:val="24"/>
          <w:szCs w:val="24"/>
        </w:rPr>
        <w:t xml:space="preserve"> wind </w:t>
      </w:r>
      <w:r w:rsidR="007A3302">
        <w:rPr>
          <w:rFonts w:ascii="Times New Roman" w:hAnsi="Times New Roman" w:cs="Times New Roman"/>
          <w:sz w:val="24"/>
          <w:szCs w:val="24"/>
        </w:rPr>
        <w:t>dispersal</w:t>
      </w:r>
      <w:r w:rsidR="00E42E54">
        <w:rPr>
          <w:rFonts w:ascii="Times New Roman" w:hAnsi="Times New Roman" w:cs="Times New Roman"/>
          <w:sz w:val="24"/>
          <w:szCs w:val="24"/>
        </w:rPr>
        <w:t xml:space="preserve">, </w:t>
      </w:r>
      <w:r w:rsidR="00A51BC2">
        <w:rPr>
          <w:rFonts w:ascii="Times New Roman" w:hAnsi="Times New Roman" w:cs="Times New Roman"/>
          <w:sz w:val="24"/>
          <w:szCs w:val="24"/>
        </w:rPr>
        <w:t>other = dispersed in bird nesting material or by scatterhoarding</w:t>
      </w:r>
      <w:r w:rsidR="002217E4">
        <w:rPr>
          <w:rFonts w:ascii="Times New Roman" w:hAnsi="Times New Roman" w:cs="Times New Roman"/>
          <w:sz w:val="24"/>
          <w:szCs w:val="24"/>
        </w:rPr>
        <w:t xml:space="preserve"> animals</w:t>
      </w:r>
      <w:r w:rsidR="00A51BC2">
        <w:rPr>
          <w:rFonts w:ascii="Times New Roman" w:hAnsi="Times New Roman" w:cs="Times New Roman"/>
          <w:sz w:val="24"/>
          <w:szCs w:val="24"/>
        </w:rPr>
        <w:t>.</w:t>
      </w:r>
    </w:p>
    <w:p w14:paraId="55A7C6B4" w14:textId="77777777" w:rsidR="00693103" w:rsidRDefault="00693103" w:rsidP="002C022F">
      <w:pPr>
        <w:rPr>
          <w:rFonts w:ascii="Times New Roman" w:hAnsi="Times New Roman" w:cs="Times New Roman"/>
          <w:sz w:val="24"/>
          <w:szCs w:val="24"/>
        </w:rPr>
      </w:pPr>
    </w:p>
    <w:p w14:paraId="55A7C6B5" w14:textId="77777777" w:rsidR="00936EBD" w:rsidRDefault="006519C8" w:rsidP="002C022F">
      <w:pPr>
        <w:rPr>
          <w:rFonts w:ascii="Times New Roman" w:hAnsi="Times New Roman" w:cs="Times New Roman"/>
          <w:sz w:val="24"/>
          <w:szCs w:val="24"/>
        </w:rPr>
      </w:pPr>
      <w:r>
        <w:rPr>
          <w:rFonts w:ascii="Times New Roman" w:hAnsi="Times New Roman" w:cs="Times New Roman"/>
          <w:noProof/>
          <w:sz w:val="24"/>
          <w:szCs w:val="24"/>
          <w:lang w:eastAsia="en-NZ"/>
        </w:rPr>
        <w:lastRenderedPageBreak/>
        <w:drawing>
          <wp:inline distT="0" distB="0" distL="0" distR="0" wp14:anchorId="55A7D793" wp14:editId="55A7D794">
            <wp:extent cx="5274310" cy="53619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spersal distances histogram.jpeg"/>
                    <pic:cNvPicPr/>
                  </pic:nvPicPr>
                  <pic:blipFill>
                    <a:blip r:embed="rId11">
                      <a:extLst>
                        <a:ext uri="{28A0092B-C50C-407E-A947-70E740481C1C}">
                          <a14:useLocalDpi xmlns:a14="http://schemas.microsoft.com/office/drawing/2010/main" val="0"/>
                        </a:ext>
                      </a:extLst>
                    </a:blip>
                    <a:stretch>
                      <a:fillRect/>
                    </a:stretch>
                  </pic:blipFill>
                  <pic:spPr>
                    <a:xfrm>
                      <a:off x="0" y="0"/>
                      <a:ext cx="5274310" cy="5361940"/>
                    </a:xfrm>
                    <a:prstGeom prst="rect">
                      <a:avLst/>
                    </a:prstGeom>
                  </pic:spPr>
                </pic:pic>
              </a:graphicData>
            </a:graphic>
          </wp:inline>
        </w:drawing>
      </w:r>
    </w:p>
    <w:p w14:paraId="55A7C6B6" w14:textId="77777777" w:rsidR="00574DF6" w:rsidRDefault="00693103">
      <w:pPr>
        <w:rPr>
          <w:rFonts w:ascii="Times New Roman" w:hAnsi="Times New Roman" w:cs="Times New Roman"/>
          <w:sz w:val="24"/>
          <w:szCs w:val="24"/>
        </w:rPr>
      </w:pPr>
      <w:r>
        <w:rPr>
          <w:rFonts w:ascii="Times New Roman" w:hAnsi="Times New Roman" w:cs="Times New Roman"/>
          <w:b/>
          <w:sz w:val="24"/>
          <w:szCs w:val="24"/>
        </w:rPr>
        <w:t>Figure 3</w:t>
      </w:r>
      <w:r w:rsidRPr="00D44C23">
        <w:rPr>
          <w:rFonts w:ascii="Times New Roman" w:hAnsi="Times New Roman" w:cs="Times New Roman"/>
          <w:b/>
          <w:sz w:val="24"/>
          <w:szCs w:val="24"/>
        </w:rPr>
        <w:t>.</w:t>
      </w:r>
      <w:r w:rsidRPr="002C022F">
        <w:rPr>
          <w:rFonts w:ascii="Times New Roman" w:hAnsi="Times New Roman" w:cs="Times New Roman"/>
          <w:sz w:val="24"/>
          <w:szCs w:val="24"/>
        </w:rPr>
        <w:t xml:space="preserve"> </w:t>
      </w:r>
      <w:r w:rsidR="00574DF6">
        <w:rPr>
          <w:rFonts w:ascii="Times New Roman" w:hAnsi="Times New Roman" w:cs="Times New Roman"/>
          <w:sz w:val="24"/>
          <w:szCs w:val="24"/>
        </w:rPr>
        <w:t>M</w:t>
      </w:r>
      <w:r w:rsidR="00E86A9F">
        <w:rPr>
          <w:rFonts w:ascii="Times New Roman" w:hAnsi="Times New Roman" w:cs="Times New Roman"/>
          <w:sz w:val="24"/>
          <w:szCs w:val="24"/>
        </w:rPr>
        <w:t xml:space="preserve">odelled </w:t>
      </w:r>
      <w:r w:rsidR="00574DF6">
        <w:rPr>
          <w:rFonts w:ascii="Times New Roman" w:hAnsi="Times New Roman" w:cs="Times New Roman"/>
          <w:sz w:val="24"/>
          <w:szCs w:val="24"/>
        </w:rPr>
        <w:t xml:space="preserve">maximum </w:t>
      </w:r>
      <w:r w:rsidR="00E86A9F">
        <w:rPr>
          <w:rFonts w:ascii="Times New Roman" w:hAnsi="Times New Roman" w:cs="Times New Roman"/>
          <w:sz w:val="24"/>
          <w:szCs w:val="24"/>
        </w:rPr>
        <w:t>s</w:t>
      </w:r>
      <w:r w:rsidRPr="002C022F">
        <w:rPr>
          <w:rFonts w:ascii="Times New Roman" w:hAnsi="Times New Roman" w:cs="Times New Roman"/>
          <w:sz w:val="24"/>
          <w:szCs w:val="24"/>
        </w:rPr>
        <w:t xml:space="preserve">eed dispersal </w:t>
      </w:r>
      <w:r>
        <w:rPr>
          <w:rFonts w:ascii="Times New Roman" w:hAnsi="Times New Roman" w:cs="Times New Roman"/>
          <w:sz w:val="24"/>
          <w:szCs w:val="24"/>
        </w:rPr>
        <w:t xml:space="preserve">distances </w:t>
      </w:r>
      <w:r w:rsidR="00574DF6">
        <w:rPr>
          <w:rFonts w:ascii="Times New Roman" w:hAnsi="Times New Roman" w:cs="Times New Roman"/>
          <w:sz w:val="24"/>
          <w:szCs w:val="24"/>
        </w:rPr>
        <w:t xml:space="preserve">for </w:t>
      </w:r>
      <w:r w:rsidR="007A3302">
        <w:rPr>
          <w:rFonts w:ascii="Times New Roman" w:hAnsi="Times New Roman" w:cs="Times New Roman"/>
          <w:sz w:val="24"/>
          <w:szCs w:val="24"/>
        </w:rPr>
        <w:t>all</w:t>
      </w:r>
      <w:r w:rsidR="00574DF6">
        <w:rPr>
          <w:rFonts w:ascii="Times New Roman" w:hAnsi="Times New Roman" w:cs="Times New Roman"/>
          <w:sz w:val="24"/>
          <w:szCs w:val="24"/>
        </w:rPr>
        <w:t xml:space="preserve"> </w:t>
      </w:r>
      <w:r w:rsidR="007A3302">
        <w:rPr>
          <w:rFonts w:ascii="Times New Roman" w:hAnsi="Times New Roman" w:cs="Times New Roman"/>
          <w:sz w:val="24"/>
          <w:szCs w:val="24"/>
        </w:rPr>
        <w:t xml:space="preserve">known </w:t>
      </w:r>
      <w:r w:rsidR="00574DF6">
        <w:rPr>
          <w:rFonts w:ascii="Times New Roman" w:hAnsi="Times New Roman" w:cs="Times New Roman"/>
          <w:sz w:val="24"/>
          <w:szCs w:val="24"/>
        </w:rPr>
        <w:t>dispersal mechanism</w:t>
      </w:r>
      <w:r w:rsidR="007A3302">
        <w:rPr>
          <w:rFonts w:ascii="Times New Roman" w:hAnsi="Times New Roman" w:cs="Times New Roman"/>
          <w:sz w:val="24"/>
          <w:szCs w:val="24"/>
        </w:rPr>
        <w:t>s used by the environmental weed flora in New Zealand</w:t>
      </w:r>
      <w:r>
        <w:rPr>
          <w:rFonts w:ascii="Times New Roman" w:hAnsi="Times New Roman" w:cs="Times New Roman"/>
          <w:sz w:val="24"/>
          <w:szCs w:val="24"/>
        </w:rPr>
        <w:t>.</w:t>
      </w:r>
      <w:r w:rsidR="00F77909">
        <w:rPr>
          <w:rFonts w:ascii="Times New Roman" w:hAnsi="Times New Roman" w:cs="Times New Roman"/>
          <w:sz w:val="24"/>
          <w:szCs w:val="24"/>
        </w:rPr>
        <w:t xml:space="preserve"> The dashed line indicates the mean modelled maximum distance for each mechanism</w:t>
      </w:r>
      <w:r w:rsidR="00574DF6">
        <w:rPr>
          <w:rFonts w:ascii="Times New Roman" w:hAnsi="Times New Roman" w:cs="Times New Roman"/>
          <w:sz w:val="24"/>
          <w:szCs w:val="24"/>
        </w:rPr>
        <w:t xml:space="preserve"> (animal = dispersed by animals via internal ingestion, external attachment, scatterhoarding or nesting material; wind = winged or plumed seeds dispersed by wind; wind.none = </w:t>
      </w:r>
      <w:r w:rsidR="007A3302">
        <w:rPr>
          <w:rFonts w:ascii="Times New Roman" w:hAnsi="Times New Roman" w:cs="Times New Roman"/>
          <w:sz w:val="24"/>
          <w:szCs w:val="24"/>
        </w:rPr>
        <w:t xml:space="preserve">unspecialised </w:t>
      </w:r>
      <w:r w:rsidR="00574DF6">
        <w:rPr>
          <w:rFonts w:ascii="Times New Roman" w:hAnsi="Times New Roman" w:cs="Times New Roman"/>
          <w:sz w:val="24"/>
          <w:szCs w:val="24"/>
        </w:rPr>
        <w:t xml:space="preserve">wind </w:t>
      </w:r>
      <w:r w:rsidR="007A3302">
        <w:rPr>
          <w:rFonts w:ascii="Times New Roman" w:hAnsi="Times New Roman" w:cs="Times New Roman"/>
          <w:sz w:val="24"/>
          <w:szCs w:val="24"/>
        </w:rPr>
        <w:t>dispersal</w:t>
      </w:r>
      <w:r w:rsidR="00574DF6">
        <w:rPr>
          <w:rFonts w:ascii="Times New Roman" w:hAnsi="Times New Roman" w:cs="Times New Roman"/>
          <w:sz w:val="24"/>
          <w:szCs w:val="24"/>
        </w:rPr>
        <w:t>)</w:t>
      </w:r>
      <w:r w:rsidR="00F77909">
        <w:rPr>
          <w:rFonts w:ascii="Times New Roman" w:hAnsi="Times New Roman" w:cs="Times New Roman"/>
          <w:sz w:val="24"/>
          <w:szCs w:val="24"/>
        </w:rPr>
        <w:t>.</w:t>
      </w:r>
      <w:r w:rsidR="00574DF6">
        <w:rPr>
          <w:rFonts w:ascii="Times New Roman" w:hAnsi="Times New Roman" w:cs="Times New Roman"/>
          <w:sz w:val="24"/>
          <w:szCs w:val="24"/>
        </w:rPr>
        <w:t xml:space="preserve"> Note the x-axis is on a log scale.</w:t>
      </w:r>
    </w:p>
    <w:p w14:paraId="55A7C6B7" w14:textId="77777777" w:rsidR="00A33CB3" w:rsidRDefault="00A33CB3">
      <w:pPr>
        <w:rPr>
          <w:rFonts w:ascii="Times New Roman" w:eastAsia="Times New Roman" w:hAnsi="Times New Roman" w:cs="Times New Roman"/>
          <w:bCs/>
          <w:iCs/>
          <w:sz w:val="28"/>
          <w:szCs w:val="28"/>
          <w:lang w:eastAsia="en-GB"/>
        </w:rPr>
      </w:pPr>
      <w:r>
        <w:br w:type="page"/>
      </w:r>
    </w:p>
    <w:p w14:paraId="55A7C6B8" w14:textId="77777777" w:rsidR="002C022F" w:rsidRPr="002C022F" w:rsidRDefault="003C5463" w:rsidP="008509A9">
      <w:pPr>
        <w:pStyle w:val="Heading2"/>
      </w:pPr>
      <w:r>
        <w:lastRenderedPageBreak/>
        <w:t>Supplementary Material</w:t>
      </w:r>
    </w:p>
    <w:p w14:paraId="55A7C6B9" w14:textId="77777777" w:rsidR="00853FF2" w:rsidRDefault="003C5463" w:rsidP="002C022F">
      <w:pPr>
        <w:rPr>
          <w:rFonts w:ascii="Times New Roman" w:hAnsi="Times New Roman" w:cs="Times New Roman"/>
          <w:sz w:val="24"/>
          <w:szCs w:val="24"/>
        </w:rPr>
      </w:pPr>
      <w:r w:rsidRPr="003C5463">
        <w:rPr>
          <w:rFonts w:ascii="Times New Roman" w:hAnsi="Times New Roman" w:cs="Times New Roman"/>
          <w:b/>
          <w:sz w:val="24"/>
          <w:szCs w:val="24"/>
        </w:rPr>
        <w:t>Table S1.</w:t>
      </w:r>
      <w:r>
        <w:rPr>
          <w:rFonts w:ascii="Times New Roman" w:hAnsi="Times New Roman" w:cs="Times New Roman"/>
          <w:sz w:val="24"/>
          <w:szCs w:val="24"/>
        </w:rPr>
        <w:t xml:space="preserve">  </w:t>
      </w:r>
      <w:r w:rsidR="00853FF2">
        <w:rPr>
          <w:rFonts w:ascii="Times New Roman" w:hAnsi="Times New Roman" w:cs="Times New Roman"/>
          <w:sz w:val="24"/>
          <w:szCs w:val="24"/>
        </w:rPr>
        <w:t xml:space="preserve">Environmental weed species included in </w:t>
      </w:r>
      <w:r w:rsidR="007A3302">
        <w:rPr>
          <w:rFonts w:ascii="Times New Roman" w:hAnsi="Times New Roman" w:cs="Times New Roman"/>
          <w:sz w:val="24"/>
          <w:szCs w:val="24"/>
        </w:rPr>
        <w:t xml:space="preserve">McAlpine </w:t>
      </w:r>
      <w:r w:rsidR="00BE7563">
        <w:rPr>
          <w:rFonts w:ascii="Times New Roman" w:hAnsi="Times New Roman" w:cs="Times New Roman"/>
          <w:sz w:val="24"/>
          <w:szCs w:val="24"/>
        </w:rPr>
        <w:t>and Howell</w:t>
      </w:r>
      <w:r w:rsidR="007A3302">
        <w:rPr>
          <w:rFonts w:ascii="Times New Roman" w:hAnsi="Times New Roman" w:cs="Times New Roman"/>
          <w:sz w:val="24"/>
          <w:szCs w:val="24"/>
        </w:rPr>
        <w:t>’s</w:t>
      </w:r>
      <w:r w:rsidR="00853FF2">
        <w:rPr>
          <w:rFonts w:ascii="Times New Roman" w:hAnsi="Times New Roman" w:cs="Times New Roman"/>
          <w:sz w:val="24"/>
          <w:szCs w:val="24"/>
        </w:rPr>
        <w:t xml:space="preserve"> (</w:t>
      </w:r>
      <w:r w:rsidR="00BE7563">
        <w:rPr>
          <w:rFonts w:ascii="Times New Roman" w:hAnsi="Times New Roman" w:cs="Times New Roman"/>
          <w:sz w:val="24"/>
          <w:szCs w:val="24"/>
        </w:rPr>
        <w:t>2024</w:t>
      </w:r>
      <w:r w:rsidR="00853FF2">
        <w:rPr>
          <w:rFonts w:ascii="Times New Roman" w:hAnsi="Times New Roman" w:cs="Times New Roman"/>
          <w:sz w:val="24"/>
          <w:szCs w:val="24"/>
        </w:rPr>
        <w:t>) list but excluded from this study</w:t>
      </w:r>
      <w:r w:rsidR="00A33CB3">
        <w:rPr>
          <w:rFonts w:ascii="Times New Roman" w:hAnsi="Times New Roman" w:cs="Times New Roman"/>
          <w:sz w:val="24"/>
          <w:szCs w:val="24"/>
        </w:rPr>
        <w:t>, with reasons for their exclusion</w:t>
      </w:r>
      <w:r w:rsidR="007A3302">
        <w:rPr>
          <w:rFonts w:ascii="Times New Roman" w:hAnsi="Times New Roman" w:cs="Times New Roman"/>
          <w:sz w:val="24"/>
          <w:szCs w:val="24"/>
        </w:rPr>
        <w:t xml:space="preserve"> (x)</w:t>
      </w:r>
      <w:r w:rsidR="00853FF2">
        <w:rPr>
          <w:rFonts w:ascii="Times New Roman" w:hAnsi="Times New Roman" w:cs="Times New Roman"/>
          <w:sz w:val="24"/>
          <w:szCs w:val="24"/>
        </w:rPr>
        <w:t>.</w:t>
      </w:r>
    </w:p>
    <w:tbl>
      <w:tblPr>
        <w:tblStyle w:val="TableGrid"/>
        <w:tblW w:w="7650" w:type="dxa"/>
        <w:tblLayout w:type="fixed"/>
        <w:tblLook w:val="04A0" w:firstRow="1" w:lastRow="0" w:firstColumn="1" w:lastColumn="0" w:noHBand="0" w:noVBand="1"/>
      </w:tblPr>
      <w:tblGrid>
        <w:gridCol w:w="2972"/>
        <w:gridCol w:w="1134"/>
        <w:gridCol w:w="1134"/>
        <w:gridCol w:w="1276"/>
        <w:gridCol w:w="1134"/>
      </w:tblGrid>
      <w:tr w:rsidR="00D56308" w14:paraId="55A7C6BF" w14:textId="77777777" w:rsidTr="00DC3F88">
        <w:trPr>
          <w:cantSplit/>
          <w:tblHeader/>
        </w:trPr>
        <w:tc>
          <w:tcPr>
            <w:tcW w:w="2972" w:type="dxa"/>
            <w:tcBorders>
              <w:top w:val="single" w:sz="4" w:space="0" w:color="auto"/>
              <w:left w:val="nil"/>
              <w:bottom w:val="single" w:sz="4" w:space="0" w:color="auto"/>
              <w:right w:val="nil"/>
            </w:tcBorders>
          </w:tcPr>
          <w:p w14:paraId="55A7C6BA" w14:textId="77777777" w:rsidR="00D56308" w:rsidRPr="00D44C23" w:rsidRDefault="002E6080" w:rsidP="00D56308">
            <w:pPr>
              <w:rPr>
                <w:rFonts w:ascii="Times New Roman" w:hAnsi="Times New Roman" w:cs="Times New Roman"/>
                <w:sz w:val="24"/>
                <w:szCs w:val="24"/>
              </w:rPr>
            </w:pPr>
            <w:r>
              <w:rPr>
                <w:rFonts w:ascii="Times New Roman" w:hAnsi="Times New Roman" w:cs="Times New Roman"/>
                <w:sz w:val="24"/>
                <w:szCs w:val="24"/>
              </w:rPr>
              <w:t>S</w:t>
            </w:r>
            <w:r w:rsidR="00D56308" w:rsidRPr="00D44C23">
              <w:rPr>
                <w:rFonts w:ascii="Times New Roman" w:hAnsi="Times New Roman" w:cs="Times New Roman"/>
                <w:sz w:val="24"/>
                <w:szCs w:val="24"/>
              </w:rPr>
              <w:t>pecies</w:t>
            </w:r>
          </w:p>
        </w:tc>
        <w:tc>
          <w:tcPr>
            <w:tcW w:w="1134" w:type="dxa"/>
            <w:tcBorders>
              <w:top w:val="single" w:sz="4" w:space="0" w:color="auto"/>
              <w:left w:val="nil"/>
              <w:bottom w:val="single" w:sz="4" w:space="0" w:color="auto"/>
              <w:right w:val="nil"/>
            </w:tcBorders>
          </w:tcPr>
          <w:p w14:paraId="55A7C6BB" w14:textId="77777777" w:rsidR="00D56308" w:rsidRPr="00D44C23" w:rsidRDefault="00D56308" w:rsidP="00D56308">
            <w:pPr>
              <w:rPr>
                <w:rFonts w:ascii="Times New Roman" w:hAnsi="Times New Roman" w:cs="Times New Roman"/>
                <w:sz w:val="24"/>
                <w:szCs w:val="24"/>
              </w:rPr>
            </w:pPr>
            <w:r>
              <w:rPr>
                <w:rFonts w:ascii="Times New Roman" w:hAnsi="Times New Roman" w:cs="Times New Roman"/>
                <w:sz w:val="24"/>
                <w:szCs w:val="24"/>
              </w:rPr>
              <w:t>Fern or fern ally</w:t>
            </w:r>
          </w:p>
        </w:tc>
        <w:tc>
          <w:tcPr>
            <w:tcW w:w="1134" w:type="dxa"/>
            <w:tcBorders>
              <w:top w:val="single" w:sz="4" w:space="0" w:color="auto"/>
              <w:left w:val="nil"/>
              <w:bottom w:val="single" w:sz="4" w:space="0" w:color="auto"/>
              <w:right w:val="nil"/>
            </w:tcBorders>
          </w:tcPr>
          <w:p w14:paraId="55A7C6BC" w14:textId="77777777" w:rsidR="00D56308" w:rsidRPr="00D44C23" w:rsidRDefault="00D56308" w:rsidP="00D56308">
            <w:pPr>
              <w:rPr>
                <w:rFonts w:ascii="Times New Roman" w:hAnsi="Times New Roman" w:cs="Times New Roman"/>
                <w:sz w:val="24"/>
                <w:szCs w:val="24"/>
              </w:rPr>
            </w:pPr>
            <w:r w:rsidRPr="00D44C23">
              <w:rPr>
                <w:rFonts w:ascii="Times New Roman" w:hAnsi="Times New Roman" w:cs="Times New Roman"/>
                <w:sz w:val="24"/>
                <w:szCs w:val="24"/>
              </w:rPr>
              <w:t>Seaweed</w:t>
            </w:r>
          </w:p>
        </w:tc>
        <w:tc>
          <w:tcPr>
            <w:tcW w:w="1276" w:type="dxa"/>
            <w:tcBorders>
              <w:top w:val="single" w:sz="4" w:space="0" w:color="auto"/>
              <w:left w:val="nil"/>
              <w:bottom w:val="single" w:sz="4" w:space="0" w:color="auto"/>
              <w:right w:val="nil"/>
            </w:tcBorders>
          </w:tcPr>
          <w:p w14:paraId="55A7C6BD" w14:textId="77777777" w:rsidR="00D56308" w:rsidRPr="00D44C23" w:rsidRDefault="00D56308" w:rsidP="00D56308">
            <w:pPr>
              <w:rPr>
                <w:rFonts w:ascii="Times New Roman" w:hAnsi="Times New Roman" w:cs="Times New Roman"/>
                <w:sz w:val="24"/>
                <w:szCs w:val="24"/>
              </w:rPr>
            </w:pPr>
            <w:r w:rsidRPr="00D44C23">
              <w:rPr>
                <w:rFonts w:ascii="Times New Roman" w:hAnsi="Times New Roman" w:cs="Times New Roman"/>
                <w:sz w:val="24"/>
                <w:szCs w:val="24"/>
              </w:rPr>
              <w:t>Seed not seen in NZ</w:t>
            </w:r>
          </w:p>
        </w:tc>
        <w:tc>
          <w:tcPr>
            <w:tcW w:w="1134" w:type="dxa"/>
            <w:tcBorders>
              <w:top w:val="single" w:sz="4" w:space="0" w:color="auto"/>
              <w:left w:val="nil"/>
              <w:bottom w:val="single" w:sz="4" w:space="0" w:color="auto"/>
              <w:right w:val="nil"/>
            </w:tcBorders>
          </w:tcPr>
          <w:p w14:paraId="55A7C6BE" w14:textId="77777777" w:rsidR="00D56308" w:rsidRPr="00D44C23" w:rsidRDefault="00D56308" w:rsidP="00D56308">
            <w:pPr>
              <w:rPr>
                <w:rFonts w:ascii="Times New Roman" w:hAnsi="Times New Roman" w:cs="Times New Roman"/>
                <w:sz w:val="24"/>
                <w:szCs w:val="24"/>
              </w:rPr>
            </w:pPr>
            <w:r>
              <w:rPr>
                <w:rFonts w:ascii="Times New Roman" w:hAnsi="Times New Roman" w:cs="Times New Roman"/>
                <w:sz w:val="24"/>
                <w:szCs w:val="24"/>
              </w:rPr>
              <w:t>Seed set rare</w:t>
            </w:r>
          </w:p>
        </w:tc>
      </w:tr>
      <w:tr w:rsidR="00D56308" w14:paraId="55A7C6C5" w14:textId="77777777" w:rsidTr="00DC3F88">
        <w:tc>
          <w:tcPr>
            <w:tcW w:w="2972" w:type="dxa"/>
            <w:tcBorders>
              <w:top w:val="single" w:sz="4" w:space="0" w:color="auto"/>
              <w:left w:val="nil"/>
              <w:bottom w:val="nil"/>
              <w:right w:val="nil"/>
            </w:tcBorders>
          </w:tcPr>
          <w:p w14:paraId="55A7C6C0" w14:textId="77777777" w:rsidR="00D56308" w:rsidRPr="00D44C23" w:rsidRDefault="00D56308" w:rsidP="00D56308">
            <w:pPr>
              <w:rPr>
                <w:rFonts w:ascii="Times New Roman" w:hAnsi="Times New Roman" w:cs="Times New Roman"/>
                <w:i/>
                <w:sz w:val="24"/>
                <w:szCs w:val="24"/>
              </w:rPr>
            </w:pPr>
            <w:r w:rsidRPr="00F704CA">
              <w:rPr>
                <w:rFonts w:ascii="Times New Roman" w:hAnsi="Times New Roman" w:cs="Times New Roman"/>
                <w:i/>
                <w:sz w:val="24"/>
                <w:szCs w:val="24"/>
              </w:rPr>
              <w:t>Adiantum raddianum</w:t>
            </w:r>
          </w:p>
        </w:tc>
        <w:tc>
          <w:tcPr>
            <w:tcW w:w="1134" w:type="dxa"/>
            <w:tcBorders>
              <w:top w:val="single" w:sz="4" w:space="0" w:color="auto"/>
              <w:left w:val="nil"/>
              <w:bottom w:val="nil"/>
              <w:right w:val="nil"/>
            </w:tcBorders>
          </w:tcPr>
          <w:p w14:paraId="55A7C6C1" w14:textId="77777777" w:rsidR="00D56308" w:rsidRPr="00D44C23" w:rsidRDefault="00D56308" w:rsidP="00D56308">
            <w:pPr>
              <w:jc w:val="center"/>
              <w:rPr>
                <w:rFonts w:ascii="Times New Roman" w:hAnsi="Times New Roman" w:cs="Times New Roman"/>
                <w:sz w:val="24"/>
                <w:szCs w:val="24"/>
              </w:rPr>
            </w:pPr>
            <w:r>
              <w:rPr>
                <w:rFonts w:ascii="Times New Roman" w:hAnsi="Times New Roman" w:cs="Times New Roman"/>
                <w:sz w:val="24"/>
                <w:szCs w:val="24"/>
              </w:rPr>
              <w:t>x</w:t>
            </w:r>
          </w:p>
        </w:tc>
        <w:tc>
          <w:tcPr>
            <w:tcW w:w="1134" w:type="dxa"/>
            <w:tcBorders>
              <w:top w:val="single" w:sz="4" w:space="0" w:color="auto"/>
              <w:left w:val="nil"/>
              <w:bottom w:val="nil"/>
              <w:right w:val="nil"/>
            </w:tcBorders>
          </w:tcPr>
          <w:p w14:paraId="55A7C6C2" w14:textId="77777777" w:rsidR="00D56308" w:rsidRPr="00D44C23" w:rsidRDefault="00D56308" w:rsidP="00D56308">
            <w:pPr>
              <w:rPr>
                <w:rFonts w:ascii="Times New Roman" w:hAnsi="Times New Roman" w:cs="Times New Roman"/>
                <w:sz w:val="24"/>
                <w:szCs w:val="24"/>
              </w:rPr>
            </w:pPr>
          </w:p>
        </w:tc>
        <w:tc>
          <w:tcPr>
            <w:tcW w:w="1276" w:type="dxa"/>
            <w:tcBorders>
              <w:top w:val="single" w:sz="4" w:space="0" w:color="auto"/>
              <w:left w:val="nil"/>
              <w:bottom w:val="nil"/>
              <w:right w:val="nil"/>
            </w:tcBorders>
          </w:tcPr>
          <w:p w14:paraId="55A7C6C3" w14:textId="77777777" w:rsidR="00D56308" w:rsidRPr="00D44C23" w:rsidRDefault="00D56308" w:rsidP="00D56308">
            <w:pPr>
              <w:rPr>
                <w:rFonts w:ascii="Times New Roman" w:hAnsi="Times New Roman" w:cs="Times New Roman"/>
                <w:sz w:val="24"/>
                <w:szCs w:val="24"/>
              </w:rPr>
            </w:pPr>
          </w:p>
        </w:tc>
        <w:tc>
          <w:tcPr>
            <w:tcW w:w="1134" w:type="dxa"/>
            <w:tcBorders>
              <w:top w:val="single" w:sz="4" w:space="0" w:color="auto"/>
              <w:left w:val="nil"/>
              <w:bottom w:val="nil"/>
              <w:right w:val="nil"/>
            </w:tcBorders>
          </w:tcPr>
          <w:p w14:paraId="55A7C6C4" w14:textId="77777777" w:rsidR="00D56308" w:rsidRPr="00D44C23" w:rsidRDefault="00D56308" w:rsidP="00D56308">
            <w:pPr>
              <w:rPr>
                <w:rFonts w:ascii="Times New Roman" w:hAnsi="Times New Roman" w:cs="Times New Roman"/>
                <w:sz w:val="24"/>
                <w:szCs w:val="24"/>
              </w:rPr>
            </w:pPr>
          </w:p>
        </w:tc>
      </w:tr>
      <w:tr w:rsidR="00D56308" w14:paraId="55A7C6CB" w14:textId="77777777" w:rsidTr="00DC3F88">
        <w:tc>
          <w:tcPr>
            <w:tcW w:w="2972" w:type="dxa"/>
            <w:tcBorders>
              <w:top w:val="nil"/>
              <w:left w:val="nil"/>
              <w:bottom w:val="nil"/>
              <w:right w:val="nil"/>
            </w:tcBorders>
          </w:tcPr>
          <w:p w14:paraId="55A7C6C6"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Azolla pinnata</w:t>
            </w:r>
          </w:p>
        </w:tc>
        <w:tc>
          <w:tcPr>
            <w:tcW w:w="1134" w:type="dxa"/>
            <w:tcBorders>
              <w:top w:val="nil"/>
              <w:left w:val="nil"/>
              <w:bottom w:val="nil"/>
              <w:right w:val="nil"/>
            </w:tcBorders>
          </w:tcPr>
          <w:p w14:paraId="55A7C6C7"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C8"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C9"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CA" w14:textId="77777777" w:rsidR="00D56308" w:rsidRPr="00D44C23" w:rsidRDefault="00D56308" w:rsidP="00D56308">
            <w:pPr>
              <w:rPr>
                <w:rFonts w:ascii="Times New Roman" w:hAnsi="Times New Roman" w:cs="Times New Roman"/>
                <w:sz w:val="24"/>
                <w:szCs w:val="24"/>
              </w:rPr>
            </w:pPr>
          </w:p>
        </w:tc>
      </w:tr>
      <w:tr w:rsidR="00D56308" w14:paraId="55A7C6D1" w14:textId="77777777" w:rsidTr="00DC3F88">
        <w:tc>
          <w:tcPr>
            <w:tcW w:w="2972" w:type="dxa"/>
            <w:tcBorders>
              <w:top w:val="nil"/>
              <w:left w:val="nil"/>
              <w:bottom w:val="nil"/>
              <w:right w:val="nil"/>
            </w:tcBorders>
          </w:tcPr>
          <w:p w14:paraId="55A7C6CC" w14:textId="77777777" w:rsidR="00D56308" w:rsidRPr="00D44C23" w:rsidRDefault="00D56308" w:rsidP="00D56308">
            <w:pPr>
              <w:rPr>
                <w:rFonts w:ascii="Times New Roman" w:hAnsi="Times New Roman" w:cs="Times New Roman"/>
                <w:i/>
                <w:sz w:val="24"/>
                <w:szCs w:val="24"/>
              </w:rPr>
            </w:pPr>
            <w:r w:rsidRPr="00F704CA">
              <w:rPr>
                <w:rFonts w:ascii="Times New Roman" w:hAnsi="Times New Roman" w:cs="Times New Roman"/>
                <w:i/>
                <w:sz w:val="24"/>
                <w:szCs w:val="24"/>
              </w:rPr>
              <w:t>Cyrtomium falcatum</w:t>
            </w:r>
          </w:p>
        </w:tc>
        <w:tc>
          <w:tcPr>
            <w:tcW w:w="1134" w:type="dxa"/>
            <w:tcBorders>
              <w:top w:val="nil"/>
              <w:left w:val="nil"/>
              <w:bottom w:val="nil"/>
              <w:right w:val="nil"/>
            </w:tcBorders>
          </w:tcPr>
          <w:p w14:paraId="55A7C6CD" w14:textId="77777777" w:rsidR="00D56308" w:rsidRPr="00D44C23" w:rsidRDefault="00D56308" w:rsidP="00D56308">
            <w:pPr>
              <w:jc w:val="center"/>
              <w:rPr>
                <w:rFonts w:ascii="Times New Roman" w:hAnsi="Times New Roman" w:cs="Times New Roman"/>
                <w:sz w:val="24"/>
                <w:szCs w:val="24"/>
              </w:rPr>
            </w:pPr>
            <w:r>
              <w:rPr>
                <w:rFonts w:ascii="Times New Roman" w:hAnsi="Times New Roman" w:cs="Times New Roman"/>
                <w:sz w:val="24"/>
                <w:szCs w:val="24"/>
              </w:rPr>
              <w:t>x</w:t>
            </w:r>
          </w:p>
        </w:tc>
        <w:tc>
          <w:tcPr>
            <w:tcW w:w="1134" w:type="dxa"/>
            <w:tcBorders>
              <w:top w:val="nil"/>
              <w:left w:val="nil"/>
              <w:bottom w:val="nil"/>
              <w:right w:val="nil"/>
            </w:tcBorders>
          </w:tcPr>
          <w:p w14:paraId="55A7C6CE"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CF"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D0" w14:textId="77777777" w:rsidR="00D56308" w:rsidRPr="00D44C23" w:rsidRDefault="00D56308" w:rsidP="00D56308">
            <w:pPr>
              <w:rPr>
                <w:rFonts w:ascii="Times New Roman" w:hAnsi="Times New Roman" w:cs="Times New Roman"/>
                <w:sz w:val="24"/>
                <w:szCs w:val="24"/>
              </w:rPr>
            </w:pPr>
          </w:p>
        </w:tc>
      </w:tr>
      <w:tr w:rsidR="00D56308" w14:paraId="55A7C6D7" w14:textId="77777777" w:rsidTr="00DC3F88">
        <w:tc>
          <w:tcPr>
            <w:tcW w:w="2972" w:type="dxa"/>
            <w:tcBorders>
              <w:top w:val="nil"/>
              <w:left w:val="nil"/>
              <w:bottom w:val="nil"/>
              <w:right w:val="nil"/>
            </w:tcBorders>
          </w:tcPr>
          <w:p w14:paraId="55A7C6D2" w14:textId="77777777" w:rsidR="00D56308" w:rsidRPr="00D44C23" w:rsidRDefault="00D56308" w:rsidP="00D56308">
            <w:pPr>
              <w:rPr>
                <w:rFonts w:ascii="Times New Roman" w:hAnsi="Times New Roman" w:cs="Times New Roman"/>
                <w:i/>
                <w:sz w:val="24"/>
                <w:szCs w:val="24"/>
              </w:rPr>
            </w:pPr>
            <w:r w:rsidRPr="00F704CA">
              <w:rPr>
                <w:rFonts w:ascii="Times New Roman" w:hAnsi="Times New Roman" w:cs="Times New Roman"/>
                <w:i/>
                <w:sz w:val="24"/>
                <w:szCs w:val="24"/>
              </w:rPr>
              <w:t>Dryopteris affinis</w:t>
            </w:r>
          </w:p>
        </w:tc>
        <w:tc>
          <w:tcPr>
            <w:tcW w:w="1134" w:type="dxa"/>
            <w:tcBorders>
              <w:top w:val="nil"/>
              <w:left w:val="nil"/>
              <w:bottom w:val="nil"/>
              <w:right w:val="nil"/>
            </w:tcBorders>
          </w:tcPr>
          <w:p w14:paraId="55A7C6D3" w14:textId="77777777" w:rsidR="00D56308" w:rsidRPr="00D44C23" w:rsidRDefault="00D56308" w:rsidP="00D56308">
            <w:pPr>
              <w:jc w:val="center"/>
              <w:rPr>
                <w:rFonts w:ascii="Times New Roman" w:hAnsi="Times New Roman" w:cs="Times New Roman"/>
                <w:sz w:val="24"/>
                <w:szCs w:val="24"/>
              </w:rPr>
            </w:pPr>
            <w:r>
              <w:rPr>
                <w:rFonts w:ascii="Times New Roman" w:hAnsi="Times New Roman" w:cs="Times New Roman"/>
                <w:sz w:val="24"/>
                <w:szCs w:val="24"/>
              </w:rPr>
              <w:t>x</w:t>
            </w:r>
          </w:p>
        </w:tc>
        <w:tc>
          <w:tcPr>
            <w:tcW w:w="1134" w:type="dxa"/>
            <w:tcBorders>
              <w:top w:val="nil"/>
              <w:left w:val="nil"/>
              <w:bottom w:val="nil"/>
              <w:right w:val="nil"/>
            </w:tcBorders>
          </w:tcPr>
          <w:p w14:paraId="55A7C6D4"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D5"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D6" w14:textId="77777777" w:rsidR="00D56308" w:rsidRPr="00D44C23" w:rsidRDefault="00D56308" w:rsidP="00D56308">
            <w:pPr>
              <w:rPr>
                <w:rFonts w:ascii="Times New Roman" w:hAnsi="Times New Roman" w:cs="Times New Roman"/>
                <w:sz w:val="24"/>
                <w:szCs w:val="24"/>
              </w:rPr>
            </w:pPr>
          </w:p>
        </w:tc>
      </w:tr>
      <w:tr w:rsidR="00D56308" w14:paraId="55A7C6DD" w14:textId="77777777" w:rsidTr="00DC3F88">
        <w:tc>
          <w:tcPr>
            <w:tcW w:w="2972" w:type="dxa"/>
            <w:tcBorders>
              <w:top w:val="nil"/>
              <w:left w:val="nil"/>
              <w:bottom w:val="nil"/>
              <w:right w:val="nil"/>
            </w:tcBorders>
          </w:tcPr>
          <w:p w14:paraId="55A7C6D8"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Dryopteris filix-mas</w:t>
            </w:r>
          </w:p>
        </w:tc>
        <w:tc>
          <w:tcPr>
            <w:tcW w:w="1134" w:type="dxa"/>
            <w:tcBorders>
              <w:top w:val="nil"/>
              <w:left w:val="nil"/>
              <w:bottom w:val="nil"/>
              <w:right w:val="nil"/>
            </w:tcBorders>
          </w:tcPr>
          <w:p w14:paraId="55A7C6D9"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DA"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DB"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DC" w14:textId="77777777" w:rsidR="00D56308" w:rsidRPr="00D44C23" w:rsidRDefault="00D56308" w:rsidP="00D56308">
            <w:pPr>
              <w:rPr>
                <w:rFonts w:ascii="Times New Roman" w:hAnsi="Times New Roman" w:cs="Times New Roman"/>
                <w:sz w:val="24"/>
                <w:szCs w:val="24"/>
              </w:rPr>
            </w:pPr>
          </w:p>
        </w:tc>
      </w:tr>
      <w:tr w:rsidR="00D56308" w14:paraId="55A7C6E3" w14:textId="77777777" w:rsidTr="00DC3F88">
        <w:tc>
          <w:tcPr>
            <w:tcW w:w="2972" w:type="dxa"/>
            <w:tcBorders>
              <w:top w:val="nil"/>
              <w:left w:val="nil"/>
              <w:bottom w:val="nil"/>
              <w:right w:val="nil"/>
            </w:tcBorders>
          </w:tcPr>
          <w:p w14:paraId="55A7C6DE"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Equisetum arvense</w:t>
            </w:r>
          </w:p>
        </w:tc>
        <w:tc>
          <w:tcPr>
            <w:tcW w:w="1134" w:type="dxa"/>
            <w:tcBorders>
              <w:top w:val="nil"/>
              <w:left w:val="nil"/>
              <w:bottom w:val="nil"/>
              <w:right w:val="nil"/>
            </w:tcBorders>
          </w:tcPr>
          <w:p w14:paraId="55A7C6DF"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E0"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E1"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E2" w14:textId="77777777" w:rsidR="00D56308" w:rsidRPr="00D44C23" w:rsidRDefault="00D56308" w:rsidP="00D56308">
            <w:pPr>
              <w:rPr>
                <w:rFonts w:ascii="Times New Roman" w:hAnsi="Times New Roman" w:cs="Times New Roman"/>
                <w:sz w:val="24"/>
                <w:szCs w:val="24"/>
              </w:rPr>
            </w:pPr>
          </w:p>
        </w:tc>
      </w:tr>
      <w:tr w:rsidR="00D56308" w14:paraId="55A7C6E9" w14:textId="77777777" w:rsidTr="00DC3F88">
        <w:tc>
          <w:tcPr>
            <w:tcW w:w="2972" w:type="dxa"/>
            <w:tcBorders>
              <w:top w:val="nil"/>
              <w:left w:val="nil"/>
              <w:bottom w:val="nil"/>
              <w:right w:val="nil"/>
            </w:tcBorders>
          </w:tcPr>
          <w:p w14:paraId="55A7C6E4"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Nephrolepis cordifolia</w:t>
            </w:r>
          </w:p>
        </w:tc>
        <w:tc>
          <w:tcPr>
            <w:tcW w:w="1134" w:type="dxa"/>
            <w:tcBorders>
              <w:top w:val="nil"/>
              <w:left w:val="nil"/>
              <w:bottom w:val="nil"/>
              <w:right w:val="nil"/>
            </w:tcBorders>
          </w:tcPr>
          <w:p w14:paraId="55A7C6E5"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E6"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E7"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E8" w14:textId="77777777" w:rsidR="00D56308" w:rsidRPr="00D44C23" w:rsidRDefault="00D56308" w:rsidP="00D56308">
            <w:pPr>
              <w:rPr>
                <w:rFonts w:ascii="Times New Roman" w:hAnsi="Times New Roman" w:cs="Times New Roman"/>
                <w:sz w:val="24"/>
                <w:szCs w:val="24"/>
              </w:rPr>
            </w:pPr>
          </w:p>
        </w:tc>
      </w:tr>
      <w:tr w:rsidR="00D56308" w14:paraId="55A7C6EF" w14:textId="77777777" w:rsidTr="00DC3F88">
        <w:tc>
          <w:tcPr>
            <w:tcW w:w="2972" w:type="dxa"/>
            <w:tcBorders>
              <w:top w:val="nil"/>
              <w:left w:val="nil"/>
              <w:bottom w:val="nil"/>
              <w:right w:val="nil"/>
            </w:tcBorders>
          </w:tcPr>
          <w:p w14:paraId="55A7C6EA"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Osmunda regalis</w:t>
            </w:r>
          </w:p>
        </w:tc>
        <w:tc>
          <w:tcPr>
            <w:tcW w:w="1134" w:type="dxa"/>
            <w:tcBorders>
              <w:top w:val="nil"/>
              <w:left w:val="nil"/>
              <w:bottom w:val="nil"/>
              <w:right w:val="nil"/>
            </w:tcBorders>
          </w:tcPr>
          <w:p w14:paraId="55A7C6EB"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EC"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ED"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EE" w14:textId="77777777" w:rsidR="00D56308" w:rsidRPr="00D44C23" w:rsidRDefault="00D56308" w:rsidP="00D56308">
            <w:pPr>
              <w:rPr>
                <w:rFonts w:ascii="Times New Roman" w:hAnsi="Times New Roman" w:cs="Times New Roman"/>
                <w:sz w:val="24"/>
                <w:szCs w:val="24"/>
              </w:rPr>
            </w:pPr>
          </w:p>
        </w:tc>
      </w:tr>
      <w:tr w:rsidR="00D56308" w14:paraId="55A7C6F5" w14:textId="77777777" w:rsidTr="00DC3F88">
        <w:tc>
          <w:tcPr>
            <w:tcW w:w="2972" w:type="dxa"/>
            <w:tcBorders>
              <w:top w:val="nil"/>
              <w:left w:val="nil"/>
              <w:bottom w:val="nil"/>
              <w:right w:val="nil"/>
            </w:tcBorders>
          </w:tcPr>
          <w:p w14:paraId="55A7C6F0"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Polypodium vulgare</w:t>
            </w:r>
          </w:p>
        </w:tc>
        <w:tc>
          <w:tcPr>
            <w:tcW w:w="1134" w:type="dxa"/>
            <w:tcBorders>
              <w:top w:val="nil"/>
              <w:left w:val="nil"/>
              <w:bottom w:val="nil"/>
              <w:right w:val="nil"/>
            </w:tcBorders>
          </w:tcPr>
          <w:p w14:paraId="55A7C6F1"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F2"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F3"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F4" w14:textId="77777777" w:rsidR="00D56308" w:rsidRPr="00D44C23" w:rsidRDefault="00D56308" w:rsidP="00D56308">
            <w:pPr>
              <w:rPr>
                <w:rFonts w:ascii="Times New Roman" w:hAnsi="Times New Roman" w:cs="Times New Roman"/>
                <w:sz w:val="24"/>
                <w:szCs w:val="24"/>
              </w:rPr>
            </w:pPr>
          </w:p>
        </w:tc>
      </w:tr>
      <w:tr w:rsidR="00D56308" w14:paraId="55A7C6FB" w14:textId="77777777" w:rsidTr="00DC3F88">
        <w:tc>
          <w:tcPr>
            <w:tcW w:w="2972" w:type="dxa"/>
            <w:tcBorders>
              <w:top w:val="nil"/>
              <w:left w:val="nil"/>
              <w:bottom w:val="nil"/>
              <w:right w:val="nil"/>
            </w:tcBorders>
          </w:tcPr>
          <w:p w14:paraId="55A7C6F6"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Pteris cretica</w:t>
            </w:r>
          </w:p>
        </w:tc>
        <w:tc>
          <w:tcPr>
            <w:tcW w:w="1134" w:type="dxa"/>
            <w:tcBorders>
              <w:top w:val="nil"/>
              <w:left w:val="nil"/>
              <w:bottom w:val="nil"/>
              <w:right w:val="nil"/>
            </w:tcBorders>
          </w:tcPr>
          <w:p w14:paraId="55A7C6F7"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6F8"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F9"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6FA" w14:textId="77777777" w:rsidR="00D56308" w:rsidRPr="00D44C23" w:rsidRDefault="00D56308" w:rsidP="00D56308">
            <w:pPr>
              <w:rPr>
                <w:rFonts w:ascii="Times New Roman" w:hAnsi="Times New Roman" w:cs="Times New Roman"/>
                <w:sz w:val="24"/>
                <w:szCs w:val="24"/>
              </w:rPr>
            </w:pPr>
          </w:p>
        </w:tc>
      </w:tr>
      <w:tr w:rsidR="00D56308" w14:paraId="55A7C701" w14:textId="77777777" w:rsidTr="00DC3F88">
        <w:tc>
          <w:tcPr>
            <w:tcW w:w="2972" w:type="dxa"/>
            <w:tcBorders>
              <w:top w:val="nil"/>
              <w:left w:val="nil"/>
              <w:bottom w:val="nil"/>
              <w:right w:val="nil"/>
            </w:tcBorders>
          </w:tcPr>
          <w:p w14:paraId="55A7C6FC" w14:textId="77777777" w:rsidR="00D56308" w:rsidRPr="00D44C23" w:rsidRDefault="00D56308" w:rsidP="00D56308">
            <w:pPr>
              <w:rPr>
                <w:rFonts w:ascii="Times New Roman" w:hAnsi="Times New Roman" w:cs="Times New Roman"/>
                <w:i/>
                <w:sz w:val="24"/>
                <w:szCs w:val="24"/>
              </w:rPr>
            </w:pPr>
            <w:r w:rsidRPr="00690502">
              <w:rPr>
                <w:rFonts w:ascii="Times New Roman" w:hAnsi="Times New Roman" w:cs="Times New Roman"/>
                <w:i/>
                <w:sz w:val="24"/>
                <w:szCs w:val="24"/>
              </w:rPr>
              <w:t>Selaginella kraussiana</w:t>
            </w:r>
          </w:p>
        </w:tc>
        <w:tc>
          <w:tcPr>
            <w:tcW w:w="1134" w:type="dxa"/>
            <w:tcBorders>
              <w:top w:val="nil"/>
              <w:left w:val="nil"/>
              <w:bottom w:val="nil"/>
              <w:right w:val="nil"/>
            </w:tcBorders>
          </w:tcPr>
          <w:p w14:paraId="55A7C6FD" w14:textId="77777777" w:rsidR="00D56308" w:rsidRPr="00D44C23" w:rsidRDefault="00D56308" w:rsidP="00D56308">
            <w:pPr>
              <w:jc w:val="center"/>
              <w:rPr>
                <w:rFonts w:ascii="Times New Roman" w:hAnsi="Times New Roman" w:cs="Times New Roman"/>
                <w:sz w:val="24"/>
                <w:szCs w:val="24"/>
              </w:rPr>
            </w:pPr>
            <w:r>
              <w:rPr>
                <w:rFonts w:ascii="Times New Roman" w:hAnsi="Times New Roman" w:cs="Times New Roman"/>
                <w:sz w:val="24"/>
                <w:szCs w:val="24"/>
              </w:rPr>
              <w:t>x</w:t>
            </w:r>
          </w:p>
        </w:tc>
        <w:tc>
          <w:tcPr>
            <w:tcW w:w="1134" w:type="dxa"/>
            <w:tcBorders>
              <w:top w:val="nil"/>
              <w:left w:val="nil"/>
              <w:bottom w:val="nil"/>
              <w:right w:val="nil"/>
            </w:tcBorders>
          </w:tcPr>
          <w:p w14:paraId="55A7C6FE"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6FF"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700" w14:textId="77777777" w:rsidR="00D56308" w:rsidRPr="00D44C23" w:rsidRDefault="00D56308" w:rsidP="00D56308">
            <w:pPr>
              <w:rPr>
                <w:rFonts w:ascii="Times New Roman" w:hAnsi="Times New Roman" w:cs="Times New Roman"/>
                <w:sz w:val="24"/>
                <w:szCs w:val="24"/>
              </w:rPr>
            </w:pPr>
          </w:p>
        </w:tc>
      </w:tr>
      <w:tr w:rsidR="00D56308" w14:paraId="55A7C707" w14:textId="77777777" w:rsidTr="00DC3F88">
        <w:tc>
          <w:tcPr>
            <w:tcW w:w="2972" w:type="dxa"/>
            <w:tcBorders>
              <w:top w:val="nil"/>
              <w:left w:val="nil"/>
              <w:bottom w:val="nil"/>
              <w:right w:val="nil"/>
            </w:tcBorders>
          </w:tcPr>
          <w:p w14:paraId="55A7C702" w14:textId="77777777" w:rsidR="00D56308" w:rsidRPr="00D44C23" w:rsidRDefault="00D56308" w:rsidP="00D56308">
            <w:pPr>
              <w:rPr>
                <w:rFonts w:ascii="Times New Roman" w:hAnsi="Times New Roman" w:cs="Times New Roman"/>
                <w:i/>
                <w:sz w:val="24"/>
                <w:szCs w:val="24"/>
              </w:rPr>
            </w:pPr>
            <w:r w:rsidRPr="00690502">
              <w:rPr>
                <w:rFonts w:ascii="Times New Roman" w:hAnsi="Times New Roman" w:cs="Times New Roman"/>
                <w:i/>
                <w:sz w:val="24"/>
                <w:szCs w:val="24"/>
              </w:rPr>
              <w:t>Sphaeropteris cooperi</w:t>
            </w:r>
          </w:p>
        </w:tc>
        <w:tc>
          <w:tcPr>
            <w:tcW w:w="1134" w:type="dxa"/>
            <w:tcBorders>
              <w:top w:val="nil"/>
              <w:left w:val="nil"/>
              <w:bottom w:val="nil"/>
              <w:right w:val="nil"/>
            </w:tcBorders>
          </w:tcPr>
          <w:p w14:paraId="55A7C703"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134" w:type="dxa"/>
            <w:tcBorders>
              <w:top w:val="nil"/>
              <w:left w:val="nil"/>
              <w:bottom w:val="nil"/>
              <w:right w:val="nil"/>
            </w:tcBorders>
          </w:tcPr>
          <w:p w14:paraId="55A7C704" w14:textId="77777777" w:rsidR="00D56308" w:rsidRPr="00D44C23" w:rsidRDefault="00D56308" w:rsidP="00D56308">
            <w:pPr>
              <w:rPr>
                <w:rFonts w:ascii="Times New Roman" w:hAnsi="Times New Roman" w:cs="Times New Roman"/>
                <w:sz w:val="24"/>
                <w:szCs w:val="24"/>
              </w:rPr>
            </w:pPr>
          </w:p>
        </w:tc>
        <w:tc>
          <w:tcPr>
            <w:tcW w:w="1276" w:type="dxa"/>
            <w:tcBorders>
              <w:top w:val="nil"/>
              <w:left w:val="nil"/>
              <w:bottom w:val="nil"/>
              <w:right w:val="nil"/>
            </w:tcBorders>
          </w:tcPr>
          <w:p w14:paraId="55A7C705"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706" w14:textId="77777777" w:rsidR="00D56308" w:rsidRPr="00D44C23" w:rsidRDefault="00D56308" w:rsidP="00D56308">
            <w:pPr>
              <w:rPr>
                <w:rFonts w:ascii="Times New Roman" w:hAnsi="Times New Roman" w:cs="Times New Roman"/>
                <w:sz w:val="24"/>
                <w:szCs w:val="24"/>
              </w:rPr>
            </w:pPr>
          </w:p>
        </w:tc>
      </w:tr>
      <w:tr w:rsidR="00D56308" w14:paraId="55A7C70D" w14:textId="77777777" w:rsidTr="00DC3F88">
        <w:tc>
          <w:tcPr>
            <w:tcW w:w="2972" w:type="dxa"/>
            <w:tcBorders>
              <w:top w:val="nil"/>
              <w:left w:val="nil"/>
              <w:bottom w:val="nil"/>
              <w:right w:val="nil"/>
            </w:tcBorders>
          </w:tcPr>
          <w:p w14:paraId="55A7C708" w14:textId="77777777" w:rsidR="00D56308" w:rsidRPr="00D44C23" w:rsidRDefault="00D56308" w:rsidP="00D56308">
            <w:pPr>
              <w:rPr>
                <w:rFonts w:ascii="Times New Roman" w:hAnsi="Times New Roman" w:cs="Times New Roman"/>
                <w:i/>
                <w:sz w:val="24"/>
                <w:szCs w:val="24"/>
              </w:rPr>
            </w:pPr>
            <w:r w:rsidRPr="00F704CA">
              <w:rPr>
                <w:rFonts w:ascii="Times New Roman" w:hAnsi="Times New Roman" w:cs="Times New Roman"/>
                <w:i/>
                <w:sz w:val="24"/>
                <w:szCs w:val="24"/>
              </w:rPr>
              <w:t>Caulerpus brachypus</w:t>
            </w:r>
          </w:p>
        </w:tc>
        <w:tc>
          <w:tcPr>
            <w:tcW w:w="1134" w:type="dxa"/>
            <w:tcBorders>
              <w:top w:val="nil"/>
              <w:left w:val="nil"/>
              <w:bottom w:val="nil"/>
              <w:right w:val="nil"/>
            </w:tcBorders>
          </w:tcPr>
          <w:p w14:paraId="55A7C709" w14:textId="77777777" w:rsidR="00D56308" w:rsidRPr="00D44C23" w:rsidRDefault="00D56308" w:rsidP="00D56308">
            <w:pPr>
              <w:jc w:val="center"/>
              <w:rPr>
                <w:rFonts w:ascii="Times New Roman" w:hAnsi="Times New Roman" w:cs="Times New Roman"/>
                <w:sz w:val="24"/>
                <w:szCs w:val="24"/>
              </w:rPr>
            </w:pPr>
          </w:p>
        </w:tc>
        <w:tc>
          <w:tcPr>
            <w:tcW w:w="1134" w:type="dxa"/>
            <w:tcBorders>
              <w:top w:val="nil"/>
              <w:left w:val="nil"/>
              <w:bottom w:val="nil"/>
              <w:right w:val="nil"/>
            </w:tcBorders>
          </w:tcPr>
          <w:p w14:paraId="55A7C70A" w14:textId="77777777" w:rsidR="00D56308" w:rsidRPr="00D44C23" w:rsidRDefault="00D56308" w:rsidP="00D56308">
            <w:pPr>
              <w:jc w:val="center"/>
              <w:rPr>
                <w:rFonts w:ascii="Times New Roman" w:hAnsi="Times New Roman" w:cs="Times New Roman"/>
                <w:sz w:val="24"/>
                <w:szCs w:val="24"/>
              </w:rPr>
            </w:pPr>
            <w:r>
              <w:rPr>
                <w:rFonts w:ascii="Times New Roman" w:hAnsi="Times New Roman" w:cs="Times New Roman"/>
                <w:sz w:val="24"/>
                <w:szCs w:val="24"/>
              </w:rPr>
              <w:t>x</w:t>
            </w:r>
          </w:p>
        </w:tc>
        <w:tc>
          <w:tcPr>
            <w:tcW w:w="1276" w:type="dxa"/>
            <w:tcBorders>
              <w:top w:val="nil"/>
              <w:left w:val="nil"/>
              <w:bottom w:val="nil"/>
              <w:right w:val="nil"/>
            </w:tcBorders>
          </w:tcPr>
          <w:p w14:paraId="55A7C70B"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70C" w14:textId="77777777" w:rsidR="00D56308" w:rsidRPr="00D44C23" w:rsidRDefault="00D56308" w:rsidP="00D56308">
            <w:pPr>
              <w:rPr>
                <w:rFonts w:ascii="Times New Roman" w:hAnsi="Times New Roman" w:cs="Times New Roman"/>
                <w:sz w:val="24"/>
                <w:szCs w:val="24"/>
              </w:rPr>
            </w:pPr>
          </w:p>
        </w:tc>
      </w:tr>
      <w:tr w:rsidR="00D56308" w14:paraId="55A7C713" w14:textId="77777777" w:rsidTr="00DC3F88">
        <w:tc>
          <w:tcPr>
            <w:tcW w:w="2972" w:type="dxa"/>
            <w:tcBorders>
              <w:top w:val="nil"/>
              <w:left w:val="nil"/>
              <w:bottom w:val="nil"/>
              <w:right w:val="nil"/>
            </w:tcBorders>
          </w:tcPr>
          <w:p w14:paraId="55A7C70E" w14:textId="77777777" w:rsidR="00D56308" w:rsidRPr="00D44C23" w:rsidRDefault="00D56308" w:rsidP="00D56308">
            <w:pPr>
              <w:rPr>
                <w:rFonts w:ascii="Times New Roman" w:hAnsi="Times New Roman" w:cs="Times New Roman"/>
                <w:i/>
                <w:sz w:val="24"/>
                <w:szCs w:val="24"/>
              </w:rPr>
            </w:pPr>
            <w:r w:rsidRPr="00D44C23">
              <w:rPr>
                <w:rFonts w:ascii="Times New Roman" w:hAnsi="Times New Roman" w:cs="Times New Roman"/>
                <w:i/>
                <w:sz w:val="24"/>
                <w:szCs w:val="24"/>
              </w:rPr>
              <w:t>Undaria pinnatifida</w:t>
            </w:r>
          </w:p>
        </w:tc>
        <w:tc>
          <w:tcPr>
            <w:tcW w:w="1134" w:type="dxa"/>
            <w:tcBorders>
              <w:top w:val="nil"/>
              <w:left w:val="nil"/>
              <w:bottom w:val="nil"/>
              <w:right w:val="nil"/>
            </w:tcBorders>
          </w:tcPr>
          <w:p w14:paraId="55A7C70F" w14:textId="77777777" w:rsidR="00D56308" w:rsidRPr="00D44C23" w:rsidRDefault="00D56308" w:rsidP="00D56308">
            <w:pPr>
              <w:jc w:val="center"/>
              <w:rPr>
                <w:rFonts w:ascii="Times New Roman" w:hAnsi="Times New Roman" w:cs="Times New Roman"/>
                <w:sz w:val="24"/>
                <w:szCs w:val="24"/>
              </w:rPr>
            </w:pPr>
          </w:p>
        </w:tc>
        <w:tc>
          <w:tcPr>
            <w:tcW w:w="1134" w:type="dxa"/>
            <w:tcBorders>
              <w:top w:val="nil"/>
              <w:left w:val="nil"/>
              <w:bottom w:val="nil"/>
              <w:right w:val="nil"/>
            </w:tcBorders>
          </w:tcPr>
          <w:p w14:paraId="55A7C710" w14:textId="77777777" w:rsidR="00D56308" w:rsidRPr="00D44C23" w:rsidRDefault="00D56308" w:rsidP="00D56308">
            <w:pPr>
              <w:jc w:val="center"/>
              <w:rPr>
                <w:rFonts w:ascii="Times New Roman" w:hAnsi="Times New Roman" w:cs="Times New Roman"/>
                <w:sz w:val="24"/>
                <w:szCs w:val="24"/>
              </w:rPr>
            </w:pPr>
            <w:r w:rsidRPr="00D44C23">
              <w:rPr>
                <w:rFonts w:ascii="Times New Roman" w:hAnsi="Times New Roman" w:cs="Times New Roman"/>
                <w:sz w:val="24"/>
                <w:szCs w:val="24"/>
              </w:rPr>
              <w:t>x</w:t>
            </w:r>
          </w:p>
        </w:tc>
        <w:tc>
          <w:tcPr>
            <w:tcW w:w="1276" w:type="dxa"/>
            <w:tcBorders>
              <w:top w:val="nil"/>
              <w:left w:val="nil"/>
              <w:bottom w:val="nil"/>
              <w:right w:val="nil"/>
            </w:tcBorders>
          </w:tcPr>
          <w:p w14:paraId="55A7C711" w14:textId="77777777" w:rsidR="00D56308" w:rsidRPr="00D44C23" w:rsidRDefault="00D56308" w:rsidP="00D56308">
            <w:pPr>
              <w:rPr>
                <w:rFonts w:ascii="Times New Roman" w:hAnsi="Times New Roman" w:cs="Times New Roman"/>
                <w:sz w:val="24"/>
                <w:szCs w:val="24"/>
              </w:rPr>
            </w:pPr>
          </w:p>
        </w:tc>
        <w:tc>
          <w:tcPr>
            <w:tcW w:w="1134" w:type="dxa"/>
            <w:tcBorders>
              <w:top w:val="nil"/>
              <w:left w:val="nil"/>
              <w:bottom w:val="nil"/>
              <w:right w:val="nil"/>
            </w:tcBorders>
          </w:tcPr>
          <w:p w14:paraId="55A7C712" w14:textId="77777777" w:rsidR="00D56308" w:rsidRPr="00D44C23" w:rsidRDefault="00D56308" w:rsidP="00D56308">
            <w:pPr>
              <w:rPr>
                <w:rFonts w:ascii="Times New Roman" w:hAnsi="Times New Roman" w:cs="Times New Roman"/>
                <w:sz w:val="24"/>
                <w:szCs w:val="24"/>
              </w:rPr>
            </w:pPr>
          </w:p>
        </w:tc>
      </w:tr>
      <w:tr w:rsidR="00E66795" w14:paraId="55A7C719" w14:textId="77777777" w:rsidTr="00DC3F88">
        <w:tc>
          <w:tcPr>
            <w:tcW w:w="2972" w:type="dxa"/>
            <w:tcBorders>
              <w:top w:val="nil"/>
              <w:left w:val="nil"/>
              <w:bottom w:val="nil"/>
              <w:right w:val="nil"/>
            </w:tcBorders>
          </w:tcPr>
          <w:p w14:paraId="55A7C714"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Aloe maculata</w:t>
            </w:r>
          </w:p>
        </w:tc>
        <w:tc>
          <w:tcPr>
            <w:tcW w:w="1134" w:type="dxa"/>
            <w:tcBorders>
              <w:top w:val="nil"/>
              <w:left w:val="nil"/>
              <w:bottom w:val="nil"/>
              <w:right w:val="nil"/>
            </w:tcBorders>
          </w:tcPr>
          <w:p w14:paraId="55A7C71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1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17"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18" w14:textId="77777777" w:rsidR="00E66795" w:rsidRPr="00D44C23" w:rsidRDefault="00E66795" w:rsidP="00E66795">
            <w:pPr>
              <w:jc w:val="center"/>
              <w:rPr>
                <w:rFonts w:ascii="Times New Roman" w:hAnsi="Times New Roman" w:cs="Times New Roman"/>
                <w:sz w:val="24"/>
                <w:szCs w:val="24"/>
              </w:rPr>
            </w:pPr>
          </w:p>
        </w:tc>
      </w:tr>
      <w:tr w:rsidR="00E66795" w14:paraId="55A7C71F" w14:textId="77777777" w:rsidTr="00DC3F88">
        <w:tc>
          <w:tcPr>
            <w:tcW w:w="2972" w:type="dxa"/>
            <w:tcBorders>
              <w:top w:val="nil"/>
              <w:left w:val="nil"/>
              <w:bottom w:val="nil"/>
              <w:right w:val="nil"/>
            </w:tcBorders>
          </w:tcPr>
          <w:p w14:paraId="55A7C71A"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Alternanthera philoxeroides</w:t>
            </w:r>
          </w:p>
        </w:tc>
        <w:tc>
          <w:tcPr>
            <w:tcW w:w="1134" w:type="dxa"/>
            <w:tcBorders>
              <w:top w:val="nil"/>
              <w:left w:val="nil"/>
              <w:bottom w:val="nil"/>
              <w:right w:val="nil"/>
            </w:tcBorders>
          </w:tcPr>
          <w:p w14:paraId="55A7C71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1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1D"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1E" w14:textId="77777777" w:rsidR="00E66795" w:rsidRPr="00D44C23" w:rsidRDefault="00E66795" w:rsidP="00E66795">
            <w:pPr>
              <w:jc w:val="center"/>
              <w:rPr>
                <w:rFonts w:ascii="Times New Roman" w:hAnsi="Times New Roman" w:cs="Times New Roman"/>
                <w:sz w:val="24"/>
                <w:szCs w:val="24"/>
              </w:rPr>
            </w:pPr>
          </w:p>
        </w:tc>
      </w:tr>
      <w:tr w:rsidR="00E66795" w14:paraId="55A7C725" w14:textId="77777777" w:rsidTr="00DC3F88">
        <w:tc>
          <w:tcPr>
            <w:tcW w:w="2972" w:type="dxa"/>
            <w:tcBorders>
              <w:top w:val="nil"/>
              <w:left w:val="nil"/>
              <w:bottom w:val="nil"/>
              <w:right w:val="nil"/>
            </w:tcBorders>
          </w:tcPr>
          <w:p w14:paraId="55A7C720"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Andropogon virginicus</w:t>
            </w:r>
          </w:p>
        </w:tc>
        <w:tc>
          <w:tcPr>
            <w:tcW w:w="1134" w:type="dxa"/>
            <w:tcBorders>
              <w:top w:val="nil"/>
              <w:left w:val="nil"/>
              <w:bottom w:val="nil"/>
              <w:right w:val="nil"/>
            </w:tcBorders>
          </w:tcPr>
          <w:p w14:paraId="55A7C72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2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23"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24" w14:textId="77777777" w:rsidR="00E66795" w:rsidRPr="00D44C23" w:rsidRDefault="00E66795" w:rsidP="00E66795">
            <w:pPr>
              <w:jc w:val="center"/>
              <w:rPr>
                <w:rFonts w:ascii="Times New Roman" w:hAnsi="Times New Roman" w:cs="Times New Roman"/>
                <w:sz w:val="24"/>
                <w:szCs w:val="24"/>
              </w:rPr>
            </w:pPr>
          </w:p>
        </w:tc>
      </w:tr>
      <w:tr w:rsidR="00E66795" w14:paraId="55A7C72B" w14:textId="77777777" w:rsidTr="00DC3F88">
        <w:tc>
          <w:tcPr>
            <w:tcW w:w="2972" w:type="dxa"/>
            <w:tcBorders>
              <w:top w:val="nil"/>
              <w:left w:val="nil"/>
              <w:bottom w:val="nil"/>
              <w:right w:val="nil"/>
            </w:tcBorders>
          </w:tcPr>
          <w:p w14:paraId="55A7C726"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Anredera cordifolia</w:t>
            </w:r>
          </w:p>
        </w:tc>
        <w:tc>
          <w:tcPr>
            <w:tcW w:w="1134" w:type="dxa"/>
            <w:tcBorders>
              <w:top w:val="nil"/>
              <w:left w:val="nil"/>
              <w:bottom w:val="nil"/>
              <w:right w:val="nil"/>
            </w:tcBorders>
          </w:tcPr>
          <w:p w14:paraId="55A7C72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2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29"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2A" w14:textId="77777777" w:rsidR="00E66795" w:rsidRPr="00D44C23" w:rsidRDefault="00E66795" w:rsidP="00E66795">
            <w:pPr>
              <w:jc w:val="center"/>
              <w:rPr>
                <w:rFonts w:ascii="Times New Roman" w:hAnsi="Times New Roman" w:cs="Times New Roman"/>
                <w:sz w:val="24"/>
                <w:szCs w:val="24"/>
              </w:rPr>
            </w:pPr>
          </w:p>
        </w:tc>
      </w:tr>
      <w:tr w:rsidR="00E66795" w14:paraId="55A7C731" w14:textId="77777777" w:rsidTr="00DC3F88">
        <w:tc>
          <w:tcPr>
            <w:tcW w:w="2972" w:type="dxa"/>
            <w:tcBorders>
              <w:top w:val="nil"/>
              <w:left w:val="nil"/>
              <w:bottom w:val="nil"/>
              <w:right w:val="nil"/>
            </w:tcBorders>
          </w:tcPr>
          <w:p w14:paraId="55A7C72C"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Artemisia verlotiorum</w:t>
            </w:r>
          </w:p>
        </w:tc>
        <w:tc>
          <w:tcPr>
            <w:tcW w:w="1134" w:type="dxa"/>
            <w:tcBorders>
              <w:top w:val="nil"/>
              <w:left w:val="nil"/>
              <w:bottom w:val="nil"/>
              <w:right w:val="nil"/>
            </w:tcBorders>
          </w:tcPr>
          <w:p w14:paraId="55A7C72D"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2E"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2F"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30" w14:textId="77777777" w:rsidR="00E66795" w:rsidRPr="00D44C23" w:rsidRDefault="00E66795" w:rsidP="00E66795">
            <w:pPr>
              <w:jc w:val="center"/>
              <w:rPr>
                <w:rFonts w:ascii="Times New Roman" w:hAnsi="Times New Roman" w:cs="Times New Roman"/>
                <w:sz w:val="24"/>
                <w:szCs w:val="24"/>
              </w:rPr>
            </w:pPr>
          </w:p>
        </w:tc>
      </w:tr>
      <w:tr w:rsidR="00E66795" w14:paraId="55A7C737" w14:textId="77777777" w:rsidTr="00DC3F88">
        <w:tc>
          <w:tcPr>
            <w:tcW w:w="2972" w:type="dxa"/>
            <w:tcBorders>
              <w:top w:val="nil"/>
              <w:left w:val="nil"/>
              <w:bottom w:val="nil"/>
              <w:right w:val="nil"/>
            </w:tcBorders>
          </w:tcPr>
          <w:p w14:paraId="55A7C732"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Buddleja madagascariensis</w:t>
            </w:r>
          </w:p>
        </w:tc>
        <w:tc>
          <w:tcPr>
            <w:tcW w:w="1134" w:type="dxa"/>
            <w:tcBorders>
              <w:top w:val="nil"/>
              <w:left w:val="nil"/>
              <w:bottom w:val="nil"/>
              <w:right w:val="nil"/>
            </w:tcBorders>
          </w:tcPr>
          <w:p w14:paraId="55A7C73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3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35"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36" w14:textId="77777777" w:rsidR="00E66795" w:rsidRPr="00D44C23" w:rsidRDefault="00E66795" w:rsidP="00E66795">
            <w:pPr>
              <w:jc w:val="center"/>
              <w:rPr>
                <w:rFonts w:ascii="Times New Roman" w:hAnsi="Times New Roman" w:cs="Times New Roman"/>
                <w:sz w:val="24"/>
                <w:szCs w:val="24"/>
              </w:rPr>
            </w:pPr>
          </w:p>
        </w:tc>
      </w:tr>
      <w:tr w:rsidR="00E66795" w14:paraId="55A7C73D" w14:textId="77777777" w:rsidTr="00DC3F88">
        <w:tc>
          <w:tcPr>
            <w:tcW w:w="2972" w:type="dxa"/>
            <w:tcBorders>
              <w:top w:val="nil"/>
              <w:left w:val="nil"/>
              <w:bottom w:val="nil"/>
              <w:right w:val="nil"/>
            </w:tcBorders>
          </w:tcPr>
          <w:p w14:paraId="55A7C738"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Cenchrus purpureus</w:t>
            </w:r>
          </w:p>
        </w:tc>
        <w:tc>
          <w:tcPr>
            <w:tcW w:w="1134" w:type="dxa"/>
            <w:tcBorders>
              <w:top w:val="nil"/>
              <w:left w:val="nil"/>
              <w:bottom w:val="nil"/>
              <w:right w:val="nil"/>
            </w:tcBorders>
          </w:tcPr>
          <w:p w14:paraId="55A7C739"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3A"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3B"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3C" w14:textId="77777777" w:rsidR="00E66795" w:rsidRPr="00D44C23" w:rsidRDefault="00E66795" w:rsidP="00E66795">
            <w:pPr>
              <w:jc w:val="center"/>
              <w:rPr>
                <w:rFonts w:ascii="Times New Roman" w:hAnsi="Times New Roman" w:cs="Times New Roman"/>
                <w:sz w:val="24"/>
                <w:szCs w:val="24"/>
              </w:rPr>
            </w:pPr>
          </w:p>
        </w:tc>
      </w:tr>
      <w:tr w:rsidR="00E66795" w14:paraId="55A7C743" w14:textId="77777777" w:rsidTr="00DC3F88">
        <w:tc>
          <w:tcPr>
            <w:tcW w:w="2972" w:type="dxa"/>
            <w:tcBorders>
              <w:top w:val="nil"/>
              <w:left w:val="nil"/>
              <w:bottom w:val="nil"/>
              <w:right w:val="nil"/>
            </w:tcBorders>
          </w:tcPr>
          <w:p w14:paraId="55A7C73E"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Ceratophyllum demersum</w:t>
            </w:r>
          </w:p>
        </w:tc>
        <w:tc>
          <w:tcPr>
            <w:tcW w:w="1134" w:type="dxa"/>
            <w:tcBorders>
              <w:top w:val="nil"/>
              <w:left w:val="nil"/>
              <w:bottom w:val="nil"/>
              <w:right w:val="nil"/>
            </w:tcBorders>
          </w:tcPr>
          <w:p w14:paraId="55A7C73F"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40"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41"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42" w14:textId="77777777" w:rsidR="00E66795" w:rsidRPr="00D44C23" w:rsidRDefault="00E66795" w:rsidP="00E66795">
            <w:pPr>
              <w:jc w:val="center"/>
              <w:rPr>
                <w:rFonts w:ascii="Times New Roman" w:hAnsi="Times New Roman" w:cs="Times New Roman"/>
                <w:sz w:val="24"/>
                <w:szCs w:val="24"/>
              </w:rPr>
            </w:pPr>
          </w:p>
        </w:tc>
      </w:tr>
      <w:tr w:rsidR="00E66795" w14:paraId="55A7C749" w14:textId="77777777" w:rsidTr="00DC3F88">
        <w:tc>
          <w:tcPr>
            <w:tcW w:w="2972" w:type="dxa"/>
            <w:tcBorders>
              <w:top w:val="nil"/>
              <w:left w:val="nil"/>
              <w:bottom w:val="nil"/>
              <w:right w:val="nil"/>
            </w:tcBorders>
          </w:tcPr>
          <w:p w14:paraId="55A7C744"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Chlorophytum comosum</w:t>
            </w:r>
          </w:p>
        </w:tc>
        <w:tc>
          <w:tcPr>
            <w:tcW w:w="1134" w:type="dxa"/>
            <w:tcBorders>
              <w:top w:val="nil"/>
              <w:left w:val="nil"/>
              <w:bottom w:val="nil"/>
              <w:right w:val="nil"/>
            </w:tcBorders>
          </w:tcPr>
          <w:p w14:paraId="55A7C74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4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47"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48" w14:textId="77777777" w:rsidR="00E66795" w:rsidRPr="00D44C23" w:rsidRDefault="00E66795" w:rsidP="00E66795">
            <w:pPr>
              <w:jc w:val="center"/>
              <w:rPr>
                <w:rFonts w:ascii="Times New Roman" w:hAnsi="Times New Roman" w:cs="Times New Roman"/>
                <w:sz w:val="24"/>
                <w:szCs w:val="24"/>
              </w:rPr>
            </w:pPr>
          </w:p>
        </w:tc>
      </w:tr>
      <w:tr w:rsidR="00E66795" w14:paraId="55A7C74F" w14:textId="77777777" w:rsidTr="00DC3F88">
        <w:tc>
          <w:tcPr>
            <w:tcW w:w="2972" w:type="dxa"/>
            <w:tcBorders>
              <w:top w:val="nil"/>
              <w:left w:val="nil"/>
              <w:bottom w:val="nil"/>
              <w:right w:val="nil"/>
            </w:tcBorders>
          </w:tcPr>
          <w:p w14:paraId="55A7C74A"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Crassula multicava</w:t>
            </w:r>
          </w:p>
        </w:tc>
        <w:tc>
          <w:tcPr>
            <w:tcW w:w="1134" w:type="dxa"/>
            <w:tcBorders>
              <w:top w:val="nil"/>
              <w:left w:val="nil"/>
              <w:bottom w:val="nil"/>
              <w:right w:val="nil"/>
            </w:tcBorders>
          </w:tcPr>
          <w:p w14:paraId="55A7C74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4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4D"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4E" w14:textId="77777777" w:rsidR="00E66795" w:rsidRPr="00D44C23" w:rsidRDefault="00E66795" w:rsidP="00E66795">
            <w:pPr>
              <w:jc w:val="center"/>
              <w:rPr>
                <w:rFonts w:ascii="Times New Roman" w:hAnsi="Times New Roman" w:cs="Times New Roman"/>
                <w:sz w:val="24"/>
                <w:szCs w:val="24"/>
              </w:rPr>
            </w:pPr>
          </w:p>
        </w:tc>
      </w:tr>
      <w:tr w:rsidR="00E66795" w14:paraId="55A7C755" w14:textId="77777777" w:rsidTr="00DC3F88">
        <w:tc>
          <w:tcPr>
            <w:tcW w:w="2972" w:type="dxa"/>
            <w:tcBorders>
              <w:top w:val="nil"/>
              <w:left w:val="nil"/>
              <w:bottom w:val="nil"/>
              <w:right w:val="nil"/>
            </w:tcBorders>
          </w:tcPr>
          <w:p w14:paraId="55A7C750" w14:textId="62F3F342"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Crocosmia </w:t>
            </w:r>
            <w:r w:rsidR="00A8763D">
              <w:rPr>
                <w:rFonts w:ascii="Times New Roman" w:hAnsi="Times New Roman" w:cs="Times New Roman"/>
                <w:i/>
                <w:sz w:val="24"/>
                <w:szCs w:val="24"/>
              </w:rPr>
              <w:t>×</w:t>
            </w:r>
            <w:r w:rsidRPr="003C4947">
              <w:rPr>
                <w:rFonts w:ascii="Times New Roman" w:hAnsi="Times New Roman" w:cs="Times New Roman"/>
                <w:i/>
                <w:sz w:val="24"/>
                <w:szCs w:val="24"/>
              </w:rPr>
              <w:t>crocosmiiflora</w:t>
            </w:r>
          </w:p>
        </w:tc>
        <w:tc>
          <w:tcPr>
            <w:tcW w:w="1134" w:type="dxa"/>
            <w:tcBorders>
              <w:top w:val="nil"/>
              <w:left w:val="nil"/>
              <w:bottom w:val="nil"/>
              <w:right w:val="nil"/>
            </w:tcBorders>
          </w:tcPr>
          <w:p w14:paraId="55A7C75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5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53"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54" w14:textId="77777777" w:rsidR="00E66795" w:rsidRPr="00D44C23" w:rsidRDefault="00E66795" w:rsidP="00E66795">
            <w:pPr>
              <w:jc w:val="center"/>
              <w:rPr>
                <w:rFonts w:ascii="Times New Roman" w:hAnsi="Times New Roman" w:cs="Times New Roman"/>
                <w:sz w:val="24"/>
                <w:szCs w:val="24"/>
              </w:rPr>
            </w:pPr>
          </w:p>
        </w:tc>
      </w:tr>
      <w:tr w:rsidR="00E66795" w14:paraId="55A7C75B" w14:textId="77777777" w:rsidTr="00DC3F88">
        <w:tc>
          <w:tcPr>
            <w:tcW w:w="2972" w:type="dxa"/>
            <w:tcBorders>
              <w:top w:val="nil"/>
              <w:left w:val="nil"/>
              <w:bottom w:val="nil"/>
              <w:right w:val="nil"/>
            </w:tcBorders>
          </w:tcPr>
          <w:p w14:paraId="55A7C756"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Delairea odorata</w:t>
            </w:r>
          </w:p>
        </w:tc>
        <w:tc>
          <w:tcPr>
            <w:tcW w:w="1134" w:type="dxa"/>
            <w:tcBorders>
              <w:top w:val="nil"/>
              <w:left w:val="nil"/>
              <w:bottom w:val="nil"/>
              <w:right w:val="nil"/>
            </w:tcBorders>
          </w:tcPr>
          <w:p w14:paraId="55A7C75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5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59"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5A" w14:textId="77777777" w:rsidR="00E66795" w:rsidRPr="00D44C23" w:rsidRDefault="00E66795" w:rsidP="00E66795">
            <w:pPr>
              <w:jc w:val="center"/>
              <w:rPr>
                <w:rFonts w:ascii="Times New Roman" w:hAnsi="Times New Roman" w:cs="Times New Roman"/>
                <w:sz w:val="24"/>
                <w:szCs w:val="24"/>
              </w:rPr>
            </w:pPr>
          </w:p>
        </w:tc>
      </w:tr>
      <w:tr w:rsidR="00E66795" w14:paraId="55A7C767" w14:textId="77777777" w:rsidTr="00DC3F88">
        <w:tc>
          <w:tcPr>
            <w:tcW w:w="2972" w:type="dxa"/>
            <w:tcBorders>
              <w:top w:val="nil"/>
              <w:left w:val="nil"/>
              <w:bottom w:val="nil"/>
              <w:right w:val="nil"/>
            </w:tcBorders>
          </w:tcPr>
          <w:p w14:paraId="55A7C762"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Elodea canadensis</w:t>
            </w:r>
          </w:p>
        </w:tc>
        <w:tc>
          <w:tcPr>
            <w:tcW w:w="1134" w:type="dxa"/>
            <w:tcBorders>
              <w:top w:val="nil"/>
              <w:left w:val="nil"/>
              <w:bottom w:val="nil"/>
              <w:right w:val="nil"/>
            </w:tcBorders>
          </w:tcPr>
          <w:p w14:paraId="55A7C76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6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65"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66" w14:textId="77777777" w:rsidR="00E66795" w:rsidRPr="00D44C23" w:rsidRDefault="00E66795" w:rsidP="00E66795">
            <w:pPr>
              <w:jc w:val="center"/>
              <w:rPr>
                <w:rFonts w:ascii="Times New Roman" w:hAnsi="Times New Roman" w:cs="Times New Roman"/>
                <w:sz w:val="24"/>
                <w:szCs w:val="24"/>
              </w:rPr>
            </w:pPr>
          </w:p>
        </w:tc>
      </w:tr>
      <w:tr w:rsidR="00805C7E" w14:paraId="5F3A85A6" w14:textId="77777777" w:rsidTr="0022293B">
        <w:tc>
          <w:tcPr>
            <w:tcW w:w="2972" w:type="dxa"/>
            <w:tcBorders>
              <w:top w:val="nil"/>
              <w:left w:val="nil"/>
              <w:bottom w:val="nil"/>
              <w:right w:val="nil"/>
            </w:tcBorders>
          </w:tcPr>
          <w:p w14:paraId="0DF48214" w14:textId="63FEA301" w:rsidR="00805C7E" w:rsidRPr="003C4947" w:rsidRDefault="00805C7E" w:rsidP="0022293B">
            <w:pPr>
              <w:rPr>
                <w:rFonts w:ascii="Times New Roman" w:hAnsi="Times New Roman" w:cs="Times New Roman"/>
                <w:i/>
                <w:sz w:val="24"/>
                <w:szCs w:val="24"/>
              </w:rPr>
            </w:pPr>
            <w:r>
              <w:rPr>
                <w:rFonts w:ascii="Times New Roman" w:hAnsi="Times New Roman" w:cs="Times New Roman"/>
                <w:i/>
                <w:sz w:val="24"/>
                <w:szCs w:val="24"/>
              </w:rPr>
              <w:t>Elodea</w:t>
            </w:r>
            <w:r w:rsidRPr="003C4947">
              <w:rPr>
                <w:rFonts w:ascii="Times New Roman" w:hAnsi="Times New Roman" w:cs="Times New Roman"/>
                <w:i/>
                <w:sz w:val="24"/>
                <w:szCs w:val="24"/>
              </w:rPr>
              <w:t xml:space="preserve"> densa</w:t>
            </w:r>
          </w:p>
        </w:tc>
        <w:tc>
          <w:tcPr>
            <w:tcW w:w="1134" w:type="dxa"/>
            <w:tcBorders>
              <w:top w:val="nil"/>
              <w:left w:val="nil"/>
              <w:bottom w:val="nil"/>
              <w:right w:val="nil"/>
            </w:tcBorders>
          </w:tcPr>
          <w:p w14:paraId="782EE59F" w14:textId="77777777" w:rsidR="00805C7E" w:rsidRPr="00D44C23" w:rsidRDefault="00805C7E" w:rsidP="0022293B">
            <w:pPr>
              <w:rPr>
                <w:rFonts w:ascii="Times New Roman" w:hAnsi="Times New Roman" w:cs="Times New Roman"/>
                <w:sz w:val="24"/>
                <w:szCs w:val="24"/>
              </w:rPr>
            </w:pPr>
          </w:p>
        </w:tc>
        <w:tc>
          <w:tcPr>
            <w:tcW w:w="1134" w:type="dxa"/>
            <w:tcBorders>
              <w:top w:val="nil"/>
              <w:left w:val="nil"/>
              <w:bottom w:val="nil"/>
              <w:right w:val="nil"/>
            </w:tcBorders>
          </w:tcPr>
          <w:p w14:paraId="3A2BF2FB" w14:textId="77777777" w:rsidR="00805C7E" w:rsidRPr="00D44C23" w:rsidRDefault="00805C7E" w:rsidP="0022293B">
            <w:pPr>
              <w:rPr>
                <w:rFonts w:ascii="Times New Roman" w:hAnsi="Times New Roman" w:cs="Times New Roman"/>
                <w:sz w:val="24"/>
                <w:szCs w:val="24"/>
              </w:rPr>
            </w:pPr>
          </w:p>
        </w:tc>
        <w:tc>
          <w:tcPr>
            <w:tcW w:w="1276" w:type="dxa"/>
            <w:tcBorders>
              <w:top w:val="nil"/>
              <w:left w:val="nil"/>
              <w:bottom w:val="nil"/>
              <w:right w:val="nil"/>
            </w:tcBorders>
          </w:tcPr>
          <w:p w14:paraId="43156884" w14:textId="77777777" w:rsidR="00805C7E" w:rsidRDefault="00805C7E" w:rsidP="0022293B">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275767EC" w14:textId="77777777" w:rsidR="00805C7E" w:rsidRPr="00D44C23" w:rsidRDefault="00805C7E" w:rsidP="0022293B">
            <w:pPr>
              <w:jc w:val="center"/>
              <w:rPr>
                <w:rFonts w:ascii="Times New Roman" w:hAnsi="Times New Roman" w:cs="Times New Roman"/>
                <w:sz w:val="24"/>
                <w:szCs w:val="24"/>
              </w:rPr>
            </w:pPr>
          </w:p>
        </w:tc>
      </w:tr>
      <w:tr w:rsidR="00E66795" w14:paraId="55A7C76D" w14:textId="77777777" w:rsidTr="00DC3F88">
        <w:tc>
          <w:tcPr>
            <w:tcW w:w="2972" w:type="dxa"/>
            <w:tcBorders>
              <w:top w:val="nil"/>
              <w:left w:val="nil"/>
              <w:bottom w:val="nil"/>
              <w:right w:val="nil"/>
            </w:tcBorders>
          </w:tcPr>
          <w:p w14:paraId="55A7C768"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Erica vagans</w:t>
            </w:r>
          </w:p>
        </w:tc>
        <w:tc>
          <w:tcPr>
            <w:tcW w:w="1134" w:type="dxa"/>
            <w:tcBorders>
              <w:top w:val="nil"/>
              <w:left w:val="nil"/>
              <w:bottom w:val="nil"/>
              <w:right w:val="nil"/>
            </w:tcBorders>
          </w:tcPr>
          <w:p w14:paraId="55A7C769"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6A"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6B"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6C" w14:textId="77777777" w:rsidR="00E66795" w:rsidRPr="00D44C23" w:rsidRDefault="00E66795" w:rsidP="00E66795">
            <w:pPr>
              <w:jc w:val="center"/>
              <w:rPr>
                <w:rFonts w:ascii="Times New Roman" w:hAnsi="Times New Roman" w:cs="Times New Roman"/>
                <w:sz w:val="24"/>
                <w:szCs w:val="24"/>
              </w:rPr>
            </w:pPr>
          </w:p>
        </w:tc>
      </w:tr>
      <w:tr w:rsidR="00E66795" w14:paraId="55A7C773" w14:textId="77777777" w:rsidTr="00DC3F88">
        <w:tc>
          <w:tcPr>
            <w:tcW w:w="2972" w:type="dxa"/>
            <w:tcBorders>
              <w:top w:val="nil"/>
              <w:left w:val="nil"/>
              <w:bottom w:val="nil"/>
              <w:right w:val="nil"/>
            </w:tcBorders>
          </w:tcPr>
          <w:p w14:paraId="55A7C76E" w14:textId="43C807AA"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Erythrina </w:t>
            </w:r>
            <w:r w:rsidR="00A8763D">
              <w:rPr>
                <w:rFonts w:ascii="Times New Roman" w:hAnsi="Times New Roman" w:cs="Times New Roman"/>
                <w:i/>
                <w:sz w:val="24"/>
                <w:szCs w:val="24"/>
              </w:rPr>
              <w:t>×</w:t>
            </w:r>
            <w:r w:rsidRPr="003C4947">
              <w:rPr>
                <w:rFonts w:ascii="Times New Roman" w:hAnsi="Times New Roman" w:cs="Times New Roman"/>
                <w:i/>
                <w:sz w:val="24"/>
                <w:szCs w:val="24"/>
              </w:rPr>
              <w:t>sykesii</w:t>
            </w:r>
          </w:p>
        </w:tc>
        <w:tc>
          <w:tcPr>
            <w:tcW w:w="1134" w:type="dxa"/>
            <w:tcBorders>
              <w:top w:val="nil"/>
              <w:left w:val="nil"/>
              <w:bottom w:val="nil"/>
              <w:right w:val="nil"/>
            </w:tcBorders>
          </w:tcPr>
          <w:p w14:paraId="55A7C76F"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70"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71"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72" w14:textId="77777777" w:rsidR="00E66795" w:rsidRPr="00D44C23" w:rsidRDefault="00E66795" w:rsidP="00E66795">
            <w:pPr>
              <w:jc w:val="center"/>
              <w:rPr>
                <w:rFonts w:ascii="Times New Roman" w:hAnsi="Times New Roman" w:cs="Times New Roman"/>
                <w:sz w:val="24"/>
                <w:szCs w:val="24"/>
              </w:rPr>
            </w:pPr>
          </w:p>
        </w:tc>
      </w:tr>
      <w:tr w:rsidR="00E66795" w14:paraId="55A7C779" w14:textId="77777777" w:rsidTr="00DC3F88">
        <w:tc>
          <w:tcPr>
            <w:tcW w:w="2972" w:type="dxa"/>
            <w:tcBorders>
              <w:top w:val="nil"/>
              <w:left w:val="nil"/>
              <w:bottom w:val="nil"/>
              <w:right w:val="nil"/>
            </w:tcBorders>
          </w:tcPr>
          <w:p w14:paraId="55A7C774"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Furcraea foetida</w:t>
            </w:r>
          </w:p>
        </w:tc>
        <w:tc>
          <w:tcPr>
            <w:tcW w:w="1134" w:type="dxa"/>
            <w:tcBorders>
              <w:top w:val="nil"/>
              <w:left w:val="nil"/>
              <w:bottom w:val="nil"/>
              <w:right w:val="nil"/>
            </w:tcBorders>
          </w:tcPr>
          <w:p w14:paraId="55A7C77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7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77"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78" w14:textId="77777777" w:rsidR="00E66795" w:rsidRPr="00D44C23" w:rsidRDefault="00E66795" w:rsidP="00E66795">
            <w:pPr>
              <w:jc w:val="center"/>
              <w:rPr>
                <w:rFonts w:ascii="Times New Roman" w:hAnsi="Times New Roman" w:cs="Times New Roman"/>
                <w:sz w:val="24"/>
                <w:szCs w:val="24"/>
              </w:rPr>
            </w:pPr>
          </w:p>
        </w:tc>
      </w:tr>
      <w:tr w:rsidR="00E66795" w14:paraId="55A7C77F" w14:textId="77777777" w:rsidTr="00DC3F88">
        <w:tc>
          <w:tcPr>
            <w:tcW w:w="2972" w:type="dxa"/>
            <w:tcBorders>
              <w:top w:val="nil"/>
              <w:left w:val="nil"/>
              <w:bottom w:val="nil"/>
              <w:right w:val="nil"/>
            </w:tcBorders>
          </w:tcPr>
          <w:p w14:paraId="55A7C77A"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Furcraea selloa</w:t>
            </w:r>
          </w:p>
        </w:tc>
        <w:tc>
          <w:tcPr>
            <w:tcW w:w="1134" w:type="dxa"/>
            <w:tcBorders>
              <w:top w:val="nil"/>
              <w:left w:val="nil"/>
              <w:bottom w:val="nil"/>
              <w:right w:val="nil"/>
            </w:tcBorders>
          </w:tcPr>
          <w:p w14:paraId="55A7C77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7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7D"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7E" w14:textId="77777777" w:rsidR="00E66795" w:rsidRDefault="00E66795" w:rsidP="00E66795">
            <w:pPr>
              <w:jc w:val="center"/>
            </w:pPr>
          </w:p>
        </w:tc>
      </w:tr>
      <w:tr w:rsidR="00E66795" w14:paraId="55A7C785" w14:textId="77777777" w:rsidTr="00DC3F88">
        <w:tc>
          <w:tcPr>
            <w:tcW w:w="2972" w:type="dxa"/>
            <w:tcBorders>
              <w:top w:val="nil"/>
              <w:left w:val="nil"/>
              <w:bottom w:val="nil"/>
              <w:right w:val="nil"/>
            </w:tcBorders>
          </w:tcPr>
          <w:p w14:paraId="55A7C780"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Hedychium flavescens</w:t>
            </w:r>
          </w:p>
        </w:tc>
        <w:tc>
          <w:tcPr>
            <w:tcW w:w="1134" w:type="dxa"/>
            <w:tcBorders>
              <w:top w:val="nil"/>
              <w:left w:val="nil"/>
              <w:bottom w:val="nil"/>
              <w:right w:val="nil"/>
            </w:tcBorders>
          </w:tcPr>
          <w:p w14:paraId="55A7C78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8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83"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84" w14:textId="77777777" w:rsidR="00E66795" w:rsidRDefault="00E66795" w:rsidP="00E66795">
            <w:pPr>
              <w:jc w:val="center"/>
            </w:pPr>
          </w:p>
        </w:tc>
      </w:tr>
      <w:tr w:rsidR="00E66795" w14:paraId="55A7C78B" w14:textId="77777777" w:rsidTr="00DC3F88">
        <w:tc>
          <w:tcPr>
            <w:tcW w:w="2972" w:type="dxa"/>
            <w:tcBorders>
              <w:top w:val="nil"/>
              <w:left w:val="nil"/>
              <w:bottom w:val="nil"/>
              <w:right w:val="nil"/>
            </w:tcBorders>
          </w:tcPr>
          <w:p w14:paraId="55A7C786"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Imperata cylindrica</w:t>
            </w:r>
          </w:p>
        </w:tc>
        <w:tc>
          <w:tcPr>
            <w:tcW w:w="1134" w:type="dxa"/>
            <w:tcBorders>
              <w:top w:val="nil"/>
              <w:left w:val="nil"/>
              <w:bottom w:val="nil"/>
              <w:right w:val="nil"/>
            </w:tcBorders>
          </w:tcPr>
          <w:p w14:paraId="55A7C78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8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89"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8A" w14:textId="77777777" w:rsidR="00E66795" w:rsidRDefault="00E66795" w:rsidP="00E66795">
            <w:pPr>
              <w:jc w:val="center"/>
            </w:pPr>
          </w:p>
        </w:tc>
      </w:tr>
      <w:tr w:rsidR="00E66795" w14:paraId="55A7C791" w14:textId="77777777" w:rsidTr="00DC3F88">
        <w:tc>
          <w:tcPr>
            <w:tcW w:w="2972" w:type="dxa"/>
            <w:tcBorders>
              <w:top w:val="nil"/>
              <w:left w:val="nil"/>
              <w:bottom w:val="nil"/>
              <w:right w:val="nil"/>
            </w:tcBorders>
          </w:tcPr>
          <w:p w14:paraId="55A7C78C"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Kalanchoe pinnata</w:t>
            </w:r>
          </w:p>
        </w:tc>
        <w:tc>
          <w:tcPr>
            <w:tcW w:w="1134" w:type="dxa"/>
            <w:tcBorders>
              <w:top w:val="nil"/>
              <w:left w:val="nil"/>
              <w:bottom w:val="nil"/>
              <w:right w:val="nil"/>
            </w:tcBorders>
          </w:tcPr>
          <w:p w14:paraId="55A7C78D"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8E"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8F"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90" w14:textId="77777777" w:rsidR="00E66795" w:rsidRDefault="00E66795" w:rsidP="00E66795">
            <w:pPr>
              <w:jc w:val="center"/>
            </w:pPr>
          </w:p>
        </w:tc>
      </w:tr>
      <w:tr w:rsidR="00E66795" w14:paraId="55A7C797" w14:textId="77777777" w:rsidTr="00DC3F88">
        <w:tc>
          <w:tcPr>
            <w:tcW w:w="2972" w:type="dxa"/>
            <w:tcBorders>
              <w:top w:val="nil"/>
              <w:left w:val="nil"/>
              <w:bottom w:val="nil"/>
              <w:right w:val="nil"/>
            </w:tcBorders>
          </w:tcPr>
          <w:p w14:paraId="55A7C792"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Lagarosiphon major</w:t>
            </w:r>
          </w:p>
        </w:tc>
        <w:tc>
          <w:tcPr>
            <w:tcW w:w="1134" w:type="dxa"/>
            <w:tcBorders>
              <w:top w:val="nil"/>
              <w:left w:val="nil"/>
              <w:bottom w:val="nil"/>
              <w:right w:val="nil"/>
            </w:tcBorders>
          </w:tcPr>
          <w:p w14:paraId="55A7C79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9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95"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96" w14:textId="77777777" w:rsidR="00E66795" w:rsidRDefault="00E66795" w:rsidP="00E66795">
            <w:pPr>
              <w:jc w:val="center"/>
            </w:pPr>
          </w:p>
        </w:tc>
      </w:tr>
      <w:tr w:rsidR="00E66795" w14:paraId="55A7C79D" w14:textId="77777777" w:rsidTr="00DC3F88">
        <w:tc>
          <w:tcPr>
            <w:tcW w:w="2972" w:type="dxa"/>
            <w:tcBorders>
              <w:top w:val="nil"/>
              <w:left w:val="nil"/>
              <w:bottom w:val="nil"/>
              <w:right w:val="nil"/>
            </w:tcBorders>
          </w:tcPr>
          <w:p w14:paraId="55A7C798"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Lamium galeobdolon</w:t>
            </w:r>
          </w:p>
        </w:tc>
        <w:tc>
          <w:tcPr>
            <w:tcW w:w="1134" w:type="dxa"/>
            <w:tcBorders>
              <w:top w:val="nil"/>
              <w:left w:val="nil"/>
              <w:bottom w:val="nil"/>
              <w:right w:val="nil"/>
            </w:tcBorders>
          </w:tcPr>
          <w:p w14:paraId="55A7C799"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9A"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9B"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9C" w14:textId="77777777" w:rsidR="00E66795" w:rsidRDefault="00E66795" w:rsidP="00E66795">
            <w:pPr>
              <w:jc w:val="center"/>
            </w:pPr>
          </w:p>
        </w:tc>
      </w:tr>
      <w:tr w:rsidR="00E66795" w14:paraId="55A7C7A3" w14:textId="77777777" w:rsidTr="00DC3F88">
        <w:tc>
          <w:tcPr>
            <w:tcW w:w="2972" w:type="dxa"/>
            <w:tcBorders>
              <w:top w:val="nil"/>
              <w:left w:val="nil"/>
              <w:bottom w:val="nil"/>
              <w:right w:val="nil"/>
            </w:tcBorders>
          </w:tcPr>
          <w:p w14:paraId="55A7C79E"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Myriophyllum aquaticum</w:t>
            </w:r>
          </w:p>
        </w:tc>
        <w:tc>
          <w:tcPr>
            <w:tcW w:w="1134" w:type="dxa"/>
            <w:tcBorders>
              <w:top w:val="nil"/>
              <w:left w:val="nil"/>
              <w:bottom w:val="nil"/>
              <w:right w:val="nil"/>
            </w:tcBorders>
          </w:tcPr>
          <w:p w14:paraId="55A7C79F"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A0"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A1"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A2" w14:textId="77777777" w:rsidR="00E66795" w:rsidRDefault="00E66795" w:rsidP="00E66795">
            <w:pPr>
              <w:jc w:val="center"/>
            </w:pPr>
          </w:p>
        </w:tc>
      </w:tr>
      <w:tr w:rsidR="00E66795" w14:paraId="55A7C7A9" w14:textId="77777777" w:rsidTr="00DC3F88">
        <w:tc>
          <w:tcPr>
            <w:tcW w:w="2972" w:type="dxa"/>
            <w:tcBorders>
              <w:top w:val="nil"/>
              <w:left w:val="nil"/>
              <w:bottom w:val="nil"/>
              <w:right w:val="nil"/>
            </w:tcBorders>
          </w:tcPr>
          <w:p w14:paraId="55A7C7A4"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Phyllostachys aurea</w:t>
            </w:r>
          </w:p>
        </w:tc>
        <w:tc>
          <w:tcPr>
            <w:tcW w:w="1134" w:type="dxa"/>
            <w:tcBorders>
              <w:top w:val="nil"/>
              <w:left w:val="nil"/>
              <w:bottom w:val="nil"/>
              <w:right w:val="nil"/>
            </w:tcBorders>
          </w:tcPr>
          <w:p w14:paraId="55A7C7A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A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A7"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A8" w14:textId="77777777" w:rsidR="00E66795" w:rsidRDefault="00E66795" w:rsidP="00E66795">
            <w:pPr>
              <w:jc w:val="center"/>
            </w:pPr>
          </w:p>
        </w:tc>
      </w:tr>
      <w:tr w:rsidR="00E66795" w14:paraId="55A7C7AF" w14:textId="77777777" w:rsidTr="00DC3F88">
        <w:tc>
          <w:tcPr>
            <w:tcW w:w="2972" w:type="dxa"/>
            <w:tcBorders>
              <w:top w:val="nil"/>
              <w:left w:val="nil"/>
              <w:bottom w:val="nil"/>
              <w:right w:val="nil"/>
            </w:tcBorders>
          </w:tcPr>
          <w:p w14:paraId="55A7C7AA" w14:textId="6BDAD2AE"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Reynoutria </w:t>
            </w:r>
            <w:r w:rsidR="00A8763D">
              <w:rPr>
                <w:rFonts w:ascii="Times New Roman" w:hAnsi="Times New Roman" w:cs="Times New Roman"/>
                <w:i/>
                <w:sz w:val="24"/>
                <w:szCs w:val="24"/>
              </w:rPr>
              <w:t>×</w:t>
            </w:r>
            <w:r w:rsidRPr="003C4947">
              <w:rPr>
                <w:rFonts w:ascii="Times New Roman" w:hAnsi="Times New Roman" w:cs="Times New Roman"/>
                <w:i/>
                <w:sz w:val="24"/>
                <w:szCs w:val="24"/>
              </w:rPr>
              <w:t>bohemica</w:t>
            </w:r>
          </w:p>
        </w:tc>
        <w:tc>
          <w:tcPr>
            <w:tcW w:w="1134" w:type="dxa"/>
            <w:tcBorders>
              <w:top w:val="nil"/>
              <w:left w:val="nil"/>
              <w:bottom w:val="nil"/>
              <w:right w:val="nil"/>
            </w:tcBorders>
          </w:tcPr>
          <w:p w14:paraId="55A7C7A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A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AD"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AE" w14:textId="77777777" w:rsidR="00E66795" w:rsidRDefault="00E66795" w:rsidP="00E66795">
            <w:pPr>
              <w:jc w:val="center"/>
            </w:pPr>
          </w:p>
        </w:tc>
      </w:tr>
      <w:tr w:rsidR="00E66795" w14:paraId="55A7C7B5" w14:textId="77777777" w:rsidTr="00DC3F88">
        <w:tc>
          <w:tcPr>
            <w:tcW w:w="2972" w:type="dxa"/>
            <w:tcBorders>
              <w:top w:val="nil"/>
              <w:left w:val="nil"/>
              <w:bottom w:val="nil"/>
              <w:right w:val="nil"/>
            </w:tcBorders>
          </w:tcPr>
          <w:p w14:paraId="55A7C7B0"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Fallopia sachalinensis</w:t>
            </w:r>
          </w:p>
        </w:tc>
        <w:tc>
          <w:tcPr>
            <w:tcW w:w="1134" w:type="dxa"/>
            <w:tcBorders>
              <w:top w:val="nil"/>
              <w:left w:val="nil"/>
              <w:bottom w:val="nil"/>
              <w:right w:val="nil"/>
            </w:tcBorders>
          </w:tcPr>
          <w:p w14:paraId="55A7C7B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B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B3"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B4" w14:textId="77777777" w:rsidR="00E66795" w:rsidRDefault="00E66795" w:rsidP="00E66795">
            <w:pPr>
              <w:jc w:val="center"/>
            </w:pPr>
          </w:p>
        </w:tc>
      </w:tr>
      <w:tr w:rsidR="00E66795" w14:paraId="55A7C7BB" w14:textId="77777777" w:rsidTr="00DC3F88">
        <w:tc>
          <w:tcPr>
            <w:tcW w:w="2972" w:type="dxa"/>
            <w:tcBorders>
              <w:top w:val="nil"/>
              <w:left w:val="nil"/>
              <w:bottom w:val="nil"/>
              <w:right w:val="nil"/>
            </w:tcBorders>
          </w:tcPr>
          <w:p w14:paraId="55A7C7B6"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Senecio angulatus</w:t>
            </w:r>
          </w:p>
        </w:tc>
        <w:tc>
          <w:tcPr>
            <w:tcW w:w="1134" w:type="dxa"/>
            <w:tcBorders>
              <w:top w:val="nil"/>
              <w:left w:val="nil"/>
              <w:bottom w:val="nil"/>
              <w:right w:val="nil"/>
            </w:tcBorders>
          </w:tcPr>
          <w:p w14:paraId="55A7C7B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B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B9"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BA" w14:textId="77777777" w:rsidR="00E66795" w:rsidRDefault="00E66795" w:rsidP="00E66795">
            <w:pPr>
              <w:jc w:val="center"/>
            </w:pPr>
          </w:p>
        </w:tc>
      </w:tr>
      <w:tr w:rsidR="00E66795" w14:paraId="55A7C7C1" w14:textId="77777777" w:rsidTr="00DC3F88">
        <w:tc>
          <w:tcPr>
            <w:tcW w:w="2972" w:type="dxa"/>
            <w:tcBorders>
              <w:top w:val="nil"/>
              <w:left w:val="nil"/>
              <w:bottom w:val="nil"/>
              <w:right w:val="nil"/>
            </w:tcBorders>
          </w:tcPr>
          <w:p w14:paraId="55A7C7BC" w14:textId="44D159D1"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Sporobolus </w:t>
            </w:r>
            <w:r w:rsidR="00DD1F04">
              <w:rPr>
                <w:rFonts w:ascii="Times New Roman" w:hAnsi="Times New Roman" w:cs="Times New Roman"/>
                <w:i/>
                <w:sz w:val="24"/>
                <w:szCs w:val="24"/>
              </w:rPr>
              <w:t>×</w:t>
            </w:r>
            <w:r w:rsidRPr="003C4947">
              <w:rPr>
                <w:rFonts w:ascii="Times New Roman" w:hAnsi="Times New Roman" w:cs="Times New Roman"/>
                <w:i/>
                <w:sz w:val="24"/>
                <w:szCs w:val="24"/>
              </w:rPr>
              <w:t>townsendii</w:t>
            </w:r>
          </w:p>
        </w:tc>
        <w:tc>
          <w:tcPr>
            <w:tcW w:w="1134" w:type="dxa"/>
            <w:tcBorders>
              <w:top w:val="nil"/>
              <w:left w:val="nil"/>
              <w:bottom w:val="nil"/>
              <w:right w:val="nil"/>
            </w:tcBorders>
          </w:tcPr>
          <w:p w14:paraId="55A7C7BD"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BE"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BF"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C0" w14:textId="77777777" w:rsidR="00E66795" w:rsidRDefault="00E66795" w:rsidP="00E66795">
            <w:pPr>
              <w:jc w:val="center"/>
            </w:pPr>
          </w:p>
        </w:tc>
      </w:tr>
      <w:tr w:rsidR="00E66795" w14:paraId="55A7C7C7" w14:textId="77777777" w:rsidTr="00DC3F88">
        <w:tc>
          <w:tcPr>
            <w:tcW w:w="2972" w:type="dxa"/>
            <w:tcBorders>
              <w:top w:val="nil"/>
              <w:left w:val="nil"/>
              <w:bottom w:val="nil"/>
              <w:right w:val="nil"/>
            </w:tcBorders>
          </w:tcPr>
          <w:p w14:paraId="55A7C7C2"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Sporobolus alterniflorus</w:t>
            </w:r>
          </w:p>
        </w:tc>
        <w:tc>
          <w:tcPr>
            <w:tcW w:w="1134" w:type="dxa"/>
            <w:tcBorders>
              <w:top w:val="nil"/>
              <w:left w:val="nil"/>
              <w:bottom w:val="nil"/>
              <w:right w:val="nil"/>
            </w:tcBorders>
          </w:tcPr>
          <w:p w14:paraId="55A7C7C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C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C5"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C6" w14:textId="77777777" w:rsidR="00E66795" w:rsidRDefault="00E66795" w:rsidP="00E66795">
            <w:pPr>
              <w:jc w:val="center"/>
            </w:pPr>
          </w:p>
        </w:tc>
      </w:tr>
      <w:tr w:rsidR="00E66795" w14:paraId="55A7C7CD" w14:textId="77777777" w:rsidTr="00DC3F88">
        <w:tc>
          <w:tcPr>
            <w:tcW w:w="2972" w:type="dxa"/>
            <w:tcBorders>
              <w:top w:val="nil"/>
              <w:left w:val="nil"/>
              <w:bottom w:val="nil"/>
              <w:right w:val="nil"/>
            </w:tcBorders>
          </w:tcPr>
          <w:p w14:paraId="55A7C7C8"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Tradescantia fluminensis</w:t>
            </w:r>
          </w:p>
        </w:tc>
        <w:tc>
          <w:tcPr>
            <w:tcW w:w="1134" w:type="dxa"/>
            <w:tcBorders>
              <w:top w:val="nil"/>
              <w:left w:val="nil"/>
              <w:bottom w:val="nil"/>
              <w:right w:val="nil"/>
            </w:tcBorders>
          </w:tcPr>
          <w:p w14:paraId="55A7C7C9"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CA"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CB"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CC" w14:textId="77777777" w:rsidR="00E66795" w:rsidRDefault="00E66795" w:rsidP="00E66795">
            <w:pPr>
              <w:jc w:val="center"/>
            </w:pPr>
          </w:p>
        </w:tc>
      </w:tr>
      <w:tr w:rsidR="00E66795" w14:paraId="55A7C7D3" w14:textId="77777777" w:rsidTr="00DC3F88">
        <w:tc>
          <w:tcPr>
            <w:tcW w:w="2972" w:type="dxa"/>
            <w:tcBorders>
              <w:top w:val="nil"/>
              <w:left w:val="nil"/>
              <w:bottom w:val="nil"/>
              <w:right w:val="nil"/>
            </w:tcBorders>
          </w:tcPr>
          <w:p w14:paraId="55A7C7CE"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lastRenderedPageBreak/>
              <w:t>Vallisneria australis</w:t>
            </w:r>
          </w:p>
        </w:tc>
        <w:tc>
          <w:tcPr>
            <w:tcW w:w="1134" w:type="dxa"/>
            <w:tcBorders>
              <w:top w:val="nil"/>
              <w:left w:val="nil"/>
              <w:bottom w:val="nil"/>
              <w:right w:val="nil"/>
            </w:tcBorders>
          </w:tcPr>
          <w:p w14:paraId="55A7C7CF"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D0"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D1"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D2" w14:textId="77777777" w:rsidR="00E66795" w:rsidRDefault="00E66795" w:rsidP="00E66795">
            <w:pPr>
              <w:jc w:val="center"/>
            </w:pPr>
          </w:p>
        </w:tc>
      </w:tr>
      <w:tr w:rsidR="00E66795" w14:paraId="55A7C7D9" w14:textId="77777777" w:rsidTr="00DC3F88">
        <w:tc>
          <w:tcPr>
            <w:tcW w:w="2972" w:type="dxa"/>
            <w:tcBorders>
              <w:top w:val="nil"/>
              <w:left w:val="nil"/>
              <w:bottom w:val="nil"/>
              <w:right w:val="nil"/>
            </w:tcBorders>
          </w:tcPr>
          <w:p w14:paraId="55A7C7D4"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Watsonia meriana</w:t>
            </w:r>
          </w:p>
        </w:tc>
        <w:tc>
          <w:tcPr>
            <w:tcW w:w="1134" w:type="dxa"/>
            <w:tcBorders>
              <w:top w:val="nil"/>
              <w:left w:val="nil"/>
              <w:bottom w:val="nil"/>
              <w:right w:val="nil"/>
            </w:tcBorders>
          </w:tcPr>
          <w:p w14:paraId="55A7C7D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D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D7"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D8" w14:textId="77777777" w:rsidR="00E66795" w:rsidRDefault="00E66795" w:rsidP="00E66795">
            <w:pPr>
              <w:jc w:val="center"/>
            </w:pPr>
          </w:p>
        </w:tc>
      </w:tr>
      <w:tr w:rsidR="00E66795" w14:paraId="55A7C7DF" w14:textId="77777777" w:rsidTr="00DC3F88">
        <w:tc>
          <w:tcPr>
            <w:tcW w:w="2972" w:type="dxa"/>
            <w:tcBorders>
              <w:top w:val="nil"/>
              <w:left w:val="nil"/>
              <w:bottom w:val="nil"/>
              <w:right w:val="nil"/>
            </w:tcBorders>
          </w:tcPr>
          <w:p w14:paraId="55A7C7DA"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Yucca gloriosa</w:t>
            </w:r>
          </w:p>
        </w:tc>
        <w:tc>
          <w:tcPr>
            <w:tcW w:w="1134" w:type="dxa"/>
            <w:tcBorders>
              <w:top w:val="nil"/>
              <w:left w:val="nil"/>
              <w:bottom w:val="nil"/>
              <w:right w:val="nil"/>
            </w:tcBorders>
          </w:tcPr>
          <w:p w14:paraId="55A7C7D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D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DD" w14:textId="77777777" w:rsidR="00E66795" w:rsidRDefault="00E66795" w:rsidP="00E66795">
            <w:pPr>
              <w:jc w:val="center"/>
            </w:pPr>
            <w:r w:rsidRPr="00ED6371">
              <w:rPr>
                <w:rFonts w:ascii="Times New Roman" w:hAnsi="Times New Roman" w:cs="Times New Roman"/>
                <w:sz w:val="24"/>
                <w:szCs w:val="24"/>
              </w:rPr>
              <w:t>x</w:t>
            </w:r>
          </w:p>
        </w:tc>
        <w:tc>
          <w:tcPr>
            <w:tcW w:w="1134" w:type="dxa"/>
            <w:tcBorders>
              <w:top w:val="nil"/>
              <w:left w:val="nil"/>
              <w:bottom w:val="nil"/>
              <w:right w:val="nil"/>
            </w:tcBorders>
          </w:tcPr>
          <w:p w14:paraId="55A7C7DE" w14:textId="77777777" w:rsidR="00E66795" w:rsidRDefault="00E66795" w:rsidP="00E66795">
            <w:pPr>
              <w:jc w:val="center"/>
            </w:pPr>
          </w:p>
        </w:tc>
      </w:tr>
      <w:tr w:rsidR="00E66795" w14:paraId="55A7C7E5" w14:textId="77777777" w:rsidTr="00DC3F88">
        <w:tc>
          <w:tcPr>
            <w:tcW w:w="2972" w:type="dxa"/>
            <w:tcBorders>
              <w:top w:val="nil"/>
              <w:left w:val="nil"/>
              <w:bottom w:val="nil"/>
              <w:right w:val="nil"/>
            </w:tcBorders>
          </w:tcPr>
          <w:p w14:paraId="55A7C7E0"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Akebia quinata</w:t>
            </w:r>
          </w:p>
        </w:tc>
        <w:tc>
          <w:tcPr>
            <w:tcW w:w="1134" w:type="dxa"/>
            <w:tcBorders>
              <w:top w:val="nil"/>
              <w:left w:val="nil"/>
              <w:bottom w:val="nil"/>
              <w:right w:val="nil"/>
            </w:tcBorders>
          </w:tcPr>
          <w:p w14:paraId="55A7C7E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E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E3"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7E4" w14:textId="77777777" w:rsidR="00E66795" w:rsidRDefault="00E66795" w:rsidP="00E66795">
            <w:pPr>
              <w:jc w:val="center"/>
            </w:pPr>
            <w:r w:rsidRPr="00967C9D">
              <w:rPr>
                <w:rFonts w:ascii="Times New Roman" w:hAnsi="Times New Roman" w:cs="Times New Roman"/>
                <w:sz w:val="24"/>
                <w:szCs w:val="24"/>
              </w:rPr>
              <w:t>x</w:t>
            </w:r>
          </w:p>
        </w:tc>
      </w:tr>
      <w:tr w:rsidR="00E66795" w14:paraId="55A7C7EB" w14:textId="77777777" w:rsidTr="00DC3F88">
        <w:tc>
          <w:tcPr>
            <w:tcW w:w="2972" w:type="dxa"/>
            <w:tcBorders>
              <w:top w:val="nil"/>
              <w:left w:val="nil"/>
              <w:bottom w:val="nil"/>
              <w:right w:val="nil"/>
            </w:tcBorders>
          </w:tcPr>
          <w:p w14:paraId="55A7C7E6"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Ammophila arenaria</w:t>
            </w:r>
          </w:p>
        </w:tc>
        <w:tc>
          <w:tcPr>
            <w:tcW w:w="1134" w:type="dxa"/>
            <w:tcBorders>
              <w:top w:val="nil"/>
              <w:left w:val="nil"/>
              <w:bottom w:val="nil"/>
              <w:right w:val="nil"/>
            </w:tcBorders>
          </w:tcPr>
          <w:p w14:paraId="55A7C7E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E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E9"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7EA" w14:textId="77777777" w:rsidR="00E66795" w:rsidRDefault="00E66795" w:rsidP="00E66795">
            <w:pPr>
              <w:jc w:val="center"/>
            </w:pPr>
            <w:r w:rsidRPr="00967C9D">
              <w:rPr>
                <w:rFonts w:ascii="Times New Roman" w:hAnsi="Times New Roman" w:cs="Times New Roman"/>
                <w:sz w:val="24"/>
                <w:szCs w:val="24"/>
              </w:rPr>
              <w:t>x</w:t>
            </w:r>
          </w:p>
        </w:tc>
      </w:tr>
      <w:tr w:rsidR="00E66795" w14:paraId="55A7C7F1" w14:textId="77777777" w:rsidTr="00DC3F88">
        <w:tc>
          <w:tcPr>
            <w:tcW w:w="2972" w:type="dxa"/>
            <w:tcBorders>
              <w:top w:val="nil"/>
              <w:left w:val="nil"/>
              <w:bottom w:val="nil"/>
              <w:right w:val="nil"/>
            </w:tcBorders>
          </w:tcPr>
          <w:p w14:paraId="55A7C7EC"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Arundo donax</w:t>
            </w:r>
          </w:p>
        </w:tc>
        <w:tc>
          <w:tcPr>
            <w:tcW w:w="1134" w:type="dxa"/>
            <w:tcBorders>
              <w:top w:val="nil"/>
              <w:left w:val="nil"/>
              <w:bottom w:val="nil"/>
              <w:right w:val="nil"/>
            </w:tcBorders>
          </w:tcPr>
          <w:p w14:paraId="55A7C7ED"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EE"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EF"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7F0" w14:textId="77777777" w:rsidR="00E66795" w:rsidRDefault="00E66795" w:rsidP="00E66795">
            <w:pPr>
              <w:jc w:val="center"/>
            </w:pPr>
            <w:r w:rsidRPr="00967C9D">
              <w:rPr>
                <w:rFonts w:ascii="Times New Roman" w:hAnsi="Times New Roman" w:cs="Times New Roman"/>
                <w:sz w:val="24"/>
                <w:szCs w:val="24"/>
              </w:rPr>
              <w:t>x</w:t>
            </w:r>
          </w:p>
        </w:tc>
      </w:tr>
      <w:tr w:rsidR="00E66795" w14:paraId="55A7C7F7" w14:textId="77777777" w:rsidTr="00DC3F88">
        <w:tc>
          <w:tcPr>
            <w:tcW w:w="2972" w:type="dxa"/>
            <w:tcBorders>
              <w:top w:val="nil"/>
              <w:left w:val="nil"/>
              <w:bottom w:val="nil"/>
              <w:right w:val="nil"/>
            </w:tcBorders>
          </w:tcPr>
          <w:p w14:paraId="55A7C7F2"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Cenchrus clandestinus</w:t>
            </w:r>
          </w:p>
        </w:tc>
        <w:tc>
          <w:tcPr>
            <w:tcW w:w="1134" w:type="dxa"/>
            <w:tcBorders>
              <w:top w:val="nil"/>
              <w:left w:val="nil"/>
              <w:bottom w:val="nil"/>
              <w:right w:val="nil"/>
            </w:tcBorders>
          </w:tcPr>
          <w:p w14:paraId="55A7C7F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F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F5"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7F6" w14:textId="77777777" w:rsidR="00E66795" w:rsidRDefault="00E66795" w:rsidP="00E66795">
            <w:pPr>
              <w:jc w:val="center"/>
            </w:pPr>
            <w:r w:rsidRPr="00967C9D">
              <w:rPr>
                <w:rFonts w:ascii="Times New Roman" w:hAnsi="Times New Roman" w:cs="Times New Roman"/>
                <w:sz w:val="24"/>
                <w:szCs w:val="24"/>
              </w:rPr>
              <w:t>x</w:t>
            </w:r>
          </w:p>
        </w:tc>
      </w:tr>
      <w:tr w:rsidR="00E66795" w14:paraId="55A7C7FD" w14:textId="77777777" w:rsidTr="00DC3F88">
        <w:tc>
          <w:tcPr>
            <w:tcW w:w="2972" w:type="dxa"/>
            <w:tcBorders>
              <w:top w:val="nil"/>
              <w:left w:val="nil"/>
              <w:bottom w:val="nil"/>
              <w:right w:val="nil"/>
            </w:tcBorders>
          </w:tcPr>
          <w:p w14:paraId="55A7C7F8"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Cestrum aurantiacum</w:t>
            </w:r>
          </w:p>
        </w:tc>
        <w:tc>
          <w:tcPr>
            <w:tcW w:w="1134" w:type="dxa"/>
            <w:tcBorders>
              <w:top w:val="nil"/>
              <w:left w:val="nil"/>
              <w:bottom w:val="nil"/>
              <w:right w:val="nil"/>
            </w:tcBorders>
          </w:tcPr>
          <w:p w14:paraId="55A7C7F9"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7FA"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7FB"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7FC" w14:textId="77777777" w:rsidR="00E66795" w:rsidRDefault="00E66795" w:rsidP="00E66795">
            <w:pPr>
              <w:jc w:val="center"/>
            </w:pPr>
            <w:r w:rsidRPr="00967C9D">
              <w:rPr>
                <w:rFonts w:ascii="Times New Roman" w:hAnsi="Times New Roman" w:cs="Times New Roman"/>
                <w:sz w:val="24"/>
                <w:szCs w:val="24"/>
              </w:rPr>
              <w:t>x</w:t>
            </w:r>
          </w:p>
        </w:tc>
      </w:tr>
      <w:tr w:rsidR="00E66795" w14:paraId="55A7C803" w14:textId="77777777" w:rsidTr="00DC3F88">
        <w:tc>
          <w:tcPr>
            <w:tcW w:w="2972" w:type="dxa"/>
            <w:tcBorders>
              <w:top w:val="nil"/>
              <w:left w:val="nil"/>
              <w:bottom w:val="nil"/>
              <w:right w:val="nil"/>
            </w:tcBorders>
          </w:tcPr>
          <w:p w14:paraId="55A7C7FE"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Cestrum elegans</w:t>
            </w:r>
          </w:p>
        </w:tc>
        <w:tc>
          <w:tcPr>
            <w:tcW w:w="1134" w:type="dxa"/>
            <w:tcBorders>
              <w:top w:val="nil"/>
              <w:left w:val="nil"/>
              <w:bottom w:val="nil"/>
              <w:right w:val="nil"/>
            </w:tcBorders>
          </w:tcPr>
          <w:p w14:paraId="55A7C7FF"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00"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01"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02" w14:textId="77777777" w:rsidR="00E66795" w:rsidRDefault="00E66795" w:rsidP="00E66795">
            <w:pPr>
              <w:jc w:val="center"/>
            </w:pPr>
            <w:r w:rsidRPr="00967C9D">
              <w:rPr>
                <w:rFonts w:ascii="Times New Roman" w:hAnsi="Times New Roman" w:cs="Times New Roman"/>
                <w:sz w:val="24"/>
                <w:szCs w:val="24"/>
              </w:rPr>
              <w:t>x</w:t>
            </w:r>
          </w:p>
        </w:tc>
      </w:tr>
      <w:tr w:rsidR="00E66795" w14:paraId="55A7C809" w14:textId="77777777" w:rsidTr="00DC3F88">
        <w:tc>
          <w:tcPr>
            <w:tcW w:w="2972" w:type="dxa"/>
            <w:tcBorders>
              <w:top w:val="nil"/>
              <w:left w:val="nil"/>
              <w:bottom w:val="nil"/>
              <w:right w:val="nil"/>
            </w:tcBorders>
          </w:tcPr>
          <w:p w14:paraId="55A7C804"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Cestrum fasciculatum</w:t>
            </w:r>
          </w:p>
        </w:tc>
        <w:tc>
          <w:tcPr>
            <w:tcW w:w="1134" w:type="dxa"/>
            <w:tcBorders>
              <w:top w:val="nil"/>
              <w:left w:val="nil"/>
              <w:bottom w:val="nil"/>
              <w:right w:val="nil"/>
            </w:tcBorders>
          </w:tcPr>
          <w:p w14:paraId="55A7C80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0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07"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08" w14:textId="77777777" w:rsidR="00E66795" w:rsidRDefault="00E66795" w:rsidP="00E66795">
            <w:pPr>
              <w:jc w:val="center"/>
            </w:pPr>
            <w:r w:rsidRPr="00967C9D">
              <w:rPr>
                <w:rFonts w:ascii="Times New Roman" w:hAnsi="Times New Roman" w:cs="Times New Roman"/>
                <w:sz w:val="24"/>
                <w:szCs w:val="24"/>
              </w:rPr>
              <w:t>x</w:t>
            </w:r>
          </w:p>
        </w:tc>
      </w:tr>
      <w:tr w:rsidR="00E66795" w14:paraId="55A7C80F" w14:textId="77777777" w:rsidTr="00DC3F88">
        <w:tc>
          <w:tcPr>
            <w:tcW w:w="2972" w:type="dxa"/>
            <w:tcBorders>
              <w:top w:val="nil"/>
              <w:left w:val="nil"/>
              <w:bottom w:val="nil"/>
              <w:right w:val="nil"/>
            </w:tcBorders>
          </w:tcPr>
          <w:p w14:paraId="55A7C80A"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Cyperus rotundus</w:t>
            </w:r>
          </w:p>
        </w:tc>
        <w:tc>
          <w:tcPr>
            <w:tcW w:w="1134" w:type="dxa"/>
            <w:tcBorders>
              <w:top w:val="nil"/>
              <w:left w:val="nil"/>
              <w:bottom w:val="nil"/>
              <w:right w:val="nil"/>
            </w:tcBorders>
          </w:tcPr>
          <w:p w14:paraId="55A7C80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0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0D"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0E" w14:textId="77777777" w:rsidR="00E66795" w:rsidRDefault="00E66795" w:rsidP="00E66795">
            <w:pPr>
              <w:jc w:val="center"/>
            </w:pPr>
            <w:r w:rsidRPr="00967C9D">
              <w:rPr>
                <w:rFonts w:ascii="Times New Roman" w:hAnsi="Times New Roman" w:cs="Times New Roman"/>
                <w:sz w:val="24"/>
                <w:szCs w:val="24"/>
              </w:rPr>
              <w:t>x</w:t>
            </w:r>
          </w:p>
        </w:tc>
      </w:tr>
      <w:tr w:rsidR="00E66795" w14:paraId="55A7C815" w14:textId="77777777" w:rsidTr="00DC3F88">
        <w:tc>
          <w:tcPr>
            <w:tcW w:w="2972" w:type="dxa"/>
            <w:tcBorders>
              <w:top w:val="nil"/>
              <w:left w:val="nil"/>
              <w:bottom w:val="nil"/>
              <w:right w:val="nil"/>
            </w:tcBorders>
          </w:tcPr>
          <w:p w14:paraId="55A7C810" w14:textId="2E6F83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Elaeagnus </w:t>
            </w:r>
            <w:r w:rsidR="00DD1F04">
              <w:rPr>
                <w:rFonts w:ascii="Times New Roman" w:hAnsi="Times New Roman" w:cs="Times New Roman"/>
                <w:i/>
                <w:sz w:val="24"/>
                <w:szCs w:val="24"/>
              </w:rPr>
              <w:t>×</w:t>
            </w:r>
            <w:r w:rsidRPr="003C4947">
              <w:rPr>
                <w:rFonts w:ascii="Times New Roman" w:hAnsi="Times New Roman" w:cs="Times New Roman"/>
                <w:i/>
                <w:sz w:val="24"/>
                <w:szCs w:val="24"/>
              </w:rPr>
              <w:t>reflexa</w:t>
            </w:r>
          </w:p>
        </w:tc>
        <w:tc>
          <w:tcPr>
            <w:tcW w:w="1134" w:type="dxa"/>
            <w:tcBorders>
              <w:top w:val="nil"/>
              <w:left w:val="nil"/>
              <w:bottom w:val="nil"/>
              <w:right w:val="nil"/>
            </w:tcBorders>
          </w:tcPr>
          <w:p w14:paraId="55A7C81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1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13"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14" w14:textId="77777777" w:rsidR="00E66795" w:rsidRDefault="00E66795" w:rsidP="00E66795">
            <w:pPr>
              <w:jc w:val="center"/>
            </w:pPr>
            <w:r w:rsidRPr="00967C9D">
              <w:rPr>
                <w:rFonts w:ascii="Times New Roman" w:hAnsi="Times New Roman" w:cs="Times New Roman"/>
                <w:sz w:val="24"/>
                <w:szCs w:val="24"/>
              </w:rPr>
              <w:t>x</w:t>
            </w:r>
          </w:p>
        </w:tc>
      </w:tr>
      <w:tr w:rsidR="00E66795" w14:paraId="55A7C81B" w14:textId="77777777" w:rsidTr="00DC3F88">
        <w:tc>
          <w:tcPr>
            <w:tcW w:w="2972" w:type="dxa"/>
            <w:tcBorders>
              <w:top w:val="nil"/>
              <w:left w:val="nil"/>
              <w:bottom w:val="nil"/>
              <w:right w:val="nil"/>
            </w:tcBorders>
          </w:tcPr>
          <w:p w14:paraId="55A7C816"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Genista monspessulana</w:t>
            </w:r>
          </w:p>
        </w:tc>
        <w:tc>
          <w:tcPr>
            <w:tcW w:w="1134" w:type="dxa"/>
            <w:tcBorders>
              <w:top w:val="nil"/>
              <w:left w:val="nil"/>
              <w:bottom w:val="nil"/>
              <w:right w:val="nil"/>
            </w:tcBorders>
          </w:tcPr>
          <w:p w14:paraId="55A7C81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1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19"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1A" w14:textId="77777777" w:rsidR="00E66795" w:rsidRDefault="00E66795" w:rsidP="00E66795">
            <w:pPr>
              <w:jc w:val="center"/>
            </w:pPr>
            <w:r w:rsidRPr="00967C9D">
              <w:rPr>
                <w:rFonts w:ascii="Times New Roman" w:hAnsi="Times New Roman" w:cs="Times New Roman"/>
                <w:sz w:val="24"/>
                <w:szCs w:val="24"/>
              </w:rPr>
              <w:t>x</w:t>
            </w:r>
          </w:p>
        </w:tc>
      </w:tr>
      <w:tr w:rsidR="00E66795" w14:paraId="55A7C821" w14:textId="77777777" w:rsidTr="00DC3F88">
        <w:tc>
          <w:tcPr>
            <w:tcW w:w="2972" w:type="dxa"/>
            <w:tcBorders>
              <w:top w:val="nil"/>
              <w:left w:val="nil"/>
              <w:bottom w:val="nil"/>
              <w:right w:val="nil"/>
            </w:tcBorders>
          </w:tcPr>
          <w:p w14:paraId="55A7C81C"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Impatiens sodenii</w:t>
            </w:r>
          </w:p>
        </w:tc>
        <w:tc>
          <w:tcPr>
            <w:tcW w:w="1134" w:type="dxa"/>
            <w:tcBorders>
              <w:top w:val="nil"/>
              <w:left w:val="nil"/>
              <w:bottom w:val="nil"/>
              <w:right w:val="nil"/>
            </w:tcBorders>
          </w:tcPr>
          <w:p w14:paraId="55A7C81D"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1E"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1F"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20" w14:textId="77777777" w:rsidR="00E66795" w:rsidRDefault="00E66795" w:rsidP="00E66795">
            <w:pPr>
              <w:jc w:val="center"/>
            </w:pPr>
            <w:r w:rsidRPr="00967C9D">
              <w:rPr>
                <w:rFonts w:ascii="Times New Roman" w:hAnsi="Times New Roman" w:cs="Times New Roman"/>
                <w:sz w:val="24"/>
                <w:szCs w:val="24"/>
              </w:rPr>
              <w:t>x</w:t>
            </w:r>
          </w:p>
        </w:tc>
      </w:tr>
      <w:tr w:rsidR="00E66795" w14:paraId="55A7C827" w14:textId="77777777" w:rsidTr="00DC3F88">
        <w:tc>
          <w:tcPr>
            <w:tcW w:w="2972" w:type="dxa"/>
            <w:tcBorders>
              <w:top w:val="nil"/>
              <w:left w:val="nil"/>
              <w:bottom w:val="nil"/>
              <w:right w:val="nil"/>
            </w:tcBorders>
          </w:tcPr>
          <w:p w14:paraId="55A7C822"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Ipomoea indica</w:t>
            </w:r>
          </w:p>
        </w:tc>
        <w:tc>
          <w:tcPr>
            <w:tcW w:w="1134" w:type="dxa"/>
            <w:tcBorders>
              <w:top w:val="nil"/>
              <w:left w:val="nil"/>
              <w:bottom w:val="nil"/>
              <w:right w:val="nil"/>
            </w:tcBorders>
          </w:tcPr>
          <w:p w14:paraId="55A7C82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2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25"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26" w14:textId="77777777" w:rsidR="00E66795" w:rsidRDefault="00E66795" w:rsidP="00E66795">
            <w:pPr>
              <w:jc w:val="center"/>
            </w:pPr>
            <w:r w:rsidRPr="00967C9D">
              <w:rPr>
                <w:rFonts w:ascii="Times New Roman" w:hAnsi="Times New Roman" w:cs="Times New Roman"/>
                <w:sz w:val="24"/>
                <w:szCs w:val="24"/>
              </w:rPr>
              <w:t>x</w:t>
            </w:r>
          </w:p>
        </w:tc>
      </w:tr>
      <w:tr w:rsidR="00E66795" w14:paraId="55A7C82D" w14:textId="77777777" w:rsidTr="00DC3F88">
        <w:tc>
          <w:tcPr>
            <w:tcW w:w="2972" w:type="dxa"/>
            <w:tcBorders>
              <w:top w:val="nil"/>
              <w:left w:val="nil"/>
              <w:bottom w:val="nil"/>
              <w:right w:val="nil"/>
            </w:tcBorders>
          </w:tcPr>
          <w:p w14:paraId="55A7C828"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Jasminum polyanthum</w:t>
            </w:r>
          </w:p>
        </w:tc>
        <w:tc>
          <w:tcPr>
            <w:tcW w:w="1134" w:type="dxa"/>
            <w:tcBorders>
              <w:top w:val="nil"/>
              <w:left w:val="nil"/>
              <w:bottom w:val="nil"/>
              <w:right w:val="nil"/>
            </w:tcBorders>
          </w:tcPr>
          <w:p w14:paraId="55A7C829"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2A"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2B"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2C" w14:textId="77777777" w:rsidR="00E66795" w:rsidRDefault="00E66795" w:rsidP="00E66795">
            <w:pPr>
              <w:jc w:val="center"/>
            </w:pPr>
            <w:r w:rsidRPr="00967C9D">
              <w:rPr>
                <w:rFonts w:ascii="Times New Roman" w:hAnsi="Times New Roman" w:cs="Times New Roman"/>
                <w:sz w:val="24"/>
                <w:szCs w:val="24"/>
              </w:rPr>
              <w:t>x</w:t>
            </w:r>
          </w:p>
        </w:tc>
      </w:tr>
      <w:tr w:rsidR="00E66795" w14:paraId="55A7C833" w14:textId="77777777" w:rsidTr="00DC3F88">
        <w:tc>
          <w:tcPr>
            <w:tcW w:w="2972" w:type="dxa"/>
            <w:tcBorders>
              <w:top w:val="nil"/>
              <w:left w:val="nil"/>
              <w:bottom w:val="nil"/>
              <w:right w:val="nil"/>
            </w:tcBorders>
          </w:tcPr>
          <w:p w14:paraId="55A7C82E"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Ligustrum ovalifolium</w:t>
            </w:r>
          </w:p>
        </w:tc>
        <w:tc>
          <w:tcPr>
            <w:tcW w:w="1134" w:type="dxa"/>
            <w:tcBorders>
              <w:top w:val="nil"/>
              <w:left w:val="nil"/>
              <w:bottom w:val="nil"/>
              <w:right w:val="nil"/>
            </w:tcBorders>
          </w:tcPr>
          <w:p w14:paraId="55A7C82F"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30"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31"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32" w14:textId="77777777" w:rsidR="00E66795" w:rsidRDefault="00E66795" w:rsidP="00E66795">
            <w:pPr>
              <w:jc w:val="center"/>
            </w:pPr>
            <w:r w:rsidRPr="00967C9D">
              <w:rPr>
                <w:rFonts w:ascii="Times New Roman" w:hAnsi="Times New Roman" w:cs="Times New Roman"/>
                <w:sz w:val="24"/>
                <w:szCs w:val="24"/>
              </w:rPr>
              <w:t>x</w:t>
            </w:r>
          </w:p>
        </w:tc>
      </w:tr>
      <w:tr w:rsidR="00E66795" w14:paraId="55A7C839" w14:textId="77777777" w:rsidTr="00DC3F88">
        <w:tc>
          <w:tcPr>
            <w:tcW w:w="2972" w:type="dxa"/>
            <w:tcBorders>
              <w:top w:val="nil"/>
              <w:left w:val="nil"/>
              <w:bottom w:val="nil"/>
              <w:right w:val="nil"/>
            </w:tcBorders>
          </w:tcPr>
          <w:p w14:paraId="55A7C834"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Nymphaea alba</w:t>
            </w:r>
          </w:p>
        </w:tc>
        <w:tc>
          <w:tcPr>
            <w:tcW w:w="1134" w:type="dxa"/>
            <w:tcBorders>
              <w:top w:val="nil"/>
              <w:left w:val="nil"/>
              <w:bottom w:val="nil"/>
              <w:right w:val="nil"/>
            </w:tcBorders>
          </w:tcPr>
          <w:p w14:paraId="55A7C835"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36"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37"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38" w14:textId="77777777" w:rsidR="00E66795" w:rsidRDefault="00E66795" w:rsidP="00E66795">
            <w:pPr>
              <w:jc w:val="center"/>
            </w:pPr>
            <w:r w:rsidRPr="00967C9D">
              <w:rPr>
                <w:rFonts w:ascii="Times New Roman" w:hAnsi="Times New Roman" w:cs="Times New Roman"/>
                <w:sz w:val="24"/>
                <w:szCs w:val="24"/>
              </w:rPr>
              <w:t>x</w:t>
            </w:r>
          </w:p>
        </w:tc>
      </w:tr>
      <w:tr w:rsidR="00E66795" w14:paraId="55A7C83F" w14:textId="77777777" w:rsidTr="00DC3F88">
        <w:tc>
          <w:tcPr>
            <w:tcW w:w="2972" w:type="dxa"/>
            <w:tcBorders>
              <w:top w:val="nil"/>
              <w:left w:val="nil"/>
              <w:bottom w:val="nil"/>
              <w:right w:val="nil"/>
            </w:tcBorders>
          </w:tcPr>
          <w:p w14:paraId="55A7C83A" w14:textId="07132C39"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Passiflora </w:t>
            </w:r>
            <w:r w:rsidR="00DD1F04">
              <w:rPr>
                <w:rFonts w:ascii="Times New Roman" w:hAnsi="Times New Roman" w:cs="Times New Roman"/>
                <w:i/>
                <w:sz w:val="24"/>
                <w:szCs w:val="24"/>
              </w:rPr>
              <w:t>×</w:t>
            </w:r>
            <w:r w:rsidRPr="003C4947">
              <w:rPr>
                <w:rFonts w:ascii="Times New Roman" w:hAnsi="Times New Roman" w:cs="Times New Roman"/>
                <w:i/>
                <w:sz w:val="24"/>
                <w:szCs w:val="24"/>
              </w:rPr>
              <w:t>rosea</w:t>
            </w:r>
          </w:p>
        </w:tc>
        <w:tc>
          <w:tcPr>
            <w:tcW w:w="1134" w:type="dxa"/>
            <w:tcBorders>
              <w:top w:val="nil"/>
              <w:left w:val="nil"/>
              <w:bottom w:val="nil"/>
              <w:right w:val="nil"/>
            </w:tcBorders>
          </w:tcPr>
          <w:p w14:paraId="55A7C83B"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3C"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3D"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3E" w14:textId="77777777" w:rsidR="00E66795" w:rsidRDefault="00E66795" w:rsidP="00E66795">
            <w:pPr>
              <w:jc w:val="center"/>
            </w:pPr>
            <w:r w:rsidRPr="00967C9D">
              <w:rPr>
                <w:rFonts w:ascii="Times New Roman" w:hAnsi="Times New Roman" w:cs="Times New Roman"/>
                <w:sz w:val="24"/>
                <w:szCs w:val="24"/>
              </w:rPr>
              <w:t>x</w:t>
            </w:r>
          </w:p>
        </w:tc>
      </w:tr>
      <w:tr w:rsidR="00E66795" w14:paraId="55A7C845" w14:textId="77777777" w:rsidTr="00DC3F88">
        <w:tc>
          <w:tcPr>
            <w:tcW w:w="2972" w:type="dxa"/>
            <w:tcBorders>
              <w:top w:val="nil"/>
              <w:left w:val="nil"/>
              <w:bottom w:val="nil"/>
              <w:right w:val="nil"/>
            </w:tcBorders>
          </w:tcPr>
          <w:p w14:paraId="55A7C840"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Pseudosasa japonica</w:t>
            </w:r>
          </w:p>
        </w:tc>
        <w:tc>
          <w:tcPr>
            <w:tcW w:w="1134" w:type="dxa"/>
            <w:tcBorders>
              <w:top w:val="nil"/>
              <w:left w:val="nil"/>
              <w:bottom w:val="nil"/>
              <w:right w:val="nil"/>
            </w:tcBorders>
          </w:tcPr>
          <w:p w14:paraId="55A7C841"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42"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43"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44" w14:textId="77777777" w:rsidR="00E66795" w:rsidRDefault="00E66795" w:rsidP="00E66795">
            <w:pPr>
              <w:jc w:val="center"/>
            </w:pPr>
            <w:r w:rsidRPr="00967C9D">
              <w:rPr>
                <w:rFonts w:ascii="Times New Roman" w:hAnsi="Times New Roman" w:cs="Times New Roman"/>
                <w:sz w:val="24"/>
                <w:szCs w:val="24"/>
              </w:rPr>
              <w:t>x</w:t>
            </w:r>
          </w:p>
        </w:tc>
      </w:tr>
      <w:tr w:rsidR="00E66795" w14:paraId="55A7C84B" w14:textId="77777777" w:rsidTr="00DC3F88">
        <w:tc>
          <w:tcPr>
            <w:tcW w:w="2972" w:type="dxa"/>
            <w:tcBorders>
              <w:top w:val="nil"/>
              <w:left w:val="nil"/>
              <w:bottom w:val="nil"/>
              <w:right w:val="nil"/>
            </w:tcBorders>
          </w:tcPr>
          <w:p w14:paraId="55A7C846" w14:textId="05943ED5"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 xml:space="preserve">Salix </w:t>
            </w:r>
            <w:r w:rsidR="00DD1F04">
              <w:rPr>
                <w:rFonts w:ascii="Times New Roman" w:hAnsi="Times New Roman" w:cs="Times New Roman"/>
                <w:i/>
                <w:sz w:val="24"/>
                <w:szCs w:val="24"/>
              </w:rPr>
              <w:t>×</w:t>
            </w:r>
            <w:r w:rsidRPr="003C4947">
              <w:rPr>
                <w:rFonts w:ascii="Times New Roman" w:hAnsi="Times New Roman" w:cs="Times New Roman"/>
                <w:i/>
                <w:sz w:val="24"/>
                <w:szCs w:val="24"/>
              </w:rPr>
              <w:t>fragilis</w:t>
            </w:r>
          </w:p>
        </w:tc>
        <w:tc>
          <w:tcPr>
            <w:tcW w:w="1134" w:type="dxa"/>
            <w:tcBorders>
              <w:top w:val="nil"/>
              <w:left w:val="nil"/>
              <w:bottom w:val="nil"/>
              <w:right w:val="nil"/>
            </w:tcBorders>
          </w:tcPr>
          <w:p w14:paraId="55A7C847"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48"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49"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4A" w14:textId="77777777" w:rsidR="00E66795" w:rsidRDefault="00E66795" w:rsidP="00E66795">
            <w:pPr>
              <w:jc w:val="center"/>
            </w:pPr>
            <w:r w:rsidRPr="00967C9D">
              <w:rPr>
                <w:rFonts w:ascii="Times New Roman" w:hAnsi="Times New Roman" w:cs="Times New Roman"/>
                <w:sz w:val="24"/>
                <w:szCs w:val="24"/>
              </w:rPr>
              <w:t>x</w:t>
            </w:r>
          </w:p>
        </w:tc>
      </w:tr>
      <w:tr w:rsidR="00E66795" w14:paraId="55A7C851" w14:textId="77777777" w:rsidTr="00DC3F88">
        <w:tc>
          <w:tcPr>
            <w:tcW w:w="2972" w:type="dxa"/>
            <w:tcBorders>
              <w:top w:val="nil"/>
              <w:left w:val="nil"/>
              <w:bottom w:val="nil"/>
              <w:right w:val="nil"/>
            </w:tcBorders>
          </w:tcPr>
          <w:p w14:paraId="55A7C84C"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Solanum laxum</w:t>
            </w:r>
          </w:p>
        </w:tc>
        <w:tc>
          <w:tcPr>
            <w:tcW w:w="1134" w:type="dxa"/>
            <w:tcBorders>
              <w:top w:val="nil"/>
              <w:left w:val="nil"/>
              <w:bottom w:val="nil"/>
              <w:right w:val="nil"/>
            </w:tcBorders>
          </w:tcPr>
          <w:p w14:paraId="55A7C84D"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nil"/>
              <w:right w:val="nil"/>
            </w:tcBorders>
          </w:tcPr>
          <w:p w14:paraId="55A7C84E"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nil"/>
              <w:right w:val="nil"/>
            </w:tcBorders>
          </w:tcPr>
          <w:p w14:paraId="55A7C84F"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nil"/>
              <w:right w:val="nil"/>
            </w:tcBorders>
          </w:tcPr>
          <w:p w14:paraId="55A7C850" w14:textId="77777777" w:rsidR="00E66795" w:rsidRDefault="00E66795" w:rsidP="00E66795">
            <w:pPr>
              <w:jc w:val="center"/>
            </w:pPr>
            <w:r w:rsidRPr="00967C9D">
              <w:rPr>
                <w:rFonts w:ascii="Times New Roman" w:hAnsi="Times New Roman" w:cs="Times New Roman"/>
                <w:sz w:val="24"/>
                <w:szCs w:val="24"/>
              </w:rPr>
              <w:t>x</w:t>
            </w:r>
          </w:p>
        </w:tc>
      </w:tr>
      <w:tr w:rsidR="00E66795" w14:paraId="55A7C857" w14:textId="77777777" w:rsidTr="00DC3F88">
        <w:tc>
          <w:tcPr>
            <w:tcW w:w="2972" w:type="dxa"/>
            <w:tcBorders>
              <w:top w:val="nil"/>
              <w:left w:val="nil"/>
              <w:bottom w:val="single" w:sz="4" w:space="0" w:color="auto"/>
              <w:right w:val="nil"/>
            </w:tcBorders>
          </w:tcPr>
          <w:p w14:paraId="55A7C852" w14:textId="77777777" w:rsidR="00E66795" w:rsidRPr="003C4947" w:rsidRDefault="00E66795" w:rsidP="00E66795">
            <w:pPr>
              <w:rPr>
                <w:rFonts w:ascii="Times New Roman" w:hAnsi="Times New Roman" w:cs="Times New Roman"/>
                <w:i/>
                <w:sz w:val="24"/>
                <w:szCs w:val="24"/>
              </w:rPr>
            </w:pPr>
            <w:r w:rsidRPr="003C4947">
              <w:rPr>
                <w:rFonts w:ascii="Times New Roman" w:hAnsi="Times New Roman" w:cs="Times New Roman"/>
                <w:i/>
                <w:sz w:val="24"/>
                <w:szCs w:val="24"/>
              </w:rPr>
              <w:t>Tecomaria capensis</w:t>
            </w:r>
          </w:p>
        </w:tc>
        <w:tc>
          <w:tcPr>
            <w:tcW w:w="1134" w:type="dxa"/>
            <w:tcBorders>
              <w:top w:val="nil"/>
              <w:left w:val="nil"/>
              <w:bottom w:val="single" w:sz="4" w:space="0" w:color="auto"/>
              <w:right w:val="nil"/>
            </w:tcBorders>
          </w:tcPr>
          <w:p w14:paraId="55A7C853" w14:textId="77777777" w:rsidR="00E66795" w:rsidRPr="00D44C23" w:rsidRDefault="00E66795" w:rsidP="00E66795">
            <w:pPr>
              <w:rPr>
                <w:rFonts w:ascii="Times New Roman" w:hAnsi="Times New Roman" w:cs="Times New Roman"/>
                <w:sz w:val="24"/>
                <w:szCs w:val="24"/>
              </w:rPr>
            </w:pPr>
          </w:p>
        </w:tc>
        <w:tc>
          <w:tcPr>
            <w:tcW w:w="1134" w:type="dxa"/>
            <w:tcBorders>
              <w:top w:val="nil"/>
              <w:left w:val="nil"/>
              <w:bottom w:val="single" w:sz="4" w:space="0" w:color="auto"/>
              <w:right w:val="nil"/>
            </w:tcBorders>
          </w:tcPr>
          <w:p w14:paraId="55A7C854" w14:textId="77777777" w:rsidR="00E66795" w:rsidRPr="00D44C23" w:rsidRDefault="00E66795" w:rsidP="00E66795">
            <w:pPr>
              <w:rPr>
                <w:rFonts w:ascii="Times New Roman" w:hAnsi="Times New Roman" w:cs="Times New Roman"/>
                <w:sz w:val="24"/>
                <w:szCs w:val="24"/>
              </w:rPr>
            </w:pPr>
          </w:p>
        </w:tc>
        <w:tc>
          <w:tcPr>
            <w:tcW w:w="1276" w:type="dxa"/>
            <w:tcBorders>
              <w:top w:val="nil"/>
              <w:left w:val="nil"/>
              <w:bottom w:val="single" w:sz="4" w:space="0" w:color="auto"/>
              <w:right w:val="nil"/>
            </w:tcBorders>
          </w:tcPr>
          <w:p w14:paraId="55A7C855" w14:textId="77777777" w:rsidR="00E66795" w:rsidRPr="00ED6371" w:rsidRDefault="00E66795" w:rsidP="00E66795">
            <w:pPr>
              <w:jc w:val="center"/>
              <w:rPr>
                <w:rFonts w:ascii="Times New Roman" w:hAnsi="Times New Roman" w:cs="Times New Roman"/>
                <w:sz w:val="24"/>
                <w:szCs w:val="24"/>
              </w:rPr>
            </w:pPr>
          </w:p>
        </w:tc>
        <w:tc>
          <w:tcPr>
            <w:tcW w:w="1134" w:type="dxa"/>
            <w:tcBorders>
              <w:top w:val="nil"/>
              <w:left w:val="nil"/>
              <w:bottom w:val="single" w:sz="4" w:space="0" w:color="auto"/>
              <w:right w:val="nil"/>
            </w:tcBorders>
          </w:tcPr>
          <w:p w14:paraId="55A7C856" w14:textId="77777777" w:rsidR="00E66795" w:rsidRDefault="00E66795" w:rsidP="00E66795">
            <w:pPr>
              <w:jc w:val="center"/>
            </w:pPr>
            <w:r w:rsidRPr="00967C9D">
              <w:rPr>
                <w:rFonts w:ascii="Times New Roman" w:hAnsi="Times New Roman" w:cs="Times New Roman"/>
                <w:sz w:val="24"/>
                <w:szCs w:val="24"/>
              </w:rPr>
              <w:t>x</w:t>
            </w:r>
          </w:p>
        </w:tc>
      </w:tr>
    </w:tbl>
    <w:p w14:paraId="55A7C858" w14:textId="77777777" w:rsidR="00853FF2" w:rsidRDefault="00853FF2" w:rsidP="002C022F">
      <w:pPr>
        <w:rPr>
          <w:rFonts w:ascii="Times New Roman" w:hAnsi="Times New Roman" w:cs="Times New Roman"/>
          <w:sz w:val="24"/>
          <w:szCs w:val="24"/>
        </w:rPr>
      </w:pPr>
    </w:p>
    <w:p w14:paraId="55A7C859" w14:textId="77777777" w:rsidR="00A377C2" w:rsidRDefault="00A377C2" w:rsidP="008509A9">
      <w:pPr>
        <w:pStyle w:val="Heading2"/>
        <w:sectPr w:rsidR="00A377C2">
          <w:footerReference w:type="default" r:id="rId12"/>
          <w:pgSz w:w="11906" w:h="16838"/>
          <w:pgMar w:top="1440" w:right="1800" w:bottom="1440" w:left="1800" w:header="708" w:footer="708" w:gutter="0"/>
          <w:cols w:space="708"/>
          <w:docGrid w:linePitch="360"/>
        </w:sectPr>
      </w:pPr>
    </w:p>
    <w:p w14:paraId="55A7C85A" w14:textId="20782BC3" w:rsidR="0071509A" w:rsidRDefault="003C5463" w:rsidP="0071509A">
      <w:pPr>
        <w:rPr>
          <w:rFonts w:ascii="Times New Roman" w:hAnsi="Times New Roman" w:cs="Times New Roman"/>
          <w:sz w:val="24"/>
          <w:szCs w:val="24"/>
        </w:rPr>
      </w:pPr>
      <w:r w:rsidRPr="003C5463">
        <w:rPr>
          <w:rFonts w:ascii="Times New Roman" w:hAnsi="Times New Roman" w:cs="Times New Roman"/>
          <w:b/>
          <w:sz w:val="24"/>
          <w:szCs w:val="24"/>
        </w:rPr>
        <w:lastRenderedPageBreak/>
        <w:t>Table S2.</w:t>
      </w:r>
      <w:r>
        <w:rPr>
          <w:rFonts w:ascii="Times New Roman" w:hAnsi="Times New Roman" w:cs="Times New Roman"/>
          <w:sz w:val="24"/>
          <w:szCs w:val="24"/>
        </w:rPr>
        <w:t xml:space="preserve">  </w:t>
      </w:r>
      <w:r w:rsidR="003C4947" w:rsidRPr="002C022F">
        <w:rPr>
          <w:rFonts w:ascii="Times New Roman" w:hAnsi="Times New Roman" w:cs="Times New Roman"/>
          <w:sz w:val="24"/>
          <w:szCs w:val="24"/>
        </w:rPr>
        <w:t>Seed dispersal mechanisms</w:t>
      </w:r>
      <w:r w:rsidR="003C4947">
        <w:rPr>
          <w:rFonts w:ascii="Times New Roman" w:hAnsi="Times New Roman" w:cs="Times New Roman"/>
          <w:sz w:val="24"/>
          <w:szCs w:val="24"/>
        </w:rPr>
        <w:t>,</w:t>
      </w:r>
      <w:r w:rsidR="003C4947" w:rsidRPr="002C022F">
        <w:rPr>
          <w:rFonts w:ascii="Times New Roman" w:hAnsi="Times New Roman" w:cs="Times New Roman"/>
          <w:sz w:val="24"/>
          <w:szCs w:val="24"/>
        </w:rPr>
        <w:t xml:space="preserve"> </w:t>
      </w:r>
      <w:r w:rsidR="003C4947">
        <w:rPr>
          <w:rFonts w:ascii="Times New Roman" w:hAnsi="Times New Roman" w:cs="Times New Roman"/>
          <w:sz w:val="24"/>
          <w:szCs w:val="24"/>
        </w:rPr>
        <w:t>plants traits</w:t>
      </w:r>
      <w:r w:rsidR="00713B1D">
        <w:rPr>
          <w:rFonts w:ascii="Times New Roman" w:hAnsi="Times New Roman" w:cs="Times New Roman"/>
          <w:sz w:val="24"/>
          <w:szCs w:val="24"/>
        </w:rPr>
        <w:t>,</w:t>
      </w:r>
      <w:r w:rsidR="003C4947">
        <w:rPr>
          <w:rFonts w:ascii="Times New Roman" w:hAnsi="Times New Roman" w:cs="Times New Roman"/>
          <w:sz w:val="24"/>
          <w:szCs w:val="24"/>
        </w:rPr>
        <w:t xml:space="preserve"> </w:t>
      </w:r>
      <w:r w:rsidR="00996348">
        <w:rPr>
          <w:rFonts w:ascii="Times New Roman" w:hAnsi="Times New Roman" w:cs="Times New Roman"/>
          <w:sz w:val="24"/>
          <w:szCs w:val="24"/>
        </w:rPr>
        <w:t>mean modelled maximum dispersal distances</w:t>
      </w:r>
      <w:r w:rsidR="00713B1D">
        <w:rPr>
          <w:rFonts w:ascii="Times New Roman" w:hAnsi="Times New Roman" w:cs="Times New Roman"/>
          <w:sz w:val="24"/>
          <w:szCs w:val="24"/>
        </w:rPr>
        <w:t xml:space="preserve"> and dispersal mechanism references</w:t>
      </w:r>
      <w:r w:rsidR="00996348">
        <w:rPr>
          <w:rFonts w:ascii="Times New Roman" w:hAnsi="Times New Roman" w:cs="Times New Roman"/>
          <w:sz w:val="24"/>
          <w:szCs w:val="24"/>
        </w:rPr>
        <w:t xml:space="preserve"> for</w:t>
      </w:r>
      <w:r w:rsidR="002C022F" w:rsidRPr="002C022F">
        <w:rPr>
          <w:rFonts w:ascii="Times New Roman" w:hAnsi="Times New Roman" w:cs="Times New Roman"/>
          <w:sz w:val="24"/>
          <w:szCs w:val="24"/>
        </w:rPr>
        <w:t xml:space="preserve"> the New Zealand environmental weed flora.</w:t>
      </w:r>
      <w:r w:rsidR="003C4947">
        <w:rPr>
          <w:rFonts w:ascii="Times New Roman" w:hAnsi="Times New Roman" w:cs="Times New Roman"/>
          <w:sz w:val="24"/>
          <w:szCs w:val="24"/>
        </w:rPr>
        <w:t xml:space="preserve"> </w:t>
      </w:r>
      <w:r w:rsidR="004B1858">
        <w:rPr>
          <w:rFonts w:ascii="Times New Roman" w:hAnsi="Times New Roman" w:cs="Times New Roman"/>
          <w:sz w:val="24"/>
          <w:szCs w:val="24"/>
        </w:rPr>
        <w:t>Dispersal distances were not modelled for seeds dispersed by water</w:t>
      </w:r>
      <w:r w:rsidR="00B0570C">
        <w:rPr>
          <w:rFonts w:ascii="Times New Roman" w:hAnsi="Times New Roman" w:cs="Times New Roman"/>
          <w:sz w:val="24"/>
          <w:szCs w:val="24"/>
        </w:rPr>
        <w:t xml:space="preserve"> or species where the dispersal mechanism is unknown</w:t>
      </w:r>
      <w:r w:rsidR="004B1858">
        <w:rPr>
          <w:rFonts w:ascii="Times New Roman" w:hAnsi="Times New Roman" w:cs="Times New Roman"/>
          <w:sz w:val="24"/>
          <w:szCs w:val="24"/>
        </w:rPr>
        <w:t xml:space="preserve">. </w:t>
      </w:r>
      <w:r w:rsidR="004B1858" w:rsidRPr="00270E7F">
        <w:rPr>
          <w:rFonts w:ascii="Times New Roman" w:hAnsi="Times New Roman" w:cs="Times New Roman"/>
          <w:color w:val="000000"/>
        </w:rPr>
        <w:t>–</w:t>
      </w:r>
      <w:r w:rsidR="004B1858">
        <w:rPr>
          <w:rFonts w:ascii="Times New Roman" w:hAnsi="Times New Roman" w:cs="Times New Roman"/>
          <w:color w:val="000000"/>
        </w:rPr>
        <w:t xml:space="preserve"> indicates trait data was unavailable, </w:t>
      </w:r>
      <w:r w:rsidR="00996348">
        <w:rPr>
          <w:rFonts w:ascii="Times New Roman" w:hAnsi="Times New Roman" w:cs="Times New Roman"/>
          <w:sz w:val="24"/>
          <w:szCs w:val="24"/>
        </w:rPr>
        <w:t>* indicates</w:t>
      </w:r>
      <w:r w:rsidR="00DC3F88">
        <w:rPr>
          <w:rFonts w:ascii="Times New Roman" w:hAnsi="Times New Roman" w:cs="Times New Roman"/>
          <w:sz w:val="24"/>
          <w:szCs w:val="24"/>
        </w:rPr>
        <w:t xml:space="preserve"> </w:t>
      </w:r>
      <w:r w:rsidR="00E2346D">
        <w:rPr>
          <w:rFonts w:ascii="Times New Roman" w:hAnsi="Times New Roman" w:cs="Times New Roman"/>
          <w:sz w:val="24"/>
          <w:szCs w:val="24"/>
        </w:rPr>
        <w:t>dispersal distance was unable to be modelled</w:t>
      </w:r>
      <w:r w:rsidR="002A4969">
        <w:rPr>
          <w:rFonts w:ascii="Times New Roman" w:hAnsi="Times New Roman" w:cs="Times New Roman"/>
          <w:sz w:val="24"/>
          <w:szCs w:val="24"/>
        </w:rPr>
        <w:t xml:space="preserve"> but maximum dispersal</w:t>
      </w:r>
      <w:r w:rsidR="00E2346D">
        <w:rPr>
          <w:rFonts w:ascii="Times New Roman" w:hAnsi="Times New Roman" w:cs="Times New Roman"/>
          <w:sz w:val="24"/>
          <w:szCs w:val="24"/>
        </w:rPr>
        <w:t xml:space="preserve"> </w:t>
      </w:r>
      <w:r w:rsidR="00996348">
        <w:rPr>
          <w:rFonts w:ascii="Times New Roman" w:hAnsi="Times New Roman" w:cs="Times New Roman"/>
          <w:sz w:val="24"/>
          <w:szCs w:val="24"/>
        </w:rPr>
        <w:t>distance</w:t>
      </w:r>
      <w:r w:rsidR="002A4969">
        <w:rPr>
          <w:rFonts w:ascii="Times New Roman" w:hAnsi="Times New Roman" w:cs="Times New Roman"/>
          <w:sz w:val="24"/>
          <w:szCs w:val="24"/>
        </w:rPr>
        <w:t xml:space="preserve"> was obtained</w:t>
      </w:r>
      <w:r w:rsidR="00996348">
        <w:rPr>
          <w:rFonts w:ascii="Times New Roman" w:hAnsi="Times New Roman" w:cs="Times New Roman"/>
          <w:sz w:val="24"/>
          <w:szCs w:val="24"/>
        </w:rPr>
        <w:t xml:space="preserve"> from </w:t>
      </w:r>
      <w:r w:rsidR="002A4969">
        <w:rPr>
          <w:rFonts w:ascii="Times New Roman" w:hAnsi="Times New Roman" w:cs="Times New Roman"/>
          <w:sz w:val="24"/>
          <w:szCs w:val="24"/>
        </w:rPr>
        <w:t xml:space="preserve">published </w:t>
      </w:r>
      <w:r w:rsidR="00996348">
        <w:rPr>
          <w:rFonts w:ascii="Times New Roman" w:hAnsi="Times New Roman" w:cs="Times New Roman"/>
          <w:sz w:val="24"/>
          <w:szCs w:val="24"/>
        </w:rPr>
        <w:t>literature</w:t>
      </w:r>
      <w:r w:rsidR="002A4969">
        <w:rPr>
          <w:rFonts w:ascii="Times New Roman" w:hAnsi="Times New Roman" w:cs="Times New Roman"/>
          <w:sz w:val="24"/>
          <w:szCs w:val="24"/>
        </w:rPr>
        <w:t>.</w:t>
      </w:r>
      <w:r w:rsidR="008175D6">
        <w:rPr>
          <w:rFonts w:ascii="Times New Roman" w:hAnsi="Times New Roman" w:cs="Times New Roman"/>
          <w:sz w:val="24"/>
          <w:szCs w:val="24"/>
        </w:rPr>
        <w:t xml:space="preserve"> </w:t>
      </w:r>
      <w:r w:rsidR="0071509A">
        <w:rPr>
          <w:rFonts w:ascii="Times New Roman" w:hAnsi="Times New Roman" w:cs="Times New Roman"/>
          <w:sz w:val="24"/>
          <w:szCs w:val="24"/>
        </w:rPr>
        <w:t xml:space="preserve">Dispersal mechanisms: animal (internal + attachment </w:t>
      </w:r>
      <w:r w:rsidR="008175D6">
        <w:rPr>
          <w:rFonts w:ascii="Times New Roman" w:hAnsi="Times New Roman" w:cs="Times New Roman"/>
          <w:sz w:val="24"/>
          <w:szCs w:val="24"/>
        </w:rPr>
        <w:t xml:space="preserve">+ nesting material </w:t>
      </w:r>
      <w:r w:rsidR="0071509A">
        <w:rPr>
          <w:rFonts w:ascii="Times New Roman" w:hAnsi="Times New Roman" w:cs="Times New Roman"/>
          <w:sz w:val="24"/>
          <w:szCs w:val="24"/>
        </w:rPr>
        <w:t>+ scatterhoarding), seeds are dispersed when ingested by fruit- or seed-eating animals</w:t>
      </w:r>
      <w:r w:rsidR="008175D6">
        <w:rPr>
          <w:rFonts w:ascii="Times New Roman" w:hAnsi="Times New Roman" w:cs="Times New Roman"/>
          <w:sz w:val="24"/>
          <w:szCs w:val="24"/>
        </w:rPr>
        <w:t>,</w:t>
      </w:r>
      <w:r w:rsidR="0071509A">
        <w:rPr>
          <w:rFonts w:ascii="Times New Roman" w:hAnsi="Times New Roman" w:cs="Times New Roman"/>
          <w:sz w:val="24"/>
          <w:szCs w:val="24"/>
        </w:rPr>
        <w:t xml:space="preserve"> attached to fur, feathers or feet</w:t>
      </w:r>
      <w:r w:rsidR="008175D6">
        <w:rPr>
          <w:rFonts w:ascii="Times New Roman" w:hAnsi="Times New Roman" w:cs="Times New Roman"/>
          <w:sz w:val="24"/>
          <w:szCs w:val="24"/>
        </w:rPr>
        <w:t>,</w:t>
      </w:r>
      <w:r w:rsidR="0071509A">
        <w:rPr>
          <w:rFonts w:ascii="Times New Roman" w:hAnsi="Times New Roman" w:cs="Times New Roman"/>
          <w:sz w:val="24"/>
          <w:szCs w:val="24"/>
        </w:rPr>
        <w:t xml:space="preserve"> </w:t>
      </w:r>
      <w:r w:rsidR="008175D6">
        <w:rPr>
          <w:rFonts w:ascii="Times New Roman" w:hAnsi="Times New Roman" w:cs="Times New Roman"/>
          <w:sz w:val="24"/>
          <w:szCs w:val="24"/>
        </w:rPr>
        <w:t xml:space="preserve">by birds in material used to make their nests, </w:t>
      </w:r>
      <w:r w:rsidR="0071509A">
        <w:rPr>
          <w:rFonts w:ascii="Times New Roman" w:hAnsi="Times New Roman" w:cs="Times New Roman"/>
          <w:sz w:val="24"/>
          <w:szCs w:val="24"/>
        </w:rPr>
        <w:t xml:space="preserve">or when animals cach seeds and fail to retrieve them; </w:t>
      </w:r>
      <w:commentRangeStart w:id="6"/>
      <w:commentRangeStart w:id="7"/>
      <w:r w:rsidR="0071509A">
        <w:rPr>
          <w:rFonts w:ascii="Times New Roman" w:hAnsi="Times New Roman" w:cs="Times New Roman"/>
          <w:sz w:val="24"/>
          <w:szCs w:val="24"/>
        </w:rPr>
        <w:t>wind.special</w:t>
      </w:r>
      <w:commentRangeEnd w:id="6"/>
      <w:r w:rsidR="00B128AC">
        <w:rPr>
          <w:rStyle w:val="CommentReference"/>
        </w:rPr>
        <w:commentReference w:id="6"/>
      </w:r>
      <w:commentRangeEnd w:id="7"/>
      <w:r w:rsidR="00713B1D">
        <w:rPr>
          <w:rStyle w:val="CommentReference"/>
        </w:rPr>
        <w:commentReference w:id="7"/>
      </w:r>
      <w:r w:rsidR="0071509A">
        <w:rPr>
          <w:rFonts w:ascii="Times New Roman" w:hAnsi="Times New Roman" w:cs="Times New Roman"/>
          <w:sz w:val="24"/>
          <w:szCs w:val="24"/>
        </w:rPr>
        <w:t>, winged or plumed seeds are dispersed by wind; wind.none, seeds are dispersed by wind but have no special adaptations; ant, seeds are carried by ants and/or have an elaiosome; ballistic, seeds are ejected from an explosively dehiscent fruit; w</w:t>
      </w:r>
      <w:r w:rsidR="0071509A" w:rsidRPr="00BB7D05">
        <w:rPr>
          <w:rFonts w:ascii="Times New Roman" w:hAnsi="Times New Roman" w:cs="Times New Roman"/>
          <w:sz w:val="24"/>
          <w:szCs w:val="24"/>
        </w:rPr>
        <w:t>ater</w:t>
      </w:r>
      <w:r w:rsidR="0071509A">
        <w:rPr>
          <w:rFonts w:ascii="Times New Roman" w:hAnsi="Times New Roman" w:cs="Times New Roman"/>
          <w:sz w:val="24"/>
          <w:szCs w:val="24"/>
        </w:rPr>
        <w:t xml:space="preserve">, seeds are dispersed by rivers, streams, ocean currents or in </w:t>
      </w:r>
      <w:r w:rsidR="008175D6">
        <w:rPr>
          <w:rFonts w:ascii="Times New Roman" w:hAnsi="Times New Roman" w:cs="Times New Roman"/>
          <w:sz w:val="24"/>
          <w:szCs w:val="24"/>
        </w:rPr>
        <w:t xml:space="preserve">surface </w:t>
      </w:r>
      <w:r w:rsidR="0071509A">
        <w:rPr>
          <w:rFonts w:ascii="Times New Roman" w:hAnsi="Times New Roman" w:cs="Times New Roman"/>
          <w:sz w:val="24"/>
          <w:szCs w:val="24"/>
        </w:rPr>
        <w:t>water flows on land; and un</w:t>
      </w:r>
      <w:r w:rsidR="0071509A" w:rsidRPr="00BB7D05">
        <w:rPr>
          <w:rFonts w:ascii="Times New Roman" w:hAnsi="Times New Roman" w:cs="Times New Roman"/>
          <w:sz w:val="24"/>
          <w:szCs w:val="24"/>
        </w:rPr>
        <w:t>known</w:t>
      </w:r>
      <w:r w:rsidR="0071509A">
        <w:rPr>
          <w:rFonts w:ascii="Times New Roman" w:hAnsi="Times New Roman" w:cs="Times New Roman"/>
          <w:sz w:val="24"/>
          <w:szCs w:val="24"/>
        </w:rPr>
        <w:t>, no dispersal mechanisms currently known.</w:t>
      </w:r>
    </w:p>
    <w:p w14:paraId="55A7C85B" w14:textId="77777777" w:rsidR="00C25665" w:rsidRPr="002C022F" w:rsidRDefault="00C25665" w:rsidP="002C022F">
      <w:pPr>
        <w:rPr>
          <w:rFonts w:ascii="Times New Roman" w:hAnsi="Times New Roman" w:cs="Times New Roman"/>
          <w:sz w:val="24"/>
          <w:szCs w:val="24"/>
        </w:rPr>
      </w:pPr>
    </w:p>
    <w:tbl>
      <w:tblPr>
        <w:tblW w:w="15592" w:type="dxa"/>
        <w:tblLayout w:type="fixed"/>
        <w:tblLook w:val="04A0" w:firstRow="1" w:lastRow="0" w:firstColumn="1" w:lastColumn="0" w:noHBand="0" w:noVBand="1"/>
      </w:tblPr>
      <w:tblGrid>
        <w:gridCol w:w="3402"/>
        <w:gridCol w:w="1560"/>
        <w:gridCol w:w="1984"/>
        <w:gridCol w:w="851"/>
        <w:gridCol w:w="992"/>
        <w:gridCol w:w="1276"/>
        <w:gridCol w:w="1276"/>
        <w:gridCol w:w="1417"/>
        <w:gridCol w:w="1417"/>
        <w:gridCol w:w="1417"/>
      </w:tblGrid>
      <w:tr w:rsidR="00713B1D" w:rsidRPr="009A354C" w14:paraId="55A7C865" w14:textId="7E4AD0A3" w:rsidTr="00713B1D">
        <w:trPr>
          <w:trHeight w:val="290"/>
        </w:trPr>
        <w:tc>
          <w:tcPr>
            <w:tcW w:w="3402" w:type="dxa"/>
            <w:tcBorders>
              <w:top w:val="single" w:sz="4" w:space="0" w:color="auto"/>
              <w:left w:val="nil"/>
              <w:bottom w:val="single" w:sz="4" w:space="0" w:color="auto"/>
              <w:right w:val="nil"/>
            </w:tcBorders>
            <w:shd w:val="clear" w:color="auto" w:fill="auto"/>
            <w:noWrap/>
          </w:tcPr>
          <w:p w14:paraId="55A7C85C" w14:textId="77777777" w:rsidR="00713B1D" w:rsidRPr="000C4F46" w:rsidRDefault="00713B1D" w:rsidP="00EB30B9">
            <w:pPr>
              <w:rPr>
                <w:rFonts w:ascii="Times New Roman" w:hAnsi="Times New Roman" w:cs="Times New Roman"/>
                <w:b/>
              </w:rPr>
            </w:pPr>
            <w:r w:rsidRPr="000C4F46">
              <w:rPr>
                <w:rFonts w:ascii="Times New Roman" w:hAnsi="Times New Roman" w:cs="Times New Roman"/>
                <w:b/>
              </w:rPr>
              <w:t>Species</w:t>
            </w:r>
          </w:p>
        </w:tc>
        <w:tc>
          <w:tcPr>
            <w:tcW w:w="1560" w:type="dxa"/>
            <w:tcBorders>
              <w:top w:val="single" w:sz="4" w:space="0" w:color="auto"/>
              <w:left w:val="nil"/>
              <w:bottom w:val="single" w:sz="4" w:space="0" w:color="auto"/>
              <w:right w:val="nil"/>
            </w:tcBorders>
            <w:shd w:val="clear" w:color="auto" w:fill="auto"/>
            <w:noWrap/>
          </w:tcPr>
          <w:p w14:paraId="55A7C85D" w14:textId="77777777" w:rsidR="00713B1D" w:rsidRPr="00270E7F" w:rsidRDefault="00713B1D" w:rsidP="00EB30B9">
            <w:pPr>
              <w:rPr>
                <w:rFonts w:ascii="Times New Roman" w:hAnsi="Times New Roman" w:cs="Times New Roman"/>
                <w:b/>
              </w:rPr>
            </w:pPr>
            <w:r w:rsidRPr="00270E7F">
              <w:rPr>
                <w:rFonts w:ascii="Times New Roman" w:hAnsi="Times New Roman" w:cs="Times New Roman"/>
                <w:b/>
              </w:rPr>
              <w:t>Order</w:t>
            </w:r>
          </w:p>
        </w:tc>
        <w:tc>
          <w:tcPr>
            <w:tcW w:w="1984" w:type="dxa"/>
            <w:tcBorders>
              <w:top w:val="single" w:sz="4" w:space="0" w:color="auto"/>
              <w:left w:val="nil"/>
              <w:bottom w:val="single" w:sz="4" w:space="0" w:color="auto"/>
              <w:right w:val="nil"/>
            </w:tcBorders>
            <w:shd w:val="clear" w:color="auto" w:fill="auto"/>
            <w:noWrap/>
          </w:tcPr>
          <w:p w14:paraId="55A7C85E" w14:textId="77777777" w:rsidR="00713B1D" w:rsidRPr="00270E7F" w:rsidRDefault="00713B1D" w:rsidP="00EB30B9">
            <w:pPr>
              <w:rPr>
                <w:rFonts w:ascii="Times New Roman" w:hAnsi="Times New Roman" w:cs="Times New Roman"/>
                <w:b/>
              </w:rPr>
            </w:pPr>
            <w:r w:rsidRPr="00270E7F">
              <w:rPr>
                <w:rFonts w:ascii="Times New Roman" w:hAnsi="Times New Roman" w:cs="Times New Roman"/>
                <w:b/>
              </w:rPr>
              <w:t>Family</w:t>
            </w:r>
          </w:p>
        </w:tc>
        <w:tc>
          <w:tcPr>
            <w:tcW w:w="851" w:type="dxa"/>
            <w:tcBorders>
              <w:top w:val="single" w:sz="4" w:space="0" w:color="auto"/>
              <w:left w:val="nil"/>
              <w:bottom w:val="single" w:sz="4" w:space="0" w:color="auto"/>
              <w:right w:val="nil"/>
            </w:tcBorders>
          </w:tcPr>
          <w:p w14:paraId="55A7C85F" w14:textId="77777777" w:rsidR="00713B1D" w:rsidRPr="00270E7F" w:rsidRDefault="00713B1D" w:rsidP="00EB30B9">
            <w:pPr>
              <w:rPr>
                <w:rFonts w:ascii="Times New Roman" w:hAnsi="Times New Roman" w:cs="Times New Roman"/>
                <w:b/>
              </w:rPr>
            </w:pPr>
            <w:r w:rsidRPr="00270E7F">
              <w:rPr>
                <w:rFonts w:ascii="Times New Roman" w:hAnsi="Times New Roman" w:cs="Times New Roman"/>
                <w:b/>
              </w:rPr>
              <w:t xml:space="preserve">Fruit type </w:t>
            </w:r>
          </w:p>
        </w:tc>
        <w:tc>
          <w:tcPr>
            <w:tcW w:w="992" w:type="dxa"/>
            <w:tcBorders>
              <w:top w:val="single" w:sz="4" w:space="0" w:color="auto"/>
              <w:left w:val="nil"/>
              <w:bottom w:val="single" w:sz="4" w:space="0" w:color="auto"/>
              <w:right w:val="nil"/>
            </w:tcBorders>
          </w:tcPr>
          <w:p w14:paraId="55A7C860" w14:textId="77777777" w:rsidR="00713B1D" w:rsidRPr="00270E7F" w:rsidRDefault="00713B1D" w:rsidP="00EB30B9">
            <w:pPr>
              <w:rPr>
                <w:rFonts w:ascii="Times New Roman" w:hAnsi="Times New Roman" w:cs="Times New Roman"/>
                <w:b/>
              </w:rPr>
            </w:pPr>
            <w:r w:rsidRPr="00270E7F">
              <w:rPr>
                <w:rFonts w:ascii="Times New Roman" w:hAnsi="Times New Roman" w:cs="Times New Roman"/>
                <w:b/>
              </w:rPr>
              <w:t>Growth form</w:t>
            </w:r>
          </w:p>
        </w:tc>
        <w:tc>
          <w:tcPr>
            <w:tcW w:w="1276" w:type="dxa"/>
            <w:tcBorders>
              <w:top w:val="single" w:sz="4" w:space="0" w:color="auto"/>
              <w:left w:val="nil"/>
              <w:bottom w:val="single" w:sz="4" w:space="0" w:color="auto"/>
              <w:right w:val="nil"/>
            </w:tcBorders>
          </w:tcPr>
          <w:p w14:paraId="55A7C861" w14:textId="77777777" w:rsidR="00713B1D" w:rsidRPr="00270E7F" w:rsidRDefault="00713B1D" w:rsidP="004B1858">
            <w:pPr>
              <w:jc w:val="center"/>
              <w:rPr>
                <w:rFonts w:ascii="Times New Roman" w:hAnsi="Times New Roman" w:cs="Times New Roman"/>
                <w:b/>
              </w:rPr>
            </w:pPr>
            <w:r w:rsidRPr="00270E7F">
              <w:rPr>
                <w:rFonts w:ascii="Times New Roman" w:hAnsi="Times New Roman" w:cs="Times New Roman"/>
                <w:b/>
              </w:rPr>
              <w:t>Release height (m)</w:t>
            </w:r>
          </w:p>
        </w:tc>
        <w:tc>
          <w:tcPr>
            <w:tcW w:w="1276" w:type="dxa"/>
            <w:tcBorders>
              <w:top w:val="single" w:sz="4" w:space="0" w:color="auto"/>
              <w:left w:val="nil"/>
              <w:bottom w:val="single" w:sz="4" w:space="0" w:color="auto"/>
              <w:right w:val="nil"/>
            </w:tcBorders>
          </w:tcPr>
          <w:p w14:paraId="55A7C862" w14:textId="77777777" w:rsidR="00713B1D" w:rsidRPr="00270E7F" w:rsidRDefault="00713B1D" w:rsidP="004B1858">
            <w:pPr>
              <w:jc w:val="center"/>
              <w:rPr>
                <w:rFonts w:ascii="Times New Roman" w:hAnsi="Times New Roman" w:cs="Times New Roman"/>
                <w:b/>
              </w:rPr>
            </w:pPr>
            <w:r w:rsidRPr="00270E7F">
              <w:rPr>
                <w:rFonts w:ascii="Times New Roman" w:hAnsi="Times New Roman" w:cs="Times New Roman"/>
                <w:b/>
              </w:rPr>
              <w:t>Seed mass (mg)</w:t>
            </w:r>
          </w:p>
        </w:tc>
        <w:tc>
          <w:tcPr>
            <w:tcW w:w="1417" w:type="dxa"/>
            <w:tcBorders>
              <w:top w:val="single" w:sz="4" w:space="0" w:color="auto"/>
              <w:left w:val="nil"/>
              <w:bottom w:val="single" w:sz="4" w:space="0" w:color="auto"/>
              <w:right w:val="nil"/>
            </w:tcBorders>
          </w:tcPr>
          <w:p w14:paraId="55A7C863" w14:textId="77777777" w:rsidR="00713B1D" w:rsidRPr="00270E7F" w:rsidRDefault="00713B1D" w:rsidP="00EB30B9">
            <w:pPr>
              <w:rPr>
                <w:rFonts w:ascii="Times New Roman" w:hAnsi="Times New Roman" w:cs="Times New Roman"/>
                <w:b/>
              </w:rPr>
            </w:pPr>
            <w:r w:rsidRPr="00270E7F">
              <w:rPr>
                <w:rFonts w:ascii="Times New Roman" w:hAnsi="Times New Roman" w:cs="Times New Roman"/>
                <w:b/>
              </w:rPr>
              <w:t>Dispersal mechanism</w:t>
            </w:r>
          </w:p>
        </w:tc>
        <w:tc>
          <w:tcPr>
            <w:tcW w:w="1417" w:type="dxa"/>
            <w:tcBorders>
              <w:top w:val="single" w:sz="4" w:space="0" w:color="auto"/>
              <w:left w:val="nil"/>
              <w:bottom w:val="single" w:sz="4" w:space="0" w:color="auto"/>
              <w:right w:val="nil"/>
            </w:tcBorders>
          </w:tcPr>
          <w:p w14:paraId="55A7C864" w14:textId="77777777" w:rsidR="00713B1D" w:rsidRPr="00270E7F" w:rsidRDefault="00713B1D" w:rsidP="00EB30B9">
            <w:pPr>
              <w:rPr>
                <w:rFonts w:ascii="Times New Roman" w:hAnsi="Times New Roman" w:cs="Times New Roman"/>
                <w:b/>
              </w:rPr>
            </w:pPr>
            <w:r w:rsidRPr="00270E7F">
              <w:rPr>
                <w:rFonts w:ascii="Times New Roman" w:hAnsi="Times New Roman" w:cs="Times New Roman"/>
                <w:b/>
              </w:rPr>
              <w:t>Dispersal distance (m)</w:t>
            </w:r>
          </w:p>
        </w:tc>
        <w:tc>
          <w:tcPr>
            <w:tcW w:w="1417" w:type="dxa"/>
            <w:tcBorders>
              <w:top w:val="single" w:sz="4" w:space="0" w:color="auto"/>
              <w:left w:val="nil"/>
              <w:bottom w:val="single" w:sz="4" w:space="0" w:color="auto"/>
              <w:right w:val="nil"/>
            </w:tcBorders>
          </w:tcPr>
          <w:p w14:paraId="1732E61E" w14:textId="4CD54F4A" w:rsidR="00713B1D" w:rsidRPr="00270E7F" w:rsidRDefault="00713B1D" w:rsidP="00EB30B9">
            <w:pPr>
              <w:rPr>
                <w:rFonts w:ascii="Times New Roman" w:hAnsi="Times New Roman" w:cs="Times New Roman"/>
                <w:b/>
              </w:rPr>
            </w:pPr>
            <w:commentRangeStart w:id="8"/>
            <w:r>
              <w:rPr>
                <w:rFonts w:ascii="Times New Roman" w:hAnsi="Times New Roman" w:cs="Times New Roman"/>
                <w:b/>
              </w:rPr>
              <w:t>References</w:t>
            </w:r>
            <w:commentRangeEnd w:id="8"/>
            <w:r>
              <w:rPr>
                <w:rStyle w:val="CommentReference"/>
              </w:rPr>
              <w:commentReference w:id="8"/>
            </w:r>
          </w:p>
        </w:tc>
      </w:tr>
      <w:tr w:rsidR="00713B1D" w:rsidRPr="005D47E4" w14:paraId="55A7C86F" w14:textId="16B2CBC4" w:rsidTr="00713B1D">
        <w:trPr>
          <w:trHeight w:val="290"/>
        </w:trPr>
        <w:tc>
          <w:tcPr>
            <w:tcW w:w="3402" w:type="dxa"/>
            <w:tcBorders>
              <w:top w:val="single" w:sz="4" w:space="0" w:color="auto"/>
              <w:left w:val="nil"/>
              <w:bottom w:val="nil"/>
              <w:right w:val="nil"/>
            </w:tcBorders>
            <w:shd w:val="clear" w:color="auto" w:fill="auto"/>
            <w:noWrap/>
            <w:vAlign w:val="bottom"/>
          </w:tcPr>
          <w:p w14:paraId="55A7C86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Acacia baileyana</w:t>
            </w:r>
          </w:p>
        </w:tc>
        <w:tc>
          <w:tcPr>
            <w:tcW w:w="1560" w:type="dxa"/>
            <w:tcBorders>
              <w:top w:val="single" w:sz="4" w:space="0" w:color="auto"/>
              <w:left w:val="nil"/>
              <w:bottom w:val="nil"/>
              <w:right w:val="nil"/>
            </w:tcBorders>
            <w:shd w:val="clear" w:color="auto" w:fill="auto"/>
            <w:noWrap/>
            <w:vAlign w:val="bottom"/>
          </w:tcPr>
          <w:p w14:paraId="55A7C86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single" w:sz="4" w:space="0" w:color="auto"/>
              <w:left w:val="nil"/>
              <w:bottom w:val="nil"/>
              <w:right w:val="nil"/>
            </w:tcBorders>
            <w:shd w:val="clear" w:color="auto" w:fill="auto"/>
            <w:noWrap/>
            <w:vAlign w:val="bottom"/>
          </w:tcPr>
          <w:p w14:paraId="55A7C86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single" w:sz="4" w:space="0" w:color="auto"/>
              <w:left w:val="nil"/>
              <w:bottom w:val="nil"/>
              <w:right w:val="nil"/>
            </w:tcBorders>
            <w:vAlign w:val="bottom"/>
          </w:tcPr>
          <w:p w14:paraId="55A7C86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single" w:sz="4" w:space="0" w:color="auto"/>
              <w:left w:val="nil"/>
              <w:bottom w:val="nil"/>
              <w:right w:val="nil"/>
            </w:tcBorders>
            <w:vAlign w:val="bottom"/>
          </w:tcPr>
          <w:p w14:paraId="55A7C86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single" w:sz="4" w:space="0" w:color="auto"/>
              <w:left w:val="nil"/>
              <w:bottom w:val="nil"/>
              <w:right w:val="nil"/>
            </w:tcBorders>
            <w:vAlign w:val="bottom"/>
          </w:tcPr>
          <w:p w14:paraId="55A7C86B"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single" w:sz="4" w:space="0" w:color="auto"/>
              <w:left w:val="nil"/>
              <w:bottom w:val="nil"/>
              <w:right w:val="nil"/>
            </w:tcBorders>
            <w:vAlign w:val="bottom"/>
          </w:tcPr>
          <w:p w14:paraId="55A7C86C"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21.81</w:t>
            </w:r>
          </w:p>
        </w:tc>
        <w:tc>
          <w:tcPr>
            <w:tcW w:w="1417" w:type="dxa"/>
            <w:tcBorders>
              <w:top w:val="single" w:sz="4" w:space="0" w:color="auto"/>
              <w:left w:val="nil"/>
              <w:bottom w:val="nil"/>
              <w:right w:val="nil"/>
            </w:tcBorders>
            <w:vAlign w:val="bottom"/>
          </w:tcPr>
          <w:p w14:paraId="55A7C8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single" w:sz="4" w:space="0" w:color="auto"/>
              <w:left w:val="nil"/>
              <w:bottom w:val="nil"/>
              <w:right w:val="nil"/>
            </w:tcBorders>
            <w:vAlign w:val="bottom"/>
          </w:tcPr>
          <w:p w14:paraId="55A7C86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106.88</w:t>
            </w:r>
          </w:p>
        </w:tc>
        <w:tc>
          <w:tcPr>
            <w:tcW w:w="1417" w:type="dxa"/>
            <w:tcBorders>
              <w:top w:val="single" w:sz="4" w:space="0" w:color="auto"/>
              <w:left w:val="nil"/>
              <w:bottom w:val="nil"/>
              <w:right w:val="nil"/>
            </w:tcBorders>
          </w:tcPr>
          <w:p w14:paraId="643FE0E3" w14:textId="77777777" w:rsidR="00713B1D" w:rsidRPr="00270E7F" w:rsidRDefault="00713B1D" w:rsidP="00EB30B9">
            <w:pPr>
              <w:jc w:val="right"/>
              <w:rPr>
                <w:rFonts w:ascii="Times New Roman" w:hAnsi="Times New Roman" w:cs="Times New Roman"/>
                <w:color w:val="000000"/>
              </w:rPr>
            </w:pPr>
          </w:p>
        </w:tc>
      </w:tr>
      <w:tr w:rsidR="00713B1D" w:rsidRPr="005D47E4" w14:paraId="55A7C879" w14:textId="01A357A2" w:rsidTr="00713B1D">
        <w:trPr>
          <w:trHeight w:val="290"/>
        </w:trPr>
        <w:tc>
          <w:tcPr>
            <w:tcW w:w="3402" w:type="dxa"/>
            <w:tcBorders>
              <w:top w:val="nil"/>
              <w:left w:val="nil"/>
              <w:bottom w:val="nil"/>
              <w:right w:val="nil"/>
            </w:tcBorders>
            <w:shd w:val="clear" w:color="auto" w:fill="auto"/>
            <w:noWrap/>
            <w:vAlign w:val="bottom"/>
          </w:tcPr>
          <w:p w14:paraId="55A7C87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7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7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7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7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75"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76"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87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4.73</w:t>
            </w:r>
          </w:p>
        </w:tc>
        <w:tc>
          <w:tcPr>
            <w:tcW w:w="1417" w:type="dxa"/>
            <w:tcBorders>
              <w:top w:val="nil"/>
              <w:left w:val="nil"/>
              <w:bottom w:val="nil"/>
              <w:right w:val="nil"/>
            </w:tcBorders>
          </w:tcPr>
          <w:p w14:paraId="72659C4B" w14:textId="77777777" w:rsidR="00713B1D" w:rsidRPr="00270E7F" w:rsidRDefault="00713B1D" w:rsidP="00EB30B9">
            <w:pPr>
              <w:jc w:val="right"/>
              <w:rPr>
                <w:rFonts w:ascii="Times New Roman" w:hAnsi="Times New Roman" w:cs="Times New Roman"/>
                <w:color w:val="000000"/>
              </w:rPr>
            </w:pPr>
          </w:p>
        </w:tc>
      </w:tr>
      <w:tr w:rsidR="00713B1D" w:rsidRPr="005D47E4" w14:paraId="55A7C883" w14:textId="3F29DD29" w:rsidTr="00713B1D">
        <w:trPr>
          <w:trHeight w:val="290"/>
        </w:trPr>
        <w:tc>
          <w:tcPr>
            <w:tcW w:w="3402" w:type="dxa"/>
            <w:tcBorders>
              <w:top w:val="nil"/>
              <w:left w:val="nil"/>
              <w:bottom w:val="nil"/>
              <w:right w:val="nil"/>
            </w:tcBorders>
            <w:shd w:val="clear" w:color="auto" w:fill="auto"/>
            <w:noWrap/>
            <w:vAlign w:val="bottom"/>
          </w:tcPr>
          <w:p w14:paraId="55A7C87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Acacia dealbata</w:t>
            </w:r>
          </w:p>
        </w:tc>
        <w:tc>
          <w:tcPr>
            <w:tcW w:w="1560" w:type="dxa"/>
            <w:tcBorders>
              <w:top w:val="nil"/>
              <w:left w:val="nil"/>
              <w:bottom w:val="nil"/>
              <w:right w:val="nil"/>
            </w:tcBorders>
            <w:shd w:val="clear" w:color="auto" w:fill="auto"/>
            <w:noWrap/>
            <w:vAlign w:val="bottom"/>
          </w:tcPr>
          <w:p w14:paraId="55A7C8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C87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8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87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87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30</w:t>
            </w:r>
          </w:p>
        </w:tc>
        <w:tc>
          <w:tcPr>
            <w:tcW w:w="1276" w:type="dxa"/>
            <w:tcBorders>
              <w:top w:val="nil"/>
              <w:left w:val="nil"/>
              <w:bottom w:val="nil"/>
              <w:right w:val="nil"/>
            </w:tcBorders>
            <w:vAlign w:val="bottom"/>
          </w:tcPr>
          <w:p w14:paraId="55A7C88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12.68</w:t>
            </w:r>
          </w:p>
        </w:tc>
        <w:tc>
          <w:tcPr>
            <w:tcW w:w="1417" w:type="dxa"/>
            <w:tcBorders>
              <w:top w:val="nil"/>
              <w:left w:val="nil"/>
              <w:bottom w:val="nil"/>
              <w:right w:val="nil"/>
            </w:tcBorders>
            <w:vAlign w:val="bottom"/>
          </w:tcPr>
          <w:p w14:paraId="55A7C88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88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183.26</w:t>
            </w:r>
          </w:p>
        </w:tc>
        <w:tc>
          <w:tcPr>
            <w:tcW w:w="1417" w:type="dxa"/>
            <w:tcBorders>
              <w:top w:val="nil"/>
              <w:left w:val="nil"/>
              <w:bottom w:val="nil"/>
              <w:right w:val="nil"/>
            </w:tcBorders>
          </w:tcPr>
          <w:p w14:paraId="44165346" w14:textId="77777777" w:rsidR="00713B1D" w:rsidRPr="00270E7F" w:rsidRDefault="00713B1D" w:rsidP="00EB30B9">
            <w:pPr>
              <w:jc w:val="right"/>
              <w:rPr>
                <w:rFonts w:ascii="Times New Roman" w:hAnsi="Times New Roman" w:cs="Times New Roman"/>
                <w:color w:val="000000"/>
              </w:rPr>
            </w:pPr>
          </w:p>
        </w:tc>
      </w:tr>
      <w:tr w:rsidR="00713B1D" w:rsidRPr="005D47E4" w14:paraId="55A7C88D" w14:textId="2785750E" w:rsidTr="00713B1D">
        <w:trPr>
          <w:trHeight w:val="290"/>
        </w:trPr>
        <w:tc>
          <w:tcPr>
            <w:tcW w:w="3402" w:type="dxa"/>
            <w:tcBorders>
              <w:top w:val="nil"/>
              <w:left w:val="nil"/>
              <w:bottom w:val="nil"/>
              <w:right w:val="nil"/>
            </w:tcBorders>
            <w:shd w:val="clear" w:color="auto" w:fill="auto"/>
            <w:noWrap/>
            <w:vAlign w:val="bottom"/>
          </w:tcPr>
          <w:p w14:paraId="55A7C884"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85"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86"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87"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88"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89"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8A"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8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88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8.11</w:t>
            </w:r>
          </w:p>
        </w:tc>
        <w:tc>
          <w:tcPr>
            <w:tcW w:w="1417" w:type="dxa"/>
            <w:tcBorders>
              <w:top w:val="nil"/>
              <w:left w:val="nil"/>
              <w:bottom w:val="nil"/>
              <w:right w:val="nil"/>
            </w:tcBorders>
          </w:tcPr>
          <w:p w14:paraId="45E85EA5" w14:textId="77777777" w:rsidR="00713B1D" w:rsidRPr="00270E7F" w:rsidRDefault="00713B1D" w:rsidP="00EB30B9">
            <w:pPr>
              <w:jc w:val="right"/>
              <w:rPr>
                <w:rFonts w:ascii="Times New Roman" w:hAnsi="Times New Roman" w:cs="Times New Roman"/>
                <w:color w:val="000000"/>
              </w:rPr>
            </w:pPr>
          </w:p>
        </w:tc>
      </w:tr>
      <w:tr w:rsidR="00713B1D" w:rsidRPr="005D47E4" w14:paraId="55A7C897" w14:textId="7E83C17F" w:rsidTr="00713B1D">
        <w:trPr>
          <w:trHeight w:val="290"/>
        </w:trPr>
        <w:tc>
          <w:tcPr>
            <w:tcW w:w="3402" w:type="dxa"/>
            <w:tcBorders>
              <w:top w:val="nil"/>
              <w:left w:val="nil"/>
              <w:bottom w:val="nil"/>
              <w:right w:val="nil"/>
            </w:tcBorders>
            <w:shd w:val="clear" w:color="auto" w:fill="auto"/>
            <w:noWrap/>
            <w:vAlign w:val="bottom"/>
          </w:tcPr>
          <w:p w14:paraId="55A7C88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Acacia longifolia</w:t>
            </w:r>
          </w:p>
        </w:tc>
        <w:tc>
          <w:tcPr>
            <w:tcW w:w="1560" w:type="dxa"/>
            <w:tcBorders>
              <w:top w:val="nil"/>
              <w:left w:val="nil"/>
              <w:bottom w:val="nil"/>
              <w:right w:val="nil"/>
            </w:tcBorders>
            <w:shd w:val="clear" w:color="auto" w:fill="auto"/>
            <w:noWrap/>
            <w:vAlign w:val="bottom"/>
          </w:tcPr>
          <w:p w14:paraId="55A7C88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C89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89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89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893"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894"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14.86</w:t>
            </w:r>
          </w:p>
        </w:tc>
        <w:tc>
          <w:tcPr>
            <w:tcW w:w="1417" w:type="dxa"/>
            <w:tcBorders>
              <w:top w:val="nil"/>
              <w:left w:val="nil"/>
              <w:bottom w:val="nil"/>
              <w:right w:val="nil"/>
            </w:tcBorders>
            <w:vAlign w:val="bottom"/>
          </w:tcPr>
          <w:p w14:paraId="55A7C8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89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116.79</w:t>
            </w:r>
          </w:p>
        </w:tc>
        <w:tc>
          <w:tcPr>
            <w:tcW w:w="1417" w:type="dxa"/>
            <w:tcBorders>
              <w:top w:val="nil"/>
              <w:left w:val="nil"/>
              <w:bottom w:val="nil"/>
              <w:right w:val="nil"/>
            </w:tcBorders>
          </w:tcPr>
          <w:p w14:paraId="1FA31203" w14:textId="77777777" w:rsidR="00713B1D" w:rsidRPr="00270E7F" w:rsidRDefault="00713B1D" w:rsidP="00EB30B9">
            <w:pPr>
              <w:jc w:val="right"/>
              <w:rPr>
                <w:rFonts w:ascii="Times New Roman" w:hAnsi="Times New Roman" w:cs="Times New Roman"/>
                <w:color w:val="000000"/>
              </w:rPr>
            </w:pPr>
          </w:p>
        </w:tc>
      </w:tr>
      <w:tr w:rsidR="00713B1D" w:rsidRPr="005D47E4" w14:paraId="55A7C8A1" w14:textId="4DF6ADB8" w:rsidTr="00713B1D">
        <w:trPr>
          <w:trHeight w:val="290"/>
        </w:trPr>
        <w:tc>
          <w:tcPr>
            <w:tcW w:w="3402" w:type="dxa"/>
            <w:tcBorders>
              <w:top w:val="nil"/>
              <w:left w:val="nil"/>
              <w:bottom w:val="nil"/>
              <w:right w:val="nil"/>
            </w:tcBorders>
            <w:shd w:val="clear" w:color="auto" w:fill="auto"/>
            <w:noWrap/>
            <w:vAlign w:val="bottom"/>
          </w:tcPr>
          <w:p w14:paraId="55A7C89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9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9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9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9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9D"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9E"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9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8A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1449.87</w:t>
            </w:r>
          </w:p>
        </w:tc>
        <w:tc>
          <w:tcPr>
            <w:tcW w:w="1417" w:type="dxa"/>
            <w:tcBorders>
              <w:top w:val="nil"/>
              <w:left w:val="nil"/>
              <w:bottom w:val="nil"/>
              <w:right w:val="nil"/>
            </w:tcBorders>
          </w:tcPr>
          <w:p w14:paraId="0B734144" w14:textId="77777777" w:rsidR="00713B1D" w:rsidRPr="00270E7F" w:rsidRDefault="00713B1D" w:rsidP="00EB30B9">
            <w:pPr>
              <w:jc w:val="right"/>
              <w:rPr>
                <w:rFonts w:ascii="Times New Roman" w:hAnsi="Times New Roman" w:cs="Times New Roman"/>
                <w:color w:val="000000"/>
              </w:rPr>
            </w:pPr>
          </w:p>
        </w:tc>
      </w:tr>
      <w:tr w:rsidR="00713B1D" w:rsidRPr="005D47E4" w14:paraId="55A7C8AB" w14:textId="5F9B83E0" w:rsidTr="00713B1D">
        <w:trPr>
          <w:trHeight w:val="290"/>
        </w:trPr>
        <w:tc>
          <w:tcPr>
            <w:tcW w:w="3402" w:type="dxa"/>
            <w:tcBorders>
              <w:top w:val="nil"/>
              <w:left w:val="nil"/>
              <w:bottom w:val="nil"/>
              <w:right w:val="nil"/>
            </w:tcBorders>
            <w:shd w:val="clear" w:color="auto" w:fill="auto"/>
            <w:noWrap/>
            <w:vAlign w:val="bottom"/>
          </w:tcPr>
          <w:p w14:paraId="55A7C8A2"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A3"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A4"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A5"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A6"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A7"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A8"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A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8A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5.17</w:t>
            </w:r>
          </w:p>
        </w:tc>
        <w:tc>
          <w:tcPr>
            <w:tcW w:w="1417" w:type="dxa"/>
            <w:tcBorders>
              <w:top w:val="nil"/>
              <w:left w:val="nil"/>
              <w:bottom w:val="nil"/>
              <w:right w:val="nil"/>
            </w:tcBorders>
          </w:tcPr>
          <w:p w14:paraId="6C1F0EBA" w14:textId="77777777" w:rsidR="00713B1D" w:rsidRPr="00270E7F" w:rsidRDefault="00713B1D" w:rsidP="00EB30B9">
            <w:pPr>
              <w:jc w:val="right"/>
              <w:rPr>
                <w:rFonts w:ascii="Times New Roman" w:hAnsi="Times New Roman" w:cs="Times New Roman"/>
                <w:color w:val="000000"/>
              </w:rPr>
            </w:pPr>
          </w:p>
        </w:tc>
      </w:tr>
      <w:tr w:rsidR="00713B1D" w:rsidRPr="005D47E4" w14:paraId="55A7C8B5" w14:textId="7E84D40D" w:rsidTr="00713B1D">
        <w:trPr>
          <w:trHeight w:val="290"/>
        </w:trPr>
        <w:tc>
          <w:tcPr>
            <w:tcW w:w="3402" w:type="dxa"/>
            <w:tcBorders>
              <w:top w:val="nil"/>
              <w:left w:val="nil"/>
              <w:bottom w:val="nil"/>
              <w:right w:val="nil"/>
            </w:tcBorders>
            <w:shd w:val="clear" w:color="auto" w:fill="auto"/>
            <w:noWrap/>
            <w:vAlign w:val="bottom"/>
          </w:tcPr>
          <w:p w14:paraId="55A7C8A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Acacia mearnsii</w:t>
            </w:r>
          </w:p>
        </w:tc>
        <w:tc>
          <w:tcPr>
            <w:tcW w:w="1560" w:type="dxa"/>
            <w:tcBorders>
              <w:top w:val="nil"/>
              <w:left w:val="nil"/>
              <w:bottom w:val="nil"/>
              <w:right w:val="nil"/>
            </w:tcBorders>
            <w:shd w:val="clear" w:color="auto" w:fill="auto"/>
            <w:noWrap/>
            <w:vAlign w:val="bottom"/>
          </w:tcPr>
          <w:p w14:paraId="55A7C8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C8A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8A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8B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8B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8B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13.25</w:t>
            </w:r>
          </w:p>
        </w:tc>
        <w:tc>
          <w:tcPr>
            <w:tcW w:w="1417" w:type="dxa"/>
            <w:tcBorders>
              <w:top w:val="nil"/>
              <w:left w:val="nil"/>
              <w:bottom w:val="nil"/>
              <w:right w:val="nil"/>
            </w:tcBorders>
            <w:vAlign w:val="bottom"/>
          </w:tcPr>
          <w:p w14:paraId="55A7C8B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8B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115.45</w:t>
            </w:r>
          </w:p>
        </w:tc>
        <w:tc>
          <w:tcPr>
            <w:tcW w:w="1417" w:type="dxa"/>
            <w:tcBorders>
              <w:top w:val="nil"/>
              <w:left w:val="nil"/>
              <w:bottom w:val="nil"/>
              <w:right w:val="nil"/>
            </w:tcBorders>
          </w:tcPr>
          <w:p w14:paraId="48C7F8DF" w14:textId="77777777" w:rsidR="00713B1D" w:rsidRPr="00270E7F" w:rsidRDefault="00713B1D" w:rsidP="00EB30B9">
            <w:pPr>
              <w:jc w:val="right"/>
              <w:rPr>
                <w:rFonts w:ascii="Times New Roman" w:hAnsi="Times New Roman" w:cs="Times New Roman"/>
                <w:color w:val="000000"/>
              </w:rPr>
            </w:pPr>
          </w:p>
        </w:tc>
      </w:tr>
      <w:tr w:rsidR="00713B1D" w:rsidRPr="005D47E4" w14:paraId="55A7C8BF" w14:textId="3AA3707C" w:rsidTr="00713B1D">
        <w:trPr>
          <w:trHeight w:val="290"/>
        </w:trPr>
        <w:tc>
          <w:tcPr>
            <w:tcW w:w="3402" w:type="dxa"/>
            <w:tcBorders>
              <w:top w:val="nil"/>
              <w:left w:val="nil"/>
              <w:bottom w:val="nil"/>
              <w:right w:val="nil"/>
            </w:tcBorders>
            <w:shd w:val="clear" w:color="auto" w:fill="auto"/>
            <w:noWrap/>
            <w:vAlign w:val="bottom"/>
          </w:tcPr>
          <w:p w14:paraId="55A7C8B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B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B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B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B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BB"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BC"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B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8B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5.11</w:t>
            </w:r>
          </w:p>
        </w:tc>
        <w:tc>
          <w:tcPr>
            <w:tcW w:w="1417" w:type="dxa"/>
            <w:tcBorders>
              <w:top w:val="nil"/>
              <w:left w:val="nil"/>
              <w:bottom w:val="nil"/>
              <w:right w:val="nil"/>
            </w:tcBorders>
          </w:tcPr>
          <w:p w14:paraId="2B1F06FC" w14:textId="77777777" w:rsidR="00713B1D" w:rsidRPr="00270E7F" w:rsidRDefault="00713B1D" w:rsidP="00EB30B9">
            <w:pPr>
              <w:jc w:val="right"/>
              <w:rPr>
                <w:rFonts w:ascii="Times New Roman" w:hAnsi="Times New Roman" w:cs="Times New Roman"/>
                <w:color w:val="000000"/>
              </w:rPr>
            </w:pPr>
          </w:p>
        </w:tc>
      </w:tr>
      <w:tr w:rsidR="00713B1D" w:rsidRPr="005D47E4" w14:paraId="55A7C8C9" w14:textId="605BC564" w:rsidTr="00713B1D">
        <w:trPr>
          <w:trHeight w:val="290"/>
        </w:trPr>
        <w:tc>
          <w:tcPr>
            <w:tcW w:w="3402" w:type="dxa"/>
            <w:tcBorders>
              <w:top w:val="nil"/>
              <w:left w:val="nil"/>
              <w:bottom w:val="nil"/>
              <w:right w:val="nil"/>
            </w:tcBorders>
            <w:shd w:val="clear" w:color="auto" w:fill="auto"/>
            <w:noWrap/>
            <w:vAlign w:val="bottom"/>
          </w:tcPr>
          <w:p w14:paraId="55A7C8C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C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C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C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C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C5"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C6"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8C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1433.17</w:t>
            </w:r>
          </w:p>
        </w:tc>
        <w:tc>
          <w:tcPr>
            <w:tcW w:w="1417" w:type="dxa"/>
            <w:tcBorders>
              <w:top w:val="nil"/>
              <w:left w:val="nil"/>
              <w:bottom w:val="nil"/>
              <w:right w:val="nil"/>
            </w:tcBorders>
          </w:tcPr>
          <w:p w14:paraId="3BB070FC" w14:textId="77777777" w:rsidR="00713B1D" w:rsidRPr="00270E7F" w:rsidRDefault="00713B1D" w:rsidP="00EB30B9">
            <w:pPr>
              <w:jc w:val="right"/>
              <w:rPr>
                <w:rFonts w:ascii="Times New Roman" w:hAnsi="Times New Roman" w:cs="Times New Roman"/>
                <w:color w:val="000000"/>
              </w:rPr>
            </w:pPr>
          </w:p>
        </w:tc>
      </w:tr>
      <w:tr w:rsidR="00713B1D" w:rsidRPr="005D47E4" w14:paraId="55A7C8D3" w14:textId="7AEB3D59" w:rsidTr="00713B1D">
        <w:trPr>
          <w:trHeight w:val="290"/>
        </w:trPr>
        <w:tc>
          <w:tcPr>
            <w:tcW w:w="3402" w:type="dxa"/>
            <w:tcBorders>
              <w:top w:val="nil"/>
              <w:left w:val="nil"/>
              <w:bottom w:val="nil"/>
              <w:right w:val="nil"/>
            </w:tcBorders>
            <w:shd w:val="clear" w:color="auto" w:fill="auto"/>
            <w:noWrap/>
            <w:vAlign w:val="bottom"/>
          </w:tcPr>
          <w:p w14:paraId="55A7C8C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Acacia melanoxylon</w:t>
            </w:r>
          </w:p>
        </w:tc>
        <w:tc>
          <w:tcPr>
            <w:tcW w:w="1560" w:type="dxa"/>
            <w:tcBorders>
              <w:top w:val="nil"/>
              <w:left w:val="nil"/>
              <w:bottom w:val="nil"/>
              <w:right w:val="nil"/>
            </w:tcBorders>
            <w:shd w:val="clear" w:color="auto" w:fill="auto"/>
            <w:noWrap/>
            <w:vAlign w:val="bottom"/>
          </w:tcPr>
          <w:p w14:paraId="55A7C8C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C8C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8C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8C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8C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30</w:t>
            </w:r>
          </w:p>
        </w:tc>
        <w:tc>
          <w:tcPr>
            <w:tcW w:w="1276" w:type="dxa"/>
            <w:tcBorders>
              <w:top w:val="nil"/>
              <w:left w:val="nil"/>
              <w:bottom w:val="nil"/>
              <w:right w:val="nil"/>
            </w:tcBorders>
            <w:vAlign w:val="bottom"/>
          </w:tcPr>
          <w:p w14:paraId="55A7C8D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13.58</w:t>
            </w:r>
          </w:p>
        </w:tc>
        <w:tc>
          <w:tcPr>
            <w:tcW w:w="1417" w:type="dxa"/>
            <w:tcBorders>
              <w:top w:val="nil"/>
              <w:left w:val="nil"/>
              <w:bottom w:val="nil"/>
              <w:right w:val="nil"/>
            </w:tcBorders>
            <w:vAlign w:val="bottom"/>
          </w:tcPr>
          <w:p w14:paraId="55A7C8D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8D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2239.25</w:t>
            </w:r>
          </w:p>
        </w:tc>
        <w:tc>
          <w:tcPr>
            <w:tcW w:w="1417" w:type="dxa"/>
            <w:tcBorders>
              <w:top w:val="nil"/>
              <w:left w:val="nil"/>
              <w:bottom w:val="nil"/>
              <w:right w:val="nil"/>
            </w:tcBorders>
          </w:tcPr>
          <w:p w14:paraId="2D9D7C50" w14:textId="77777777" w:rsidR="00713B1D" w:rsidRPr="00270E7F" w:rsidRDefault="00713B1D" w:rsidP="00EB30B9">
            <w:pPr>
              <w:jc w:val="right"/>
              <w:rPr>
                <w:rFonts w:ascii="Times New Roman" w:hAnsi="Times New Roman" w:cs="Times New Roman"/>
                <w:color w:val="000000"/>
              </w:rPr>
            </w:pPr>
          </w:p>
        </w:tc>
      </w:tr>
      <w:tr w:rsidR="00713B1D" w:rsidRPr="005D47E4" w14:paraId="55A7C8DD" w14:textId="0DB6E201" w:rsidTr="00713B1D">
        <w:trPr>
          <w:trHeight w:val="290"/>
        </w:trPr>
        <w:tc>
          <w:tcPr>
            <w:tcW w:w="3402" w:type="dxa"/>
            <w:tcBorders>
              <w:top w:val="nil"/>
              <w:left w:val="nil"/>
              <w:bottom w:val="nil"/>
              <w:right w:val="nil"/>
            </w:tcBorders>
            <w:shd w:val="clear" w:color="auto" w:fill="auto"/>
            <w:noWrap/>
            <w:vAlign w:val="bottom"/>
          </w:tcPr>
          <w:p w14:paraId="55A7C8D4"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D5"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D6"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D7"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D8"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D9"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DA"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D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8D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180.38</w:t>
            </w:r>
          </w:p>
        </w:tc>
        <w:tc>
          <w:tcPr>
            <w:tcW w:w="1417" w:type="dxa"/>
            <w:tcBorders>
              <w:top w:val="nil"/>
              <w:left w:val="nil"/>
              <w:bottom w:val="nil"/>
              <w:right w:val="nil"/>
            </w:tcBorders>
          </w:tcPr>
          <w:p w14:paraId="3C090B24" w14:textId="77777777" w:rsidR="00713B1D" w:rsidRPr="00270E7F" w:rsidRDefault="00713B1D" w:rsidP="00EB30B9">
            <w:pPr>
              <w:jc w:val="right"/>
              <w:rPr>
                <w:rFonts w:ascii="Times New Roman" w:hAnsi="Times New Roman" w:cs="Times New Roman"/>
                <w:color w:val="000000"/>
              </w:rPr>
            </w:pPr>
          </w:p>
        </w:tc>
      </w:tr>
      <w:tr w:rsidR="00713B1D" w:rsidRPr="005D47E4" w14:paraId="55A7C8E7" w14:textId="41FD488F" w:rsidTr="00713B1D">
        <w:trPr>
          <w:trHeight w:val="290"/>
        </w:trPr>
        <w:tc>
          <w:tcPr>
            <w:tcW w:w="3402" w:type="dxa"/>
            <w:tcBorders>
              <w:top w:val="nil"/>
              <w:left w:val="nil"/>
              <w:bottom w:val="nil"/>
              <w:right w:val="nil"/>
            </w:tcBorders>
            <w:shd w:val="clear" w:color="auto" w:fill="auto"/>
            <w:noWrap/>
            <w:vAlign w:val="bottom"/>
          </w:tcPr>
          <w:p w14:paraId="55A7C8D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Acacia paradoxa</w:t>
            </w:r>
          </w:p>
        </w:tc>
        <w:tc>
          <w:tcPr>
            <w:tcW w:w="1560" w:type="dxa"/>
            <w:tcBorders>
              <w:top w:val="nil"/>
              <w:left w:val="nil"/>
              <w:bottom w:val="nil"/>
              <w:right w:val="nil"/>
            </w:tcBorders>
            <w:shd w:val="clear" w:color="auto" w:fill="auto"/>
            <w:noWrap/>
            <w:vAlign w:val="bottom"/>
          </w:tcPr>
          <w:p w14:paraId="55A7C8D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C8E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8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8E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8E3"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C8E4"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14.00</w:t>
            </w:r>
          </w:p>
        </w:tc>
        <w:tc>
          <w:tcPr>
            <w:tcW w:w="1417" w:type="dxa"/>
            <w:tcBorders>
              <w:top w:val="nil"/>
              <w:left w:val="nil"/>
              <w:bottom w:val="nil"/>
              <w:right w:val="nil"/>
            </w:tcBorders>
            <w:vAlign w:val="bottom"/>
          </w:tcPr>
          <w:p w14:paraId="55A7C8E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8E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72.16</w:t>
            </w:r>
          </w:p>
        </w:tc>
        <w:tc>
          <w:tcPr>
            <w:tcW w:w="1417" w:type="dxa"/>
            <w:tcBorders>
              <w:top w:val="nil"/>
              <w:left w:val="nil"/>
              <w:bottom w:val="nil"/>
              <w:right w:val="nil"/>
            </w:tcBorders>
          </w:tcPr>
          <w:p w14:paraId="2CD55FAE" w14:textId="77777777" w:rsidR="00713B1D" w:rsidRPr="00270E7F" w:rsidRDefault="00713B1D" w:rsidP="00EB30B9">
            <w:pPr>
              <w:jc w:val="right"/>
              <w:rPr>
                <w:rFonts w:ascii="Times New Roman" w:hAnsi="Times New Roman" w:cs="Times New Roman"/>
                <w:color w:val="000000"/>
              </w:rPr>
            </w:pPr>
          </w:p>
        </w:tc>
      </w:tr>
      <w:tr w:rsidR="00713B1D" w:rsidRPr="005D47E4" w14:paraId="55A7C8F1" w14:textId="10C465DD" w:rsidTr="00713B1D">
        <w:trPr>
          <w:trHeight w:val="290"/>
        </w:trPr>
        <w:tc>
          <w:tcPr>
            <w:tcW w:w="3402" w:type="dxa"/>
            <w:tcBorders>
              <w:top w:val="nil"/>
              <w:left w:val="nil"/>
              <w:bottom w:val="nil"/>
              <w:right w:val="nil"/>
            </w:tcBorders>
            <w:shd w:val="clear" w:color="auto" w:fill="auto"/>
            <w:noWrap/>
            <w:vAlign w:val="bottom"/>
          </w:tcPr>
          <w:p w14:paraId="55A7C8E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8E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8E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8E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8E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8ED"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8EE"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8E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8F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3.19</w:t>
            </w:r>
          </w:p>
        </w:tc>
        <w:tc>
          <w:tcPr>
            <w:tcW w:w="1417" w:type="dxa"/>
            <w:tcBorders>
              <w:top w:val="nil"/>
              <w:left w:val="nil"/>
              <w:bottom w:val="nil"/>
              <w:right w:val="nil"/>
            </w:tcBorders>
          </w:tcPr>
          <w:p w14:paraId="598485FB" w14:textId="77777777" w:rsidR="00713B1D" w:rsidRPr="00270E7F" w:rsidRDefault="00713B1D" w:rsidP="00EB30B9">
            <w:pPr>
              <w:jc w:val="right"/>
              <w:rPr>
                <w:rFonts w:ascii="Times New Roman" w:hAnsi="Times New Roman" w:cs="Times New Roman"/>
                <w:color w:val="000000"/>
              </w:rPr>
            </w:pPr>
          </w:p>
        </w:tc>
      </w:tr>
      <w:tr w:rsidR="00713B1D" w:rsidRPr="005D47E4" w14:paraId="55A7C8FB" w14:textId="4C14DEF3" w:rsidTr="00713B1D">
        <w:trPr>
          <w:trHeight w:val="290"/>
        </w:trPr>
        <w:tc>
          <w:tcPr>
            <w:tcW w:w="3402" w:type="dxa"/>
            <w:tcBorders>
              <w:top w:val="nil"/>
              <w:left w:val="nil"/>
              <w:bottom w:val="nil"/>
              <w:right w:val="nil"/>
            </w:tcBorders>
            <w:shd w:val="clear" w:color="auto" w:fill="auto"/>
            <w:noWrap/>
            <w:vAlign w:val="bottom"/>
          </w:tcPr>
          <w:p w14:paraId="55A7C8F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Acacia verticillata</w:t>
            </w:r>
          </w:p>
        </w:tc>
        <w:tc>
          <w:tcPr>
            <w:tcW w:w="1560" w:type="dxa"/>
            <w:tcBorders>
              <w:top w:val="nil"/>
              <w:left w:val="nil"/>
              <w:bottom w:val="nil"/>
              <w:right w:val="nil"/>
            </w:tcBorders>
            <w:shd w:val="clear" w:color="auto" w:fill="auto"/>
            <w:noWrap/>
            <w:vAlign w:val="bottom"/>
          </w:tcPr>
          <w:p w14:paraId="55A7C8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C8F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8F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8F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8F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8F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8.86</w:t>
            </w:r>
          </w:p>
        </w:tc>
        <w:tc>
          <w:tcPr>
            <w:tcW w:w="1417" w:type="dxa"/>
            <w:tcBorders>
              <w:top w:val="nil"/>
              <w:left w:val="nil"/>
              <w:bottom w:val="nil"/>
              <w:right w:val="nil"/>
            </w:tcBorders>
            <w:vAlign w:val="bottom"/>
          </w:tcPr>
          <w:p w14:paraId="55A7C8F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8F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131.61</w:t>
            </w:r>
          </w:p>
        </w:tc>
        <w:tc>
          <w:tcPr>
            <w:tcW w:w="1417" w:type="dxa"/>
            <w:tcBorders>
              <w:top w:val="nil"/>
              <w:left w:val="nil"/>
              <w:bottom w:val="nil"/>
              <w:right w:val="nil"/>
            </w:tcBorders>
          </w:tcPr>
          <w:p w14:paraId="57B9F847" w14:textId="77777777" w:rsidR="00713B1D" w:rsidRPr="00270E7F" w:rsidRDefault="00713B1D" w:rsidP="00EB30B9">
            <w:pPr>
              <w:jc w:val="right"/>
              <w:rPr>
                <w:rFonts w:ascii="Times New Roman" w:hAnsi="Times New Roman" w:cs="Times New Roman"/>
                <w:color w:val="000000"/>
              </w:rPr>
            </w:pPr>
          </w:p>
        </w:tc>
      </w:tr>
      <w:tr w:rsidR="00713B1D" w:rsidRPr="005D47E4" w14:paraId="55A7C905" w14:textId="14769A21" w:rsidTr="00713B1D">
        <w:trPr>
          <w:trHeight w:val="290"/>
        </w:trPr>
        <w:tc>
          <w:tcPr>
            <w:tcW w:w="3402" w:type="dxa"/>
            <w:tcBorders>
              <w:top w:val="nil"/>
              <w:left w:val="nil"/>
              <w:bottom w:val="nil"/>
              <w:right w:val="nil"/>
            </w:tcBorders>
            <w:shd w:val="clear" w:color="auto" w:fill="auto"/>
            <w:noWrap/>
            <w:vAlign w:val="bottom"/>
          </w:tcPr>
          <w:p w14:paraId="55A7C8F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Acanthus mollis</w:t>
            </w:r>
          </w:p>
        </w:tc>
        <w:tc>
          <w:tcPr>
            <w:tcW w:w="1560" w:type="dxa"/>
            <w:tcBorders>
              <w:top w:val="nil"/>
              <w:left w:val="nil"/>
              <w:bottom w:val="nil"/>
              <w:right w:val="nil"/>
            </w:tcBorders>
            <w:shd w:val="clear" w:color="auto" w:fill="auto"/>
            <w:noWrap/>
            <w:vAlign w:val="bottom"/>
          </w:tcPr>
          <w:p w14:paraId="55A7C8F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C8F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Acanthaceae</w:t>
            </w:r>
          </w:p>
        </w:tc>
        <w:tc>
          <w:tcPr>
            <w:tcW w:w="851" w:type="dxa"/>
            <w:tcBorders>
              <w:top w:val="nil"/>
              <w:left w:val="nil"/>
              <w:bottom w:val="nil"/>
              <w:right w:val="nil"/>
            </w:tcBorders>
            <w:vAlign w:val="bottom"/>
          </w:tcPr>
          <w:p w14:paraId="55A7C8F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0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0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C90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208.00</w:t>
            </w:r>
          </w:p>
        </w:tc>
        <w:tc>
          <w:tcPr>
            <w:tcW w:w="1417" w:type="dxa"/>
            <w:tcBorders>
              <w:top w:val="nil"/>
              <w:left w:val="nil"/>
              <w:bottom w:val="nil"/>
              <w:right w:val="nil"/>
            </w:tcBorders>
            <w:vAlign w:val="bottom"/>
          </w:tcPr>
          <w:p w14:paraId="55A7C9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C90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1.39</w:t>
            </w:r>
          </w:p>
        </w:tc>
        <w:tc>
          <w:tcPr>
            <w:tcW w:w="1417" w:type="dxa"/>
            <w:tcBorders>
              <w:top w:val="nil"/>
              <w:left w:val="nil"/>
              <w:bottom w:val="nil"/>
              <w:right w:val="nil"/>
            </w:tcBorders>
          </w:tcPr>
          <w:p w14:paraId="2503B1C4" w14:textId="77777777" w:rsidR="00713B1D" w:rsidRPr="00270E7F" w:rsidRDefault="00713B1D" w:rsidP="00EB30B9">
            <w:pPr>
              <w:jc w:val="right"/>
              <w:rPr>
                <w:rFonts w:ascii="Times New Roman" w:hAnsi="Times New Roman" w:cs="Times New Roman"/>
                <w:color w:val="000000"/>
              </w:rPr>
            </w:pPr>
          </w:p>
        </w:tc>
      </w:tr>
      <w:tr w:rsidR="00713B1D" w:rsidRPr="005D47E4" w14:paraId="55A7C90F" w14:textId="19C77483" w:rsidTr="00713B1D">
        <w:trPr>
          <w:trHeight w:val="290"/>
        </w:trPr>
        <w:tc>
          <w:tcPr>
            <w:tcW w:w="3402" w:type="dxa"/>
            <w:tcBorders>
              <w:top w:val="nil"/>
              <w:left w:val="nil"/>
              <w:bottom w:val="nil"/>
              <w:right w:val="nil"/>
            </w:tcBorders>
            <w:shd w:val="clear" w:color="auto" w:fill="auto"/>
            <w:noWrap/>
            <w:vAlign w:val="bottom"/>
          </w:tcPr>
          <w:p w14:paraId="55A7C90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90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90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90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90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90B"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90C"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90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90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0.20</w:t>
            </w:r>
          </w:p>
        </w:tc>
        <w:tc>
          <w:tcPr>
            <w:tcW w:w="1417" w:type="dxa"/>
            <w:tcBorders>
              <w:top w:val="nil"/>
              <w:left w:val="nil"/>
              <w:bottom w:val="nil"/>
              <w:right w:val="nil"/>
            </w:tcBorders>
          </w:tcPr>
          <w:p w14:paraId="13CD83EF" w14:textId="77777777" w:rsidR="00713B1D" w:rsidRPr="00270E7F" w:rsidRDefault="00713B1D" w:rsidP="00EB30B9">
            <w:pPr>
              <w:jc w:val="right"/>
              <w:rPr>
                <w:rFonts w:ascii="Times New Roman" w:hAnsi="Times New Roman" w:cs="Times New Roman"/>
                <w:color w:val="000000"/>
              </w:rPr>
            </w:pPr>
          </w:p>
        </w:tc>
      </w:tr>
      <w:tr w:rsidR="00713B1D" w:rsidRPr="005D47E4" w14:paraId="55A7C919" w14:textId="4E4B2018" w:rsidTr="00713B1D">
        <w:trPr>
          <w:trHeight w:val="290"/>
        </w:trPr>
        <w:tc>
          <w:tcPr>
            <w:tcW w:w="3402" w:type="dxa"/>
            <w:tcBorders>
              <w:top w:val="nil"/>
              <w:left w:val="nil"/>
              <w:bottom w:val="nil"/>
              <w:right w:val="nil"/>
            </w:tcBorders>
            <w:shd w:val="clear" w:color="auto" w:fill="auto"/>
            <w:noWrap/>
            <w:vAlign w:val="bottom"/>
          </w:tcPr>
          <w:p w14:paraId="55A7C91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91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91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91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91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915"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916"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91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1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55.48</w:t>
            </w:r>
          </w:p>
        </w:tc>
        <w:tc>
          <w:tcPr>
            <w:tcW w:w="1417" w:type="dxa"/>
            <w:tcBorders>
              <w:top w:val="nil"/>
              <w:left w:val="nil"/>
              <w:bottom w:val="nil"/>
              <w:right w:val="nil"/>
            </w:tcBorders>
          </w:tcPr>
          <w:p w14:paraId="331B225E" w14:textId="77777777" w:rsidR="00713B1D" w:rsidRPr="00270E7F" w:rsidRDefault="00713B1D" w:rsidP="00EB30B9">
            <w:pPr>
              <w:jc w:val="right"/>
              <w:rPr>
                <w:rFonts w:ascii="Times New Roman" w:hAnsi="Times New Roman" w:cs="Times New Roman"/>
                <w:color w:val="000000"/>
              </w:rPr>
            </w:pPr>
          </w:p>
        </w:tc>
      </w:tr>
      <w:tr w:rsidR="00713B1D" w:rsidRPr="005D47E4" w14:paraId="55A7C923" w14:textId="33024E56" w:rsidTr="00713B1D">
        <w:trPr>
          <w:trHeight w:val="290"/>
        </w:trPr>
        <w:tc>
          <w:tcPr>
            <w:tcW w:w="3402" w:type="dxa"/>
            <w:tcBorders>
              <w:top w:val="nil"/>
              <w:left w:val="nil"/>
              <w:bottom w:val="nil"/>
              <w:right w:val="nil"/>
            </w:tcBorders>
            <w:shd w:val="clear" w:color="auto" w:fill="auto"/>
            <w:noWrap/>
            <w:vAlign w:val="bottom"/>
          </w:tcPr>
          <w:p w14:paraId="55A7C91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Acer negundo</w:t>
            </w:r>
          </w:p>
        </w:tc>
        <w:tc>
          <w:tcPr>
            <w:tcW w:w="1560" w:type="dxa"/>
            <w:tcBorders>
              <w:top w:val="nil"/>
              <w:left w:val="nil"/>
              <w:bottom w:val="nil"/>
              <w:right w:val="nil"/>
            </w:tcBorders>
            <w:shd w:val="clear" w:color="auto" w:fill="auto"/>
            <w:noWrap/>
            <w:vAlign w:val="bottom"/>
          </w:tcPr>
          <w:p w14:paraId="55A7C9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Sapindales</w:t>
            </w:r>
          </w:p>
        </w:tc>
        <w:tc>
          <w:tcPr>
            <w:tcW w:w="1984" w:type="dxa"/>
            <w:tcBorders>
              <w:top w:val="nil"/>
              <w:left w:val="nil"/>
              <w:bottom w:val="nil"/>
              <w:right w:val="nil"/>
            </w:tcBorders>
            <w:shd w:val="clear" w:color="auto" w:fill="auto"/>
            <w:noWrap/>
            <w:vAlign w:val="bottom"/>
          </w:tcPr>
          <w:p w14:paraId="55A7C91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Sapindaceae</w:t>
            </w:r>
          </w:p>
        </w:tc>
        <w:tc>
          <w:tcPr>
            <w:tcW w:w="851" w:type="dxa"/>
            <w:tcBorders>
              <w:top w:val="nil"/>
              <w:left w:val="nil"/>
              <w:bottom w:val="nil"/>
              <w:right w:val="nil"/>
            </w:tcBorders>
            <w:vAlign w:val="bottom"/>
          </w:tcPr>
          <w:p w14:paraId="55A7C91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1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91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17</w:t>
            </w:r>
          </w:p>
        </w:tc>
        <w:tc>
          <w:tcPr>
            <w:tcW w:w="1276" w:type="dxa"/>
            <w:tcBorders>
              <w:top w:val="nil"/>
              <w:left w:val="nil"/>
              <w:bottom w:val="nil"/>
              <w:right w:val="nil"/>
            </w:tcBorders>
            <w:vAlign w:val="bottom"/>
          </w:tcPr>
          <w:p w14:paraId="55A7C92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35.98</w:t>
            </w:r>
          </w:p>
        </w:tc>
        <w:tc>
          <w:tcPr>
            <w:tcW w:w="1417" w:type="dxa"/>
            <w:tcBorders>
              <w:top w:val="nil"/>
              <w:left w:val="nil"/>
              <w:bottom w:val="nil"/>
              <w:right w:val="nil"/>
            </w:tcBorders>
            <w:vAlign w:val="bottom"/>
          </w:tcPr>
          <w:p w14:paraId="55A7C92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92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171.30</w:t>
            </w:r>
          </w:p>
        </w:tc>
        <w:tc>
          <w:tcPr>
            <w:tcW w:w="1417" w:type="dxa"/>
            <w:tcBorders>
              <w:top w:val="nil"/>
              <w:left w:val="nil"/>
              <w:bottom w:val="nil"/>
              <w:right w:val="nil"/>
            </w:tcBorders>
          </w:tcPr>
          <w:p w14:paraId="7A83F914" w14:textId="77777777" w:rsidR="00713B1D" w:rsidRPr="00270E7F" w:rsidRDefault="00713B1D" w:rsidP="00EB30B9">
            <w:pPr>
              <w:jc w:val="right"/>
              <w:rPr>
                <w:rFonts w:ascii="Times New Roman" w:hAnsi="Times New Roman" w:cs="Times New Roman"/>
                <w:color w:val="000000"/>
              </w:rPr>
            </w:pPr>
          </w:p>
        </w:tc>
      </w:tr>
      <w:tr w:rsidR="00713B1D" w:rsidRPr="005D47E4" w14:paraId="55A7C92D" w14:textId="33F76B2E" w:rsidTr="00713B1D">
        <w:trPr>
          <w:trHeight w:val="290"/>
        </w:trPr>
        <w:tc>
          <w:tcPr>
            <w:tcW w:w="3402" w:type="dxa"/>
            <w:tcBorders>
              <w:top w:val="nil"/>
              <w:left w:val="nil"/>
              <w:bottom w:val="nil"/>
              <w:right w:val="nil"/>
            </w:tcBorders>
            <w:shd w:val="clear" w:color="auto" w:fill="auto"/>
            <w:noWrap/>
            <w:vAlign w:val="bottom"/>
          </w:tcPr>
          <w:p w14:paraId="55A7C92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Acer pseudoplatanus</w:t>
            </w:r>
          </w:p>
        </w:tc>
        <w:tc>
          <w:tcPr>
            <w:tcW w:w="1560" w:type="dxa"/>
            <w:tcBorders>
              <w:top w:val="nil"/>
              <w:left w:val="nil"/>
              <w:bottom w:val="nil"/>
              <w:right w:val="nil"/>
            </w:tcBorders>
            <w:shd w:val="clear" w:color="auto" w:fill="auto"/>
            <w:noWrap/>
            <w:vAlign w:val="bottom"/>
          </w:tcPr>
          <w:p w14:paraId="55A7C9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Sapindales</w:t>
            </w:r>
          </w:p>
        </w:tc>
        <w:tc>
          <w:tcPr>
            <w:tcW w:w="1984" w:type="dxa"/>
            <w:tcBorders>
              <w:top w:val="nil"/>
              <w:left w:val="nil"/>
              <w:bottom w:val="nil"/>
              <w:right w:val="nil"/>
            </w:tcBorders>
            <w:shd w:val="clear" w:color="auto" w:fill="auto"/>
            <w:noWrap/>
            <w:vAlign w:val="bottom"/>
          </w:tcPr>
          <w:p w14:paraId="55A7C92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Sapindaceae</w:t>
            </w:r>
          </w:p>
        </w:tc>
        <w:tc>
          <w:tcPr>
            <w:tcW w:w="851" w:type="dxa"/>
            <w:tcBorders>
              <w:top w:val="nil"/>
              <w:left w:val="nil"/>
              <w:bottom w:val="nil"/>
              <w:right w:val="nil"/>
            </w:tcBorders>
            <w:vAlign w:val="bottom"/>
          </w:tcPr>
          <w:p w14:paraId="55A7C92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2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929"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20</w:t>
            </w:r>
          </w:p>
        </w:tc>
        <w:tc>
          <w:tcPr>
            <w:tcW w:w="1276" w:type="dxa"/>
            <w:tcBorders>
              <w:top w:val="nil"/>
              <w:left w:val="nil"/>
              <w:bottom w:val="nil"/>
              <w:right w:val="nil"/>
            </w:tcBorders>
            <w:vAlign w:val="bottom"/>
          </w:tcPr>
          <w:p w14:paraId="55A7C92A"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95.10</w:t>
            </w:r>
          </w:p>
        </w:tc>
        <w:tc>
          <w:tcPr>
            <w:tcW w:w="1417" w:type="dxa"/>
            <w:tcBorders>
              <w:top w:val="nil"/>
              <w:left w:val="nil"/>
              <w:bottom w:val="nil"/>
              <w:right w:val="nil"/>
            </w:tcBorders>
            <w:vAlign w:val="bottom"/>
          </w:tcPr>
          <w:p w14:paraId="55A7C92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92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146.31</w:t>
            </w:r>
          </w:p>
        </w:tc>
        <w:tc>
          <w:tcPr>
            <w:tcW w:w="1417" w:type="dxa"/>
            <w:tcBorders>
              <w:top w:val="nil"/>
              <w:left w:val="nil"/>
              <w:bottom w:val="nil"/>
              <w:right w:val="nil"/>
            </w:tcBorders>
          </w:tcPr>
          <w:p w14:paraId="35D78161" w14:textId="77777777" w:rsidR="00713B1D" w:rsidRPr="00270E7F" w:rsidRDefault="00713B1D" w:rsidP="00EB30B9">
            <w:pPr>
              <w:jc w:val="right"/>
              <w:rPr>
                <w:rFonts w:ascii="Times New Roman" w:hAnsi="Times New Roman" w:cs="Times New Roman"/>
                <w:color w:val="000000"/>
              </w:rPr>
            </w:pPr>
          </w:p>
        </w:tc>
      </w:tr>
      <w:tr w:rsidR="00713B1D" w:rsidRPr="005D47E4" w14:paraId="55A7C937" w14:textId="278B2C86" w:rsidTr="00713B1D">
        <w:trPr>
          <w:trHeight w:val="290"/>
        </w:trPr>
        <w:tc>
          <w:tcPr>
            <w:tcW w:w="3402" w:type="dxa"/>
            <w:tcBorders>
              <w:top w:val="nil"/>
              <w:left w:val="nil"/>
              <w:bottom w:val="nil"/>
              <w:right w:val="nil"/>
            </w:tcBorders>
            <w:shd w:val="clear" w:color="auto" w:fill="auto"/>
            <w:noWrap/>
            <w:vAlign w:val="bottom"/>
          </w:tcPr>
          <w:p w14:paraId="55A7C92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92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93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93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93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933"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934"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93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3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2181.28</w:t>
            </w:r>
          </w:p>
        </w:tc>
        <w:tc>
          <w:tcPr>
            <w:tcW w:w="1417" w:type="dxa"/>
            <w:tcBorders>
              <w:top w:val="nil"/>
              <w:left w:val="nil"/>
              <w:bottom w:val="nil"/>
              <w:right w:val="nil"/>
            </w:tcBorders>
          </w:tcPr>
          <w:p w14:paraId="2137D2B2" w14:textId="77777777" w:rsidR="00713B1D" w:rsidRPr="00270E7F" w:rsidRDefault="00713B1D" w:rsidP="00EB30B9">
            <w:pPr>
              <w:jc w:val="right"/>
              <w:rPr>
                <w:rFonts w:ascii="Times New Roman" w:hAnsi="Times New Roman" w:cs="Times New Roman"/>
                <w:color w:val="000000"/>
              </w:rPr>
            </w:pPr>
          </w:p>
        </w:tc>
      </w:tr>
      <w:tr w:rsidR="00713B1D" w:rsidRPr="005D47E4" w14:paraId="55A7C941" w14:textId="759AAB1C" w:rsidTr="00713B1D">
        <w:trPr>
          <w:trHeight w:val="290"/>
        </w:trPr>
        <w:tc>
          <w:tcPr>
            <w:tcW w:w="3402" w:type="dxa"/>
            <w:tcBorders>
              <w:top w:val="nil"/>
              <w:left w:val="nil"/>
              <w:bottom w:val="nil"/>
              <w:right w:val="nil"/>
            </w:tcBorders>
            <w:shd w:val="clear" w:color="auto" w:fill="auto"/>
            <w:noWrap/>
            <w:vAlign w:val="bottom"/>
          </w:tcPr>
          <w:p w14:paraId="55A7C93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Actinidia chinensis</w:t>
            </w:r>
          </w:p>
        </w:tc>
        <w:tc>
          <w:tcPr>
            <w:tcW w:w="1560" w:type="dxa"/>
            <w:tcBorders>
              <w:top w:val="nil"/>
              <w:left w:val="nil"/>
              <w:bottom w:val="nil"/>
              <w:right w:val="nil"/>
            </w:tcBorders>
            <w:shd w:val="clear" w:color="auto" w:fill="auto"/>
            <w:noWrap/>
            <w:vAlign w:val="bottom"/>
          </w:tcPr>
          <w:p w14:paraId="55A7C93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Ericales</w:t>
            </w:r>
          </w:p>
        </w:tc>
        <w:tc>
          <w:tcPr>
            <w:tcW w:w="1984" w:type="dxa"/>
            <w:tcBorders>
              <w:top w:val="nil"/>
              <w:left w:val="nil"/>
              <w:bottom w:val="nil"/>
              <w:right w:val="nil"/>
            </w:tcBorders>
            <w:shd w:val="clear" w:color="auto" w:fill="auto"/>
            <w:noWrap/>
            <w:vAlign w:val="bottom"/>
          </w:tcPr>
          <w:p w14:paraId="55A7C93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Actinidiaceae</w:t>
            </w:r>
          </w:p>
        </w:tc>
        <w:tc>
          <w:tcPr>
            <w:tcW w:w="851" w:type="dxa"/>
            <w:tcBorders>
              <w:top w:val="nil"/>
              <w:left w:val="nil"/>
              <w:bottom w:val="nil"/>
              <w:right w:val="nil"/>
            </w:tcBorders>
            <w:vAlign w:val="bottom"/>
          </w:tcPr>
          <w:p w14:paraId="55A7C93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93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93D"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93E"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1.60</w:t>
            </w:r>
          </w:p>
        </w:tc>
        <w:tc>
          <w:tcPr>
            <w:tcW w:w="1417" w:type="dxa"/>
            <w:tcBorders>
              <w:top w:val="nil"/>
              <w:left w:val="nil"/>
              <w:bottom w:val="nil"/>
              <w:right w:val="nil"/>
            </w:tcBorders>
            <w:vAlign w:val="bottom"/>
          </w:tcPr>
          <w:p w14:paraId="55A7C93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4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107.93</w:t>
            </w:r>
          </w:p>
        </w:tc>
        <w:tc>
          <w:tcPr>
            <w:tcW w:w="1417" w:type="dxa"/>
            <w:tcBorders>
              <w:top w:val="nil"/>
              <w:left w:val="nil"/>
              <w:bottom w:val="nil"/>
              <w:right w:val="nil"/>
            </w:tcBorders>
          </w:tcPr>
          <w:p w14:paraId="49A35712" w14:textId="77777777" w:rsidR="00713B1D" w:rsidRPr="00270E7F" w:rsidRDefault="00713B1D" w:rsidP="00EB30B9">
            <w:pPr>
              <w:jc w:val="right"/>
              <w:rPr>
                <w:rFonts w:ascii="Times New Roman" w:hAnsi="Times New Roman" w:cs="Times New Roman"/>
                <w:color w:val="000000"/>
              </w:rPr>
            </w:pPr>
          </w:p>
        </w:tc>
      </w:tr>
      <w:tr w:rsidR="00713B1D" w:rsidRPr="005D47E4" w14:paraId="55A7C94B" w14:textId="1A5017CC" w:rsidTr="00713B1D">
        <w:trPr>
          <w:trHeight w:val="290"/>
        </w:trPr>
        <w:tc>
          <w:tcPr>
            <w:tcW w:w="3402" w:type="dxa"/>
            <w:tcBorders>
              <w:top w:val="nil"/>
              <w:left w:val="nil"/>
              <w:bottom w:val="nil"/>
              <w:right w:val="nil"/>
            </w:tcBorders>
            <w:shd w:val="clear" w:color="auto" w:fill="auto"/>
            <w:noWrap/>
            <w:vAlign w:val="bottom"/>
          </w:tcPr>
          <w:p w14:paraId="55A7C94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Agapanthus praecox</w:t>
            </w:r>
          </w:p>
        </w:tc>
        <w:tc>
          <w:tcPr>
            <w:tcW w:w="1560" w:type="dxa"/>
            <w:tcBorders>
              <w:top w:val="nil"/>
              <w:left w:val="nil"/>
              <w:bottom w:val="nil"/>
              <w:right w:val="nil"/>
            </w:tcBorders>
            <w:shd w:val="clear" w:color="auto" w:fill="auto"/>
            <w:noWrap/>
            <w:vAlign w:val="bottom"/>
          </w:tcPr>
          <w:p w14:paraId="55A7C94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Asparagales</w:t>
            </w:r>
          </w:p>
        </w:tc>
        <w:tc>
          <w:tcPr>
            <w:tcW w:w="1984" w:type="dxa"/>
            <w:tcBorders>
              <w:top w:val="nil"/>
              <w:left w:val="nil"/>
              <w:bottom w:val="nil"/>
              <w:right w:val="nil"/>
            </w:tcBorders>
            <w:shd w:val="clear" w:color="auto" w:fill="auto"/>
            <w:noWrap/>
            <w:vAlign w:val="bottom"/>
          </w:tcPr>
          <w:p w14:paraId="55A7C94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Amaryllidaceae</w:t>
            </w:r>
          </w:p>
        </w:tc>
        <w:tc>
          <w:tcPr>
            <w:tcW w:w="851" w:type="dxa"/>
            <w:tcBorders>
              <w:top w:val="nil"/>
              <w:left w:val="nil"/>
              <w:bottom w:val="nil"/>
              <w:right w:val="nil"/>
            </w:tcBorders>
            <w:vAlign w:val="bottom"/>
          </w:tcPr>
          <w:p w14:paraId="55A7C94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4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4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C94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94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94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8.75</w:t>
            </w:r>
          </w:p>
        </w:tc>
        <w:tc>
          <w:tcPr>
            <w:tcW w:w="1417" w:type="dxa"/>
            <w:tcBorders>
              <w:top w:val="nil"/>
              <w:left w:val="nil"/>
              <w:bottom w:val="nil"/>
              <w:right w:val="nil"/>
            </w:tcBorders>
          </w:tcPr>
          <w:p w14:paraId="0DADA0D0" w14:textId="77777777" w:rsidR="00713B1D" w:rsidRPr="00270E7F" w:rsidRDefault="00713B1D" w:rsidP="00EB30B9">
            <w:pPr>
              <w:jc w:val="right"/>
              <w:rPr>
                <w:rFonts w:ascii="Times New Roman" w:hAnsi="Times New Roman" w:cs="Times New Roman"/>
                <w:color w:val="000000"/>
              </w:rPr>
            </w:pPr>
          </w:p>
        </w:tc>
      </w:tr>
      <w:tr w:rsidR="00713B1D" w:rsidRPr="005D47E4" w14:paraId="55A7C955" w14:textId="58FF0BC6" w:rsidTr="00713B1D">
        <w:trPr>
          <w:trHeight w:val="290"/>
        </w:trPr>
        <w:tc>
          <w:tcPr>
            <w:tcW w:w="3402" w:type="dxa"/>
            <w:tcBorders>
              <w:top w:val="nil"/>
              <w:left w:val="nil"/>
              <w:bottom w:val="nil"/>
              <w:right w:val="nil"/>
            </w:tcBorders>
            <w:shd w:val="clear" w:color="auto" w:fill="auto"/>
            <w:noWrap/>
            <w:vAlign w:val="bottom"/>
          </w:tcPr>
          <w:p w14:paraId="55A7C94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Agave americana</w:t>
            </w:r>
          </w:p>
        </w:tc>
        <w:tc>
          <w:tcPr>
            <w:tcW w:w="1560" w:type="dxa"/>
            <w:tcBorders>
              <w:top w:val="nil"/>
              <w:left w:val="nil"/>
              <w:bottom w:val="nil"/>
              <w:right w:val="nil"/>
            </w:tcBorders>
            <w:shd w:val="clear" w:color="auto" w:fill="auto"/>
            <w:noWrap/>
            <w:vAlign w:val="bottom"/>
          </w:tcPr>
          <w:p w14:paraId="55A7C9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Asparagales</w:t>
            </w:r>
          </w:p>
        </w:tc>
        <w:tc>
          <w:tcPr>
            <w:tcW w:w="1984" w:type="dxa"/>
            <w:tcBorders>
              <w:top w:val="nil"/>
              <w:left w:val="nil"/>
              <w:bottom w:val="nil"/>
              <w:right w:val="nil"/>
            </w:tcBorders>
            <w:shd w:val="clear" w:color="auto" w:fill="auto"/>
            <w:noWrap/>
            <w:vAlign w:val="bottom"/>
          </w:tcPr>
          <w:p w14:paraId="55A7C94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Asparagaceae</w:t>
            </w:r>
          </w:p>
        </w:tc>
        <w:tc>
          <w:tcPr>
            <w:tcW w:w="851" w:type="dxa"/>
            <w:tcBorders>
              <w:top w:val="nil"/>
              <w:left w:val="nil"/>
              <w:bottom w:val="nil"/>
              <w:right w:val="nil"/>
            </w:tcBorders>
            <w:vAlign w:val="bottom"/>
          </w:tcPr>
          <w:p w14:paraId="55A7C94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5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95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95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8.98</w:t>
            </w:r>
          </w:p>
        </w:tc>
        <w:tc>
          <w:tcPr>
            <w:tcW w:w="1417" w:type="dxa"/>
            <w:tcBorders>
              <w:top w:val="nil"/>
              <w:left w:val="nil"/>
              <w:bottom w:val="nil"/>
              <w:right w:val="nil"/>
            </w:tcBorders>
            <w:vAlign w:val="bottom"/>
          </w:tcPr>
          <w:p w14:paraId="55A7C95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95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6.22</w:t>
            </w:r>
          </w:p>
        </w:tc>
        <w:tc>
          <w:tcPr>
            <w:tcW w:w="1417" w:type="dxa"/>
            <w:tcBorders>
              <w:top w:val="nil"/>
              <w:left w:val="nil"/>
              <w:bottom w:val="nil"/>
              <w:right w:val="nil"/>
            </w:tcBorders>
          </w:tcPr>
          <w:p w14:paraId="4B739E52" w14:textId="77777777" w:rsidR="00713B1D" w:rsidRPr="00270E7F" w:rsidRDefault="00713B1D" w:rsidP="00EB30B9">
            <w:pPr>
              <w:jc w:val="right"/>
              <w:rPr>
                <w:rFonts w:ascii="Times New Roman" w:hAnsi="Times New Roman" w:cs="Times New Roman"/>
                <w:color w:val="000000"/>
              </w:rPr>
            </w:pPr>
          </w:p>
        </w:tc>
      </w:tr>
      <w:tr w:rsidR="00713B1D" w:rsidRPr="005D47E4" w14:paraId="55A7C95F" w14:textId="2D8D7F24" w:rsidTr="00713B1D">
        <w:trPr>
          <w:trHeight w:val="290"/>
        </w:trPr>
        <w:tc>
          <w:tcPr>
            <w:tcW w:w="3402" w:type="dxa"/>
            <w:tcBorders>
              <w:top w:val="nil"/>
              <w:left w:val="nil"/>
              <w:bottom w:val="nil"/>
              <w:right w:val="nil"/>
            </w:tcBorders>
            <w:shd w:val="clear" w:color="auto" w:fill="auto"/>
            <w:noWrap/>
            <w:vAlign w:val="bottom"/>
          </w:tcPr>
          <w:p w14:paraId="55A7C95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Ageratina adenophora</w:t>
            </w:r>
          </w:p>
        </w:tc>
        <w:tc>
          <w:tcPr>
            <w:tcW w:w="1560" w:type="dxa"/>
            <w:tcBorders>
              <w:top w:val="nil"/>
              <w:left w:val="nil"/>
              <w:bottom w:val="nil"/>
              <w:right w:val="nil"/>
            </w:tcBorders>
            <w:shd w:val="clear" w:color="auto" w:fill="auto"/>
            <w:noWrap/>
            <w:vAlign w:val="bottom"/>
          </w:tcPr>
          <w:p w14:paraId="55A7C95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95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95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5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5B"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C95C"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0.06</w:t>
            </w:r>
          </w:p>
        </w:tc>
        <w:tc>
          <w:tcPr>
            <w:tcW w:w="1417" w:type="dxa"/>
            <w:tcBorders>
              <w:top w:val="nil"/>
              <w:left w:val="nil"/>
              <w:bottom w:val="nil"/>
              <w:right w:val="nil"/>
            </w:tcBorders>
            <w:vAlign w:val="bottom"/>
          </w:tcPr>
          <w:p w14:paraId="55A7C95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95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41.12</w:t>
            </w:r>
          </w:p>
        </w:tc>
        <w:tc>
          <w:tcPr>
            <w:tcW w:w="1417" w:type="dxa"/>
            <w:tcBorders>
              <w:top w:val="nil"/>
              <w:left w:val="nil"/>
              <w:bottom w:val="nil"/>
              <w:right w:val="nil"/>
            </w:tcBorders>
          </w:tcPr>
          <w:p w14:paraId="28534944" w14:textId="77777777" w:rsidR="00713B1D" w:rsidRPr="00270E7F" w:rsidRDefault="00713B1D" w:rsidP="00EB30B9">
            <w:pPr>
              <w:jc w:val="right"/>
              <w:rPr>
                <w:rFonts w:ascii="Times New Roman" w:hAnsi="Times New Roman" w:cs="Times New Roman"/>
                <w:color w:val="000000"/>
              </w:rPr>
            </w:pPr>
          </w:p>
        </w:tc>
      </w:tr>
      <w:tr w:rsidR="00713B1D" w:rsidRPr="005D47E4" w14:paraId="55A7C969" w14:textId="1E2E9098" w:rsidTr="00713B1D">
        <w:trPr>
          <w:trHeight w:val="290"/>
        </w:trPr>
        <w:tc>
          <w:tcPr>
            <w:tcW w:w="3402" w:type="dxa"/>
            <w:tcBorders>
              <w:top w:val="nil"/>
              <w:left w:val="nil"/>
              <w:bottom w:val="nil"/>
              <w:right w:val="nil"/>
            </w:tcBorders>
            <w:shd w:val="clear" w:color="auto" w:fill="auto"/>
            <w:noWrap/>
            <w:vAlign w:val="bottom"/>
          </w:tcPr>
          <w:p w14:paraId="55A7C96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Ageratina riparia</w:t>
            </w:r>
          </w:p>
        </w:tc>
        <w:tc>
          <w:tcPr>
            <w:tcW w:w="1560" w:type="dxa"/>
            <w:tcBorders>
              <w:top w:val="nil"/>
              <w:left w:val="nil"/>
              <w:bottom w:val="nil"/>
              <w:right w:val="nil"/>
            </w:tcBorders>
            <w:shd w:val="clear" w:color="auto" w:fill="auto"/>
            <w:noWrap/>
            <w:vAlign w:val="bottom"/>
          </w:tcPr>
          <w:p w14:paraId="55A7C96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96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96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6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65"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966"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96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96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13.84</w:t>
            </w:r>
          </w:p>
        </w:tc>
        <w:tc>
          <w:tcPr>
            <w:tcW w:w="1417" w:type="dxa"/>
            <w:tcBorders>
              <w:top w:val="nil"/>
              <w:left w:val="nil"/>
              <w:bottom w:val="nil"/>
              <w:right w:val="nil"/>
            </w:tcBorders>
          </w:tcPr>
          <w:p w14:paraId="7B6DD75B" w14:textId="77777777" w:rsidR="00713B1D" w:rsidRPr="00270E7F" w:rsidRDefault="00713B1D" w:rsidP="00EB30B9">
            <w:pPr>
              <w:jc w:val="right"/>
              <w:rPr>
                <w:rFonts w:ascii="Times New Roman" w:hAnsi="Times New Roman" w:cs="Times New Roman"/>
                <w:color w:val="000000"/>
              </w:rPr>
            </w:pPr>
          </w:p>
        </w:tc>
      </w:tr>
      <w:tr w:rsidR="00713B1D" w:rsidRPr="005D47E4" w14:paraId="55A7C973" w14:textId="3FEBAA7B" w:rsidTr="00713B1D">
        <w:trPr>
          <w:trHeight w:val="290"/>
        </w:trPr>
        <w:tc>
          <w:tcPr>
            <w:tcW w:w="3402" w:type="dxa"/>
            <w:tcBorders>
              <w:top w:val="nil"/>
              <w:left w:val="nil"/>
              <w:bottom w:val="nil"/>
              <w:right w:val="nil"/>
            </w:tcBorders>
            <w:shd w:val="clear" w:color="auto" w:fill="auto"/>
            <w:noWrap/>
            <w:vAlign w:val="bottom"/>
          </w:tcPr>
          <w:p w14:paraId="55A7C96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Ageratum houstonianum</w:t>
            </w:r>
          </w:p>
        </w:tc>
        <w:tc>
          <w:tcPr>
            <w:tcW w:w="1560" w:type="dxa"/>
            <w:tcBorders>
              <w:top w:val="nil"/>
              <w:left w:val="nil"/>
              <w:bottom w:val="nil"/>
              <w:right w:val="nil"/>
            </w:tcBorders>
            <w:shd w:val="clear" w:color="auto" w:fill="auto"/>
            <w:noWrap/>
            <w:vAlign w:val="bottom"/>
          </w:tcPr>
          <w:p w14:paraId="55A7C96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96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9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6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6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97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C97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97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22.79</w:t>
            </w:r>
          </w:p>
        </w:tc>
        <w:tc>
          <w:tcPr>
            <w:tcW w:w="1417" w:type="dxa"/>
            <w:tcBorders>
              <w:top w:val="nil"/>
              <w:left w:val="nil"/>
              <w:bottom w:val="nil"/>
              <w:right w:val="nil"/>
            </w:tcBorders>
          </w:tcPr>
          <w:p w14:paraId="4EF8043A" w14:textId="77777777" w:rsidR="00713B1D" w:rsidRPr="00270E7F" w:rsidRDefault="00713B1D" w:rsidP="00EB30B9">
            <w:pPr>
              <w:jc w:val="right"/>
              <w:rPr>
                <w:rFonts w:ascii="Times New Roman" w:hAnsi="Times New Roman" w:cs="Times New Roman"/>
                <w:color w:val="000000"/>
              </w:rPr>
            </w:pPr>
          </w:p>
        </w:tc>
      </w:tr>
      <w:tr w:rsidR="00713B1D" w:rsidRPr="005D47E4" w14:paraId="55A7C97D" w14:textId="1BC71338" w:rsidTr="00713B1D">
        <w:trPr>
          <w:trHeight w:val="290"/>
        </w:trPr>
        <w:tc>
          <w:tcPr>
            <w:tcW w:w="3402" w:type="dxa"/>
            <w:tcBorders>
              <w:top w:val="nil"/>
              <w:left w:val="nil"/>
              <w:bottom w:val="nil"/>
              <w:right w:val="nil"/>
            </w:tcBorders>
            <w:shd w:val="clear" w:color="auto" w:fill="auto"/>
            <w:noWrap/>
            <w:vAlign w:val="bottom"/>
          </w:tcPr>
          <w:p w14:paraId="55A7C97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Agrostis capillaris</w:t>
            </w:r>
          </w:p>
        </w:tc>
        <w:tc>
          <w:tcPr>
            <w:tcW w:w="1560" w:type="dxa"/>
            <w:tcBorders>
              <w:top w:val="nil"/>
              <w:left w:val="nil"/>
              <w:bottom w:val="nil"/>
              <w:right w:val="nil"/>
            </w:tcBorders>
            <w:shd w:val="clear" w:color="auto" w:fill="auto"/>
            <w:noWrap/>
            <w:vAlign w:val="bottom"/>
          </w:tcPr>
          <w:p w14:paraId="55A7C97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97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C9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7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79"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97A"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0.08</w:t>
            </w:r>
          </w:p>
        </w:tc>
        <w:tc>
          <w:tcPr>
            <w:tcW w:w="1417" w:type="dxa"/>
            <w:tcBorders>
              <w:top w:val="nil"/>
              <w:left w:val="nil"/>
              <w:bottom w:val="nil"/>
              <w:right w:val="nil"/>
            </w:tcBorders>
            <w:vAlign w:val="bottom"/>
          </w:tcPr>
          <w:p w14:paraId="55A7C9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7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1605.81</w:t>
            </w:r>
          </w:p>
        </w:tc>
        <w:tc>
          <w:tcPr>
            <w:tcW w:w="1417" w:type="dxa"/>
            <w:tcBorders>
              <w:top w:val="nil"/>
              <w:left w:val="nil"/>
              <w:bottom w:val="nil"/>
              <w:right w:val="nil"/>
            </w:tcBorders>
          </w:tcPr>
          <w:p w14:paraId="3F38FF45" w14:textId="77777777" w:rsidR="00713B1D" w:rsidRPr="00270E7F" w:rsidRDefault="00713B1D" w:rsidP="00EB30B9">
            <w:pPr>
              <w:jc w:val="right"/>
              <w:rPr>
                <w:rFonts w:ascii="Times New Roman" w:hAnsi="Times New Roman" w:cs="Times New Roman"/>
                <w:color w:val="000000"/>
              </w:rPr>
            </w:pPr>
          </w:p>
        </w:tc>
      </w:tr>
      <w:tr w:rsidR="00713B1D" w:rsidRPr="005D47E4" w14:paraId="55A7C987" w14:textId="08A5CF30" w:rsidTr="00713B1D">
        <w:trPr>
          <w:trHeight w:val="290"/>
        </w:trPr>
        <w:tc>
          <w:tcPr>
            <w:tcW w:w="3402" w:type="dxa"/>
            <w:tcBorders>
              <w:top w:val="nil"/>
              <w:left w:val="nil"/>
              <w:bottom w:val="nil"/>
              <w:right w:val="nil"/>
            </w:tcBorders>
            <w:shd w:val="clear" w:color="auto" w:fill="auto"/>
            <w:noWrap/>
            <w:vAlign w:val="bottom"/>
          </w:tcPr>
          <w:p w14:paraId="55A7C97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97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98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98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98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983"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984"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98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98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5.73</w:t>
            </w:r>
          </w:p>
        </w:tc>
        <w:tc>
          <w:tcPr>
            <w:tcW w:w="1417" w:type="dxa"/>
            <w:tcBorders>
              <w:top w:val="nil"/>
              <w:left w:val="nil"/>
              <w:bottom w:val="nil"/>
              <w:right w:val="nil"/>
            </w:tcBorders>
          </w:tcPr>
          <w:p w14:paraId="5C0A2519" w14:textId="77777777" w:rsidR="00713B1D" w:rsidRPr="00270E7F" w:rsidRDefault="00713B1D" w:rsidP="00EB30B9">
            <w:pPr>
              <w:jc w:val="right"/>
              <w:rPr>
                <w:rFonts w:ascii="Times New Roman" w:hAnsi="Times New Roman" w:cs="Times New Roman"/>
                <w:color w:val="000000"/>
              </w:rPr>
            </w:pPr>
          </w:p>
        </w:tc>
      </w:tr>
      <w:tr w:rsidR="00713B1D" w:rsidRPr="005D47E4" w14:paraId="55A7C991" w14:textId="0C3E26EC" w:rsidTr="00713B1D">
        <w:trPr>
          <w:trHeight w:val="290"/>
        </w:trPr>
        <w:tc>
          <w:tcPr>
            <w:tcW w:w="3402" w:type="dxa"/>
            <w:tcBorders>
              <w:top w:val="nil"/>
              <w:left w:val="nil"/>
              <w:bottom w:val="nil"/>
              <w:right w:val="nil"/>
            </w:tcBorders>
            <w:shd w:val="clear" w:color="auto" w:fill="auto"/>
            <w:noWrap/>
            <w:vAlign w:val="bottom"/>
          </w:tcPr>
          <w:p w14:paraId="55A7C98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Ailanthus altissima</w:t>
            </w:r>
          </w:p>
        </w:tc>
        <w:tc>
          <w:tcPr>
            <w:tcW w:w="1560" w:type="dxa"/>
            <w:tcBorders>
              <w:top w:val="nil"/>
              <w:left w:val="nil"/>
              <w:bottom w:val="nil"/>
              <w:right w:val="nil"/>
            </w:tcBorders>
            <w:shd w:val="clear" w:color="auto" w:fill="auto"/>
            <w:noWrap/>
            <w:vAlign w:val="bottom"/>
          </w:tcPr>
          <w:p w14:paraId="55A7C9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Sapindales</w:t>
            </w:r>
          </w:p>
        </w:tc>
        <w:tc>
          <w:tcPr>
            <w:tcW w:w="1984" w:type="dxa"/>
            <w:tcBorders>
              <w:top w:val="nil"/>
              <w:left w:val="nil"/>
              <w:bottom w:val="nil"/>
              <w:right w:val="nil"/>
            </w:tcBorders>
            <w:shd w:val="clear" w:color="auto" w:fill="auto"/>
            <w:noWrap/>
            <w:vAlign w:val="bottom"/>
          </w:tcPr>
          <w:p w14:paraId="55A7C98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Simaroubaceae</w:t>
            </w:r>
          </w:p>
        </w:tc>
        <w:tc>
          <w:tcPr>
            <w:tcW w:w="851" w:type="dxa"/>
            <w:tcBorders>
              <w:top w:val="nil"/>
              <w:left w:val="nil"/>
              <w:bottom w:val="nil"/>
              <w:right w:val="nil"/>
            </w:tcBorders>
            <w:vAlign w:val="bottom"/>
          </w:tcPr>
          <w:p w14:paraId="55A7C98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8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98D"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98E"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29.20</w:t>
            </w:r>
          </w:p>
        </w:tc>
        <w:tc>
          <w:tcPr>
            <w:tcW w:w="1417" w:type="dxa"/>
            <w:tcBorders>
              <w:top w:val="nil"/>
              <w:left w:val="nil"/>
              <w:bottom w:val="nil"/>
              <w:right w:val="nil"/>
            </w:tcBorders>
            <w:vAlign w:val="bottom"/>
          </w:tcPr>
          <w:p w14:paraId="55A7C98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99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144.51</w:t>
            </w:r>
          </w:p>
        </w:tc>
        <w:tc>
          <w:tcPr>
            <w:tcW w:w="1417" w:type="dxa"/>
            <w:tcBorders>
              <w:top w:val="nil"/>
              <w:left w:val="nil"/>
              <w:bottom w:val="nil"/>
              <w:right w:val="nil"/>
            </w:tcBorders>
          </w:tcPr>
          <w:p w14:paraId="4767E25B" w14:textId="77777777" w:rsidR="00713B1D" w:rsidRPr="00270E7F" w:rsidRDefault="00713B1D" w:rsidP="00EB30B9">
            <w:pPr>
              <w:jc w:val="right"/>
              <w:rPr>
                <w:rFonts w:ascii="Times New Roman" w:hAnsi="Times New Roman" w:cs="Times New Roman"/>
                <w:color w:val="000000"/>
              </w:rPr>
            </w:pPr>
          </w:p>
        </w:tc>
      </w:tr>
      <w:tr w:rsidR="00713B1D" w:rsidRPr="005D47E4" w14:paraId="55A7C99B" w14:textId="7763A6DB" w:rsidTr="00713B1D">
        <w:trPr>
          <w:trHeight w:val="290"/>
        </w:trPr>
        <w:tc>
          <w:tcPr>
            <w:tcW w:w="3402" w:type="dxa"/>
            <w:tcBorders>
              <w:top w:val="nil"/>
              <w:left w:val="nil"/>
              <w:bottom w:val="nil"/>
              <w:right w:val="nil"/>
            </w:tcBorders>
            <w:shd w:val="clear" w:color="auto" w:fill="auto"/>
            <w:noWrap/>
            <w:vAlign w:val="bottom"/>
          </w:tcPr>
          <w:p w14:paraId="55A7C99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Allium triquetrum</w:t>
            </w:r>
          </w:p>
        </w:tc>
        <w:tc>
          <w:tcPr>
            <w:tcW w:w="1560" w:type="dxa"/>
            <w:tcBorders>
              <w:top w:val="nil"/>
              <w:left w:val="nil"/>
              <w:bottom w:val="nil"/>
              <w:right w:val="nil"/>
            </w:tcBorders>
            <w:shd w:val="clear" w:color="auto" w:fill="auto"/>
            <w:noWrap/>
            <w:vAlign w:val="bottom"/>
          </w:tcPr>
          <w:p w14:paraId="55A7C99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Asparagales</w:t>
            </w:r>
          </w:p>
        </w:tc>
        <w:tc>
          <w:tcPr>
            <w:tcW w:w="1984" w:type="dxa"/>
            <w:tcBorders>
              <w:top w:val="nil"/>
              <w:left w:val="nil"/>
              <w:bottom w:val="nil"/>
              <w:right w:val="nil"/>
            </w:tcBorders>
            <w:shd w:val="clear" w:color="auto" w:fill="auto"/>
            <w:noWrap/>
            <w:vAlign w:val="bottom"/>
          </w:tcPr>
          <w:p w14:paraId="55A7C99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Amaryllidaceae</w:t>
            </w:r>
          </w:p>
        </w:tc>
        <w:tc>
          <w:tcPr>
            <w:tcW w:w="851" w:type="dxa"/>
            <w:tcBorders>
              <w:top w:val="nil"/>
              <w:left w:val="nil"/>
              <w:bottom w:val="nil"/>
              <w:right w:val="nil"/>
            </w:tcBorders>
            <w:vAlign w:val="bottom"/>
          </w:tcPr>
          <w:p w14:paraId="55A7C9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9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9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C99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99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99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6.78</w:t>
            </w:r>
          </w:p>
        </w:tc>
        <w:tc>
          <w:tcPr>
            <w:tcW w:w="1417" w:type="dxa"/>
            <w:tcBorders>
              <w:top w:val="nil"/>
              <w:left w:val="nil"/>
              <w:bottom w:val="nil"/>
              <w:right w:val="nil"/>
            </w:tcBorders>
          </w:tcPr>
          <w:p w14:paraId="45050BAE" w14:textId="77777777" w:rsidR="00713B1D" w:rsidRPr="00270E7F" w:rsidRDefault="00713B1D" w:rsidP="00EB30B9">
            <w:pPr>
              <w:jc w:val="right"/>
              <w:rPr>
                <w:rFonts w:ascii="Times New Roman" w:hAnsi="Times New Roman" w:cs="Times New Roman"/>
                <w:color w:val="000000"/>
              </w:rPr>
            </w:pPr>
          </w:p>
        </w:tc>
      </w:tr>
      <w:tr w:rsidR="00713B1D" w:rsidRPr="005D47E4" w14:paraId="55A7C9A5" w14:textId="6D9DF03E" w:rsidTr="00713B1D">
        <w:trPr>
          <w:trHeight w:val="290"/>
        </w:trPr>
        <w:tc>
          <w:tcPr>
            <w:tcW w:w="3402" w:type="dxa"/>
            <w:tcBorders>
              <w:top w:val="nil"/>
              <w:left w:val="nil"/>
              <w:bottom w:val="nil"/>
              <w:right w:val="nil"/>
            </w:tcBorders>
            <w:shd w:val="clear" w:color="auto" w:fill="auto"/>
            <w:noWrap/>
            <w:vAlign w:val="bottom"/>
          </w:tcPr>
          <w:p w14:paraId="55A7C99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Alnus glutinosa</w:t>
            </w:r>
          </w:p>
        </w:tc>
        <w:tc>
          <w:tcPr>
            <w:tcW w:w="1560" w:type="dxa"/>
            <w:tcBorders>
              <w:top w:val="nil"/>
              <w:left w:val="nil"/>
              <w:bottom w:val="nil"/>
              <w:right w:val="nil"/>
            </w:tcBorders>
            <w:shd w:val="clear" w:color="auto" w:fill="auto"/>
            <w:noWrap/>
            <w:vAlign w:val="bottom"/>
          </w:tcPr>
          <w:p w14:paraId="55A7C99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Fagales</w:t>
            </w:r>
          </w:p>
        </w:tc>
        <w:tc>
          <w:tcPr>
            <w:tcW w:w="1984" w:type="dxa"/>
            <w:tcBorders>
              <w:top w:val="nil"/>
              <w:left w:val="nil"/>
              <w:bottom w:val="nil"/>
              <w:right w:val="nil"/>
            </w:tcBorders>
            <w:shd w:val="clear" w:color="auto" w:fill="auto"/>
            <w:noWrap/>
            <w:vAlign w:val="bottom"/>
          </w:tcPr>
          <w:p w14:paraId="55A7C99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Betulaceae</w:t>
            </w:r>
          </w:p>
        </w:tc>
        <w:tc>
          <w:tcPr>
            <w:tcW w:w="851" w:type="dxa"/>
            <w:tcBorders>
              <w:top w:val="nil"/>
              <w:left w:val="nil"/>
              <w:bottom w:val="nil"/>
              <w:right w:val="nil"/>
            </w:tcBorders>
            <w:vAlign w:val="bottom"/>
          </w:tcPr>
          <w:p w14:paraId="55A7C99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A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9A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9A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5.00</w:t>
            </w:r>
          </w:p>
        </w:tc>
        <w:tc>
          <w:tcPr>
            <w:tcW w:w="1417" w:type="dxa"/>
            <w:tcBorders>
              <w:top w:val="nil"/>
              <w:left w:val="nil"/>
              <w:bottom w:val="nil"/>
              <w:right w:val="nil"/>
            </w:tcBorders>
            <w:vAlign w:val="bottom"/>
          </w:tcPr>
          <w:p w14:paraId="55A7C9A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9A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264.89</w:t>
            </w:r>
          </w:p>
        </w:tc>
        <w:tc>
          <w:tcPr>
            <w:tcW w:w="1417" w:type="dxa"/>
            <w:tcBorders>
              <w:top w:val="nil"/>
              <w:left w:val="nil"/>
              <w:bottom w:val="nil"/>
              <w:right w:val="nil"/>
            </w:tcBorders>
          </w:tcPr>
          <w:p w14:paraId="5F167927" w14:textId="77777777" w:rsidR="00713B1D" w:rsidRPr="00270E7F" w:rsidRDefault="00713B1D" w:rsidP="00EB30B9">
            <w:pPr>
              <w:jc w:val="right"/>
              <w:rPr>
                <w:rFonts w:ascii="Times New Roman" w:hAnsi="Times New Roman" w:cs="Times New Roman"/>
                <w:color w:val="000000"/>
              </w:rPr>
            </w:pPr>
          </w:p>
        </w:tc>
      </w:tr>
      <w:tr w:rsidR="00713B1D" w:rsidRPr="005D47E4" w14:paraId="55A7C9AF" w14:textId="7C32A61B" w:rsidTr="00713B1D">
        <w:trPr>
          <w:trHeight w:val="290"/>
        </w:trPr>
        <w:tc>
          <w:tcPr>
            <w:tcW w:w="3402" w:type="dxa"/>
            <w:tcBorders>
              <w:top w:val="nil"/>
              <w:left w:val="nil"/>
              <w:bottom w:val="nil"/>
              <w:right w:val="nil"/>
            </w:tcBorders>
            <w:shd w:val="clear" w:color="auto" w:fill="auto"/>
            <w:noWrap/>
            <w:vAlign w:val="bottom"/>
          </w:tcPr>
          <w:p w14:paraId="55A7C9A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9A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9A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9A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9A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9AB"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9AC"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9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A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3949.29</w:t>
            </w:r>
          </w:p>
        </w:tc>
        <w:tc>
          <w:tcPr>
            <w:tcW w:w="1417" w:type="dxa"/>
            <w:tcBorders>
              <w:top w:val="nil"/>
              <w:left w:val="nil"/>
              <w:bottom w:val="nil"/>
              <w:right w:val="nil"/>
            </w:tcBorders>
          </w:tcPr>
          <w:p w14:paraId="3E1B4AF3" w14:textId="77777777" w:rsidR="00713B1D" w:rsidRPr="00270E7F" w:rsidRDefault="00713B1D" w:rsidP="00EB30B9">
            <w:pPr>
              <w:jc w:val="right"/>
              <w:rPr>
                <w:rFonts w:ascii="Times New Roman" w:hAnsi="Times New Roman" w:cs="Times New Roman"/>
                <w:color w:val="000000"/>
              </w:rPr>
            </w:pPr>
          </w:p>
        </w:tc>
      </w:tr>
      <w:tr w:rsidR="00713B1D" w:rsidRPr="005D47E4" w14:paraId="55A7C9B9" w14:textId="381730E8" w:rsidTr="00713B1D">
        <w:trPr>
          <w:trHeight w:val="290"/>
        </w:trPr>
        <w:tc>
          <w:tcPr>
            <w:tcW w:w="3402" w:type="dxa"/>
            <w:tcBorders>
              <w:top w:val="nil"/>
              <w:left w:val="nil"/>
              <w:bottom w:val="nil"/>
              <w:right w:val="nil"/>
            </w:tcBorders>
            <w:shd w:val="clear" w:color="auto" w:fill="auto"/>
            <w:noWrap/>
            <w:vAlign w:val="bottom"/>
          </w:tcPr>
          <w:p w14:paraId="55A7C9B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Alocasia brisbanensis</w:t>
            </w:r>
          </w:p>
        </w:tc>
        <w:tc>
          <w:tcPr>
            <w:tcW w:w="1560" w:type="dxa"/>
            <w:tcBorders>
              <w:top w:val="nil"/>
              <w:left w:val="nil"/>
              <w:bottom w:val="nil"/>
              <w:right w:val="nil"/>
            </w:tcBorders>
            <w:shd w:val="clear" w:color="auto" w:fill="auto"/>
            <w:noWrap/>
            <w:vAlign w:val="bottom"/>
          </w:tcPr>
          <w:p w14:paraId="55A7C9B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Alismatales</w:t>
            </w:r>
          </w:p>
        </w:tc>
        <w:tc>
          <w:tcPr>
            <w:tcW w:w="1984" w:type="dxa"/>
            <w:tcBorders>
              <w:top w:val="nil"/>
              <w:left w:val="nil"/>
              <w:bottom w:val="nil"/>
              <w:right w:val="nil"/>
            </w:tcBorders>
            <w:shd w:val="clear" w:color="auto" w:fill="auto"/>
            <w:noWrap/>
            <w:vAlign w:val="bottom"/>
          </w:tcPr>
          <w:p w14:paraId="55A7C9B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Araceae</w:t>
            </w:r>
          </w:p>
        </w:tc>
        <w:tc>
          <w:tcPr>
            <w:tcW w:w="851" w:type="dxa"/>
            <w:tcBorders>
              <w:top w:val="nil"/>
              <w:left w:val="nil"/>
              <w:bottom w:val="nil"/>
              <w:right w:val="nil"/>
            </w:tcBorders>
            <w:vAlign w:val="bottom"/>
          </w:tcPr>
          <w:p w14:paraId="55A7C9B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9B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B5"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C9B6"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10.00</w:t>
            </w:r>
          </w:p>
        </w:tc>
        <w:tc>
          <w:tcPr>
            <w:tcW w:w="1417" w:type="dxa"/>
            <w:tcBorders>
              <w:top w:val="nil"/>
              <w:left w:val="nil"/>
              <w:bottom w:val="nil"/>
              <w:right w:val="nil"/>
            </w:tcBorders>
            <w:vAlign w:val="bottom"/>
          </w:tcPr>
          <w:p w14:paraId="55A7C9B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B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188.28</w:t>
            </w:r>
          </w:p>
        </w:tc>
        <w:tc>
          <w:tcPr>
            <w:tcW w:w="1417" w:type="dxa"/>
            <w:tcBorders>
              <w:top w:val="nil"/>
              <w:left w:val="nil"/>
              <w:bottom w:val="nil"/>
              <w:right w:val="nil"/>
            </w:tcBorders>
          </w:tcPr>
          <w:p w14:paraId="6CBC0BF2" w14:textId="77777777" w:rsidR="00713B1D" w:rsidRPr="00270E7F" w:rsidRDefault="00713B1D" w:rsidP="00EB30B9">
            <w:pPr>
              <w:jc w:val="right"/>
              <w:rPr>
                <w:rFonts w:ascii="Times New Roman" w:hAnsi="Times New Roman" w:cs="Times New Roman"/>
                <w:color w:val="000000"/>
              </w:rPr>
            </w:pPr>
          </w:p>
        </w:tc>
      </w:tr>
      <w:tr w:rsidR="00713B1D" w:rsidRPr="005D47E4" w14:paraId="55A7C9C3" w14:textId="052330B0" w:rsidTr="00713B1D">
        <w:trPr>
          <w:trHeight w:val="290"/>
        </w:trPr>
        <w:tc>
          <w:tcPr>
            <w:tcW w:w="3402" w:type="dxa"/>
            <w:tcBorders>
              <w:top w:val="nil"/>
              <w:left w:val="nil"/>
              <w:bottom w:val="nil"/>
              <w:right w:val="nil"/>
            </w:tcBorders>
            <w:shd w:val="clear" w:color="auto" w:fill="auto"/>
            <w:noWrap/>
            <w:vAlign w:val="bottom"/>
          </w:tcPr>
          <w:p w14:paraId="55A7C9B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Amphilophium crucigerum</w:t>
            </w:r>
          </w:p>
        </w:tc>
        <w:tc>
          <w:tcPr>
            <w:tcW w:w="1560" w:type="dxa"/>
            <w:tcBorders>
              <w:top w:val="nil"/>
              <w:left w:val="nil"/>
              <w:bottom w:val="nil"/>
              <w:right w:val="nil"/>
            </w:tcBorders>
            <w:shd w:val="clear" w:color="auto" w:fill="auto"/>
            <w:noWrap/>
            <w:vAlign w:val="bottom"/>
          </w:tcPr>
          <w:p w14:paraId="55A7C9B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C9B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Bignoniaceae</w:t>
            </w:r>
          </w:p>
        </w:tc>
        <w:tc>
          <w:tcPr>
            <w:tcW w:w="851" w:type="dxa"/>
            <w:tcBorders>
              <w:top w:val="nil"/>
              <w:left w:val="nil"/>
              <w:bottom w:val="nil"/>
              <w:right w:val="nil"/>
            </w:tcBorders>
            <w:vAlign w:val="bottom"/>
          </w:tcPr>
          <w:p w14:paraId="55A7C9B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B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9B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9C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55.79</w:t>
            </w:r>
          </w:p>
        </w:tc>
        <w:tc>
          <w:tcPr>
            <w:tcW w:w="1417" w:type="dxa"/>
            <w:tcBorders>
              <w:top w:val="nil"/>
              <w:left w:val="nil"/>
              <w:bottom w:val="nil"/>
              <w:right w:val="nil"/>
            </w:tcBorders>
            <w:vAlign w:val="bottom"/>
          </w:tcPr>
          <w:p w14:paraId="55A7C9C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9C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30.49</w:t>
            </w:r>
          </w:p>
        </w:tc>
        <w:tc>
          <w:tcPr>
            <w:tcW w:w="1417" w:type="dxa"/>
            <w:tcBorders>
              <w:top w:val="nil"/>
              <w:left w:val="nil"/>
              <w:bottom w:val="nil"/>
              <w:right w:val="nil"/>
            </w:tcBorders>
          </w:tcPr>
          <w:p w14:paraId="320F8776" w14:textId="77777777" w:rsidR="00713B1D" w:rsidRPr="00270E7F" w:rsidRDefault="00713B1D" w:rsidP="00EB30B9">
            <w:pPr>
              <w:jc w:val="right"/>
              <w:rPr>
                <w:rFonts w:ascii="Times New Roman" w:hAnsi="Times New Roman" w:cs="Times New Roman"/>
                <w:color w:val="000000"/>
              </w:rPr>
            </w:pPr>
          </w:p>
        </w:tc>
      </w:tr>
      <w:tr w:rsidR="00713B1D" w:rsidRPr="005D47E4" w14:paraId="55A7C9CD" w14:textId="18CC8433" w:rsidTr="00713B1D">
        <w:trPr>
          <w:trHeight w:val="290"/>
        </w:trPr>
        <w:tc>
          <w:tcPr>
            <w:tcW w:w="3402" w:type="dxa"/>
            <w:tcBorders>
              <w:top w:val="nil"/>
              <w:left w:val="nil"/>
              <w:bottom w:val="nil"/>
              <w:right w:val="nil"/>
            </w:tcBorders>
            <w:shd w:val="clear" w:color="auto" w:fill="auto"/>
            <w:noWrap/>
            <w:vAlign w:val="bottom"/>
          </w:tcPr>
          <w:p w14:paraId="55A7C9C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Angelica pachycarpa</w:t>
            </w:r>
          </w:p>
        </w:tc>
        <w:tc>
          <w:tcPr>
            <w:tcW w:w="1560" w:type="dxa"/>
            <w:tcBorders>
              <w:top w:val="nil"/>
              <w:left w:val="nil"/>
              <w:bottom w:val="nil"/>
              <w:right w:val="nil"/>
            </w:tcBorders>
            <w:shd w:val="clear" w:color="auto" w:fill="auto"/>
            <w:noWrap/>
            <w:vAlign w:val="bottom"/>
          </w:tcPr>
          <w:p w14:paraId="55A7C9C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Apiales</w:t>
            </w:r>
          </w:p>
        </w:tc>
        <w:tc>
          <w:tcPr>
            <w:tcW w:w="1984" w:type="dxa"/>
            <w:tcBorders>
              <w:top w:val="nil"/>
              <w:left w:val="nil"/>
              <w:bottom w:val="nil"/>
              <w:right w:val="nil"/>
            </w:tcBorders>
            <w:shd w:val="clear" w:color="auto" w:fill="auto"/>
            <w:noWrap/>
            <w:vAlign w:val="bottom"/>
          </w:tcPr>
          <w:p w14:paraId="55A7C9C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Apiaceae</w:t>
            </w:r>
          </w:p>
        </w:tc>
        <w:tc>
          <w:tcPr>
            <w:tcW w:w="851" w:type="dxa"/>
            <w:tcBorders>
              <w:top w:val="nil"/>
              <w:left w:val="nil"/>
              <w:bottom w:val="nil"/>
              <w:right w:val="nil"/>
            </w:tcBorders>
            <w:vAlign w:val="bottom"/>
          </w:tcPr>
          <w:p w14:paraId="55A7C9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C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C9"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C9CA"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8.17</w:t>
            </w:r>
          </w:p>
        </w:tc>
        <w:tc>
          <w:tcPr>
            <w:tcW w:w="1417" w:type="dxa"/>
            <w:tcBorders>
              <w:top w:val="nil"/>
              <w:left w:val="nil"/>
              <w:bottom w:val="nil"/>
              <w:right w:val="nil"/>
            </w:tcBorders>
            <w:vAlign w:val="bottom"/>
          </w:tcPr>
          <w:p w14:paraId="55A7C9C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9C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2.33</w:t>
            </w:r>
          </w:p>
        </w:tc>
        <w:tc>
          <w:tcPr>
            <w:tcW w:w="1417" w:type="dxa"/>
            <w:tcBorders>
              <w:top w:val="nil"/>
              <w:left w:val="nil"/>
              <w:bottom w:val="nil"/>
              <w:right w:val="nil"/>
            </w:tcBorders>
          </w:tcPr>
          <w:p w14:paraId="78F85331" w14:textId="77777777" w:rsidR="00713B1D" w:rsidRPr="00270E7F" w:rsidRDefault="00713B1D" w:rsidP="00EB30B9">
            <w:pPr>
              <w:jc w:val="right"/>
              <w:rPr>
                <w:rFonts w:ascii="Times New Roman" w:hAnsi="Times New Roman" w:cs="Times New Roman"/>
                <w:color w:val="000000"/>
              </w:rPr>
            </w:pPr>
          </w:p>
        </w:tc>
      </w:tr>
      <w:tr w:rsidR="00713B1D" w:rsidRPr="005D47E4" w14:paraId="55A7C9D7" w14:textId="699C879E" w:rsidTr="00713B1D">
        <w:trPr>
          <w:trHeight w:val="290"/>
        </w:trPr>
        <w:tc>
          <w:tcPr>
            <w:tcW w:w="3402" w:type="dxa"/>
            <w:tcBorders>
              <w:top w:val="nil"/>
              <w:left w:val="nil"/>
              <w:bottom w:val="nil"/>
              <w:right w:val="nil"/>
            </w:tcBorders>
            <w:shd w:val="clear" w:color="auto" w:fill="auto"/>
            <w:noWrap/>
            <w:vAlign w:val="bottom"/>
          </w:tcPr>
          <w:p w14:paraId="55A7C9CE"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Aponogeton distachyos</w:t>
            </w:r>
          </w:p>
        </w:tc>
        <w:tc>
          <w:tcPr>
            <w:tcW w:w="1560" w:type="dxa"/>
            <w:tcBorders>
              <w:top w:val="nil"/>
              <w:left w:val="nil"/>
              <w:bottom w:val="nil"/>
              <w:right w:val="nil"/>
            </w:tcBorders>
            <w:shd w:val="clear" w:color="auto" w:fill="auto"/>
            <w:noWrap/>
            <w:vAlign w:val="bottom"/>
          </w:tcPr>
          <w:p w14:paraId="55A7C9C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Alismatales</w:t>
            </w:r>
          </w:p>
        </w:tc>
        <w:tc>
          <w:tcPr>
            <w:tcW w:w="1984" w:type="dxa"/>
            <w:tcBorders>
              <w:top w:val="nil"/>
              <w:left w:val="nil"/>
              <w:bottom w:val="nil"/>
              <w:right w:val="nil"/>
            </w:tcBorders>
            <w:shd w:val="clear" w:color="auto" w:fill="auto"/>
            <w:noWrap/>
            <w:vAlign w:val="bottom"/>
          </w:tcPr>
          <w:p w14:paraId="55A7C9D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Aponogetonaceae</w:t>
            </w:r>
          </w:p>
        </w:tc>
        <w:tc>
          <w:tcPr>
            <w:tcW w:w="851" w:type="dxa"/>
            <w:tcBorders>
              <w:top w:val="nil"/>
              <w:left w:val="nil"/>
              <w:bottom w:val="nil"/>
              <w:right w:val="nil"/>
            </w:tcBorders>
            <w:vAlign w:val="bottom"/>
          </w:tcPr>
          <w:p w14:paraId="55A7C9D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9D2"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9D3" w14:textId="77777777" w:rsidR="00713B1D" w:rsidRPr="00270E7F" w:rsidRDefault="00713B1D" w:rsidP="004B1858">
            <w:pPr>
              <w:jc w:val="center"/>
              <w:rPr>
                <w:rFonts w:ascii="Times New Roman" w:hAnsi="Times New Roman" w:cs="Times New Roman"/>
              </w:rPr>
            </w:pPr>
            <w:r w:rsidRPr="00270E7F">
              <w:rPr>
                <w:rFonts w:ascii="Times New Roman" w:hAnsi="Times New Roman" w:cs="Times New Roman"/>
              </w:rPr>
              <w:t>0.06</w:t>
            </w:r>
          </w:p>
        </w:tc>
        <w:tc>
          <w:tcPr>
            <w:tcW w:w="1276" w:type="dxa"/>
            <w:tcBorders>
              <w:top w:val="nil"/>
              <w:left w:val="nil"/>
              <w:bottom w:val="nil"/>
              <w:right w:val="nil"/>
            </w:tcBorders>
            <w:vAlign w:val="bottom"/>
          </w:tcPr>
          <w:p w14:paraId="55A7C9D4" w14:textId="3834B6CC"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9D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9D6"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350BAC50" w14:textId="77777777" w:rsidR="00713B1D" w:rsidRPr="00270E7F" w:rsidRDefault="00713B1D" w:rsidP="00EB30B9">
            <w:pPr>
              <w:jc w:val="right"/>
              <w:rPr>
                <w:rFonts w:ascii="Times New Roman" w:hAnsi="Times New Roman" w:cs="Times New Roman"/>
                <w:color w:val="000000"/>
              </w:rPr>
            </w:pPr>
          </w:p>
        </w:tc>
      </w:tr>
      <w:tr w:rsidR="00713B1D" w:rsidRPr="005D47E4" w14:paraId="55A7C9E1" w14:textId="1BDE52D4" w:rsidTr="00713B1D">
        <w:trPr>
          <w:trHeight w:val="290"/>
        </w:trPr>
        <w:tc>
          <w:tcPr>
            <w:tcW w:w="3402" w:type="dxa"/>
            <w:tcBorders>
              <w:top w:val="nil"/>
              <w:left w:val="nil"/>
              <w:bottom w:val="nil"/>
              <w:right w:val="nil"/>
            </w:tcBorders>
            <w:shd w:val="clear" w:color="auto" w:fill="auto"/>
            <w:noWrap/>
            <w:vAlign w:val="bottom"/>
          </w:tcPr>
          <w:p w14:paraId="55A7C9D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Araujia sericifera</w:t>
            </w:r>
          </w:p>
        </w:tc>
        <w:tc>
          <w:tcPr>
            <w:tcW w:w="1560" w:type="dxa"/>
            <w:tcBorders>
              <w:top w:val="nil"/>
              <w:left w:val="nil"/>
              <w:bottom w:val="nil"/>
              <w:right w:val="nil"/>
            </w:tcBorders>
            <w:shd w:val="clear" w:color="auto" w:fill="auto"/>
            <w:noWrap/>
            <w:vAlign w:val="bottom"/>
          </w:tcPr>
          <w:p w14:paraId="55A7C9D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Gentianales</w:t>
            </w:r>
          </w:p>
        </w:tc>
        <w:tc>
          <w:tcPr>
            <w:tcW w:w="1984" w:type="dxa"/>
            <w:tcBorders>
              <w:top w:val="nil"/>
              <w:left w:val="nil"/>
              <w:bottom w:val="nil"/>
              <w:right w:val="nil"/>
            </w:tcBorders>
            <w:shd w:val="clear" w:color="auto" w:fill="auto"/>
            <w:noWrap/>
            <w:vAlign w:val="bottom"/>
          </w:tcPr>
          <w:p w14:paraId="55A7C9D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Apocynaceae</w:t>
            </w:r>
          </w:p>
        </w:tc>
        <w:tc>
          <w:tcPr>
            <w:tcW w:w="851" w:type="dxa"/>
            <w:tcBorders>
              <w:top w:val="nil"/>
              <w:left w:val="nil"/>
              <w:bottom w:val="nil"/>
              <w:right w:val="nil"/>
            </w:tcBorders>
            <w:vAlign w:val="bottom"/>
          </w:tcPr>
          <w:p w14:paraId="55A7C9D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D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9DD"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9DE"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9D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9E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289.93</w:t>
            </w:r>
          </w:p>
        </w:tc>
        <w:tc>
          <w:tcPr>
            <w:tcW w:w="1417" w:type="dxa"/>
            <w:tcBorders>
              <w:top w:val="nil"/>
              <w:left w:val="nil"/>
              <w:bottom w:val="nil"/>
              <w:right w:val="nil"/>
            </w:tcBorders>
          </w:tcPr>
          <w:p w14:paraId="3B1C59B8" w14:textId="77777777" w:rsidR="00713B1D" w:rsidRPr="00270E7F" w:rsidRDefault="00713B1D" w:rsidP="00EB30B9">
            <w:pPr>
              <w:jc w:val="right"/>
              <w:rPr>
                <w:rFonts w:ascii="Times New Roman" w:hAnsi="Times New Roman" w:cs="Times New Roman"/>
                <w:color w:val="000000"/>
              </w:rPr>
            </w:pPr>
          </w:p>
        </w:tc>
      </w:tr>
      <w:tr w:rsidR="000B5D74" w:rsidRPr="005D47E4" w14:paraId="1AEEEE1E" w14:textId="77777777" w:rsidTr="00713B1D">
        <w:trPr>
          <w:trHeight w:val="290"/>
        </w:trPr>
        <w:tc>
          <w:tcPr>
            <w:tcW w:w="3402" w:type="dxa"/>
            <w:tcBorders>
              <w:top w:val="nil"/>
              <w:left w:val="nil"/>
              <w:bottom w:val="nil"/>
              <w:right w:val="nil"/>
            </w:tcBorders>
            <w:shd w:val="clear" w:color="auto" w:fill="auto"/>
            <w:noWrap/>
            <w:vAlign w:val="bottom"/>
          </w:tcPr>
          <w:p w14:paraId="3CE2E475" w14:textId="77777777" w:rsidR="000B5D74" w:rsidRPr="000C4F46" w:rsidRDefault="000B5D74"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6763251B" w14:textId="77777777" w:rsidR="000B5D74" w:rsidRPr="00270E7F" w:rsidRDefault="000B5D74"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61937D62" w14:textId="77777777" w:rsidR="000B5D74" w:rsidRPr="00270E7F" w:rsidRDefault="000B5D74" w:rsidP="00EB30B9">
            <w:pPr>
              <w:rPr>
                <w:rFonts w:ascii="Times New Roman" w:hAnsi="Times New Roman" w:cs="Times New Roman"/>
                <w:color w:val="000000"/>
              </w:rPr>
            </w:pPr>
          </w:p>
        </w:tc>
        <w:tc>
          <w:tcPr>
            <w:tcW w:w="851" w:type="dxa"/>
            <w:tcBorders>
              <w:top w:val="nil"/>
              <w:left w:val="nil"/>
              <w:bottom w:val="nil"/>
              <w:right w:val="nil"/>
            </w:tcBorders>
            <w:vAlign w:val="bottom"/>
          </w:tcPr>
          <w:p w14:paraId="723E0D1D" w14:textId="77777777" w:rsidR="000B5D74" w:rsidRPr="00270E7F" w:rsidRDefault="000B5D74"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189FCAF" w14:textId="77777777" w:rsidR="000B5D74" w:rsidRPr="00270E7F" w:rsidRDefault="000B5D74"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35AF95D3" w14:textId="77777777" w:rsidR="000B5D74" w:rsidRPr="00270E7F" w:rsidRDefault="000B5D74"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2C1387BC" w14:textId="77777777" w:rsidR="000B5D74" w:rsidRPr="00270E7F" w:rsidRDefault="000B5D74"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044B0719" w14:textId="5B31A5D3" w:rsidR="000B5D74" w:rsidRPr="00270E7F" w:rsidRDefault="000B5D74" w:rsidP="00EB30B9">
            <w:pPr>
              <w:rPr>
                <w:rFonts w:ascii="Times New Roman" w:hAnsi="Times New Roman" w:cs="Times New Roman"/>
                <w:color w:val="000000"/>
              </w:rPr>
            </w:pPr>
            <w:r>
              <w:rPr>
                <w:rFonts w:ascii="Times New Roman" w:hAnsi="Times New Roman" w:cs="Times New Roman"/>
                <w:color w:val="000000"/>
              </w:rPr>
              <w:t>water</w:t>
            </w:r>
          </w:p>
        </w:tc>
        <w:tc>
          <w:tcPr>
            <w:tcW w:w="1417" w:type="dxa"/>
            <w:tcBorders>
              <w:top w:val="nil"/>
              <w:left w:val="nil"/>
              <w:bottom w:val="nil"/>
              <w:right w:val="nil"/>
            </w:tcBorders>
            <w:vAlign w:val="bottom"/>
          </w:tcPr>
          <w:p w14:paraId="4D5C0EB7" w14:textId="77777777" w:rsidR="000B5D74" w:rsidRPr="00270E7F" w:rsidRDefault="000B5D74" w:rsidP="00EB30B9">
            <w:pPr>
              <w:jc w:val="right"/>
              <w:rPr>
                <w:rFonts w:ascii="Times New Roman" w:hAnsi="Times New Roman" w:cs="Times New Roman"/>
                <w:color w:val="000000"/>
              </w:rPr>
            </w:pPr>
          </w:p>
        </w:tc>
        <w:tc>
          <w:tcPr>
            <w:tcW w:w="1417" w:type="dxa"/>
            <w:tcBorders>
              <w:top w:val="nil"/>
              <w:left w:val="nil"/>
              <w:bottom w:val="nil"/>
              <w:right w:val="nil"/>
            </w:tcBorders>
          </w:tcPr>
          <w:p w14:paraId="5FAD6B01" w14:textId="77777777" w:rsidR="000B5D74" w:rsidRPr="00270E7F" w:rsidRDefault="000B5D74" w:rsidP="00EB30B9">
            <w:pPr>
              <w:jc w:val="right"/>
              <w:rPr>
                <w:rFonts w:ascii="Times New Roman" w:hAnsi="Times New Roman" w:cs="Times New Roman"/>
                <w:color w:val="000000"/>
              </w:rPr>
            </w:pPr>
          </w:p>
        </w:tc>
      </w:tr>
      <w:tr w:rsidR="00713B1D" w:rsidRPr="005D47E4" w14:paraId="55A7C9EB" w14:textId="49AAC55B" w:rsidTr="00713B1D">
        <w:trPr>
          <w:trHeight w:val="290"/>
        </w:trPr>
        <w:tc>
          <w:tcPr>
            <w:tcW w:w="3402" w:type="dxa"/>
            <w:tcBorders>
              <w:top w:val="nil"/>
              <w:left w:val="nil"/>
              <w:bottom w:val="nil"/>
              <w:right w:val="nil"/>
            </w:tcBorders>
            <w:shd w:val="clear" w:color="auto" w:fill="auto"/>
            <w:noWrap/>
            <w:vAlign w:val="bottom"/>
          </w:tcPr>
          <w:p w14:paraId="55A7C9E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Archontophoenix cunninghamiana</w:t>
            </w:r>
          </w:p>
        </w:tc>
        <w:tc>
          <w:tcPr>
            <w:tcW w:w="1560" w:type="dxa"/>
            <w:tcBorders>
              <w:top w:val="nil"/>
              <w:left w:val="nil"/>
              <w:bottom w:val="nil"/>
              <w:right w:val="nil"/>
            </w:tcBorders>
            <w:shd w:val="clear" w:color="auto" w:fill="auto"/>
            <w:noWrap/>
            <w:vAlign w:val="bottom"/>
          </w:tcPr>
          <w:p w14:paraId="55A7C9E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Arecales</w:t>
            </w:r>
          </w:p>
        </w:tc>
        <w:tc>
          <w:tcPr>
            <w:tcW w:w="1984" w:type="dxa"/>
            <w:tcBorders>
              <w:top w:val="nil"/>
              <w:left w:val="nil"/>
              <w:bottom w:val="nil"/>
              <w:right w:val="nil"/>
            </w:tcBorders>
            <w:shd w:val="clear" w:color="auto" w:fill="auto"/>
            <w:noWrap/>
            <w:vAlign w:val="bottom"/>
          </w:tcPr>
          <w:p w14:paraId="55A7C9E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Arecaceae</w:t>
            </w:r>
          </w:p>
        </w:tc>
        <w:tc>
          <w:tcPr>
            <w:tcW w:w="851" w:type="dxa"/>
            <w:tcBorders>
              <w:top w:val="nil"/>
              <w:left w:val="nil"/>
              <w:bottom w:val="nil"/>
              <w:right w:val="nil"/>
            </w:tcBorders>
            <w:vAlign w:val="bottom"/>
          </w:tcPr>
          <w:p w14:paraId="55A7C9E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9E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9E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13</w:t>
            </w:r>
          </w:p>
        </w:tc>
        <w:tc>
          <w:tcPr>
            <w:tcW w:w="1276" w:type="dxa"/>
            <w:tcBorders>
              <w:top w:val="nil"/>
              <w:left w:val="nil"/>
              <w:bottom w:val="nil"/>
              <w:right w:val="nil"/>
            </w:tcBorders>
            <w:vAlign w:val="bottom"/>
          </w:tcPr>
          <w:p w14:paraId="55A7C9E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568.20</w:t>
            </w:r>
          </w:p>
        </w:tc>
        <w:tc>
          <w:tcPr>
            <w:tcW w:w="1417" w:type="dxa"/>
            <w:tcBorders>
              <w:top w:val="nil"/>
              <w:left w:val="nil"/>
              <w:bottom w:val="nil"/>
              <w:right w:val="nil"/>
            </w:tcBorders>
            <w:vAlign w:val="bottom"/>
          </w:tcPr>
          <w:p w14:paraId="55A7C9E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E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557.81</w:t>
            </w:r>
          </w:p>
        </w:tc>
        <w:tc>
          <w:tcPr>
            <w:tcW w:w="1417" w:type="dxa"/>
            <w:tcBorders>
              <w:top w:val="nil"/>
              <w:left w:val="nil"/>
              <w:bottom w:val="nil"/>
              <w:right w:val="nil"/>
            </w:tcBorders>
          </w:tcPr>
          <w:p w14:paraId="376201E9" w14:textId="77777777" w:rsidR="00713B1D" w:rsidRPr="00270E7F" w:rsidRDefault="00713B1D" w:rsidP="00EB30B9">
            <w:pPr>
              <w:jc w:val="right"/>
              <w:rPr>
                <w:rFonts w:ascii="Times New Roman" w:hAnsi="Times New Roman" w:cs="Times New Roman"/>
                <w:color w:val="000000"/>
              </w:rPr>
            </w:pPr>
          </w:p>
        </w:tc>
      </w:tr>
      <w:tr w:rsidR="00713B1D" w:rsidRPr="005D47E4" w14:paraId="55A7C9F5" w14:textId="45F016EB" w:rsidTr="00713B1D">
        <w:trPr>
          <w:trHeight w:val="290"/>
        </w:trPr>
        <w:tc>
          <w:tcPr>
            <w:tcW w:w="3402" w:type="dxa"/>
            <w:tcBorders>
              <w:top w:val="nil"/>
              <w:left w:val="nil"/>
              <w:bottom w:val="nil"/>
              <w:right w:val="nil"/>
            </w:tcBorders>
            <w:shd w:val="clear" w:color="auto" w:fill="auto"/>
            <w:noWrap/>
            <w:vAlign w:val="bottom"/>
          </w:tcPr>
          <w:p w14:paraId="55A7C9E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Arctium minus</w:t>
            </w:r>
          </w:p>
        </w:tc>
        <w:tc>
          <w:tcPr>
            <w:tcW w:w="1560" w:type="dxa"/>
            <w:tcBorders>
              <w:top w:val="nil"/>
              <w:left w:val="nil"/>
              <w:bottom w:val="nil"/>
              <w:right w:val="nil"/>
            </w:tcBorders>
            <w:shd w:val="clear" w:color="auto" w:fill="auto"/>
            <w:noWrap/>
            <w:vAlign w:val="bottom"/>
          </w:tcPr>
          <w:p w14:paraId="55A7C9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9E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9E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9F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9F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9F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8.90</w:t>
            </w:r>
          </w:p>
        </w:tc>
        <w:tc>
          <w:tcPr>
            <w:tcW w:w="1417" w:type="dxa"/>
            <w:tcBorders>
              <w:top w:val="nil"/>
              <w:left w:val="nil"/>
              <w:bottom w:val="nil"/>
              <w:right w:val="nil"/>
            </w:tcBorders>
            <w:vAlign w:val="bottom"/>
          </w:tcPr>
          <w:p w14:paraId="55A7C9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9F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142.35</w:t>
            </w:r>
          </w:p>
        </w:tc>
        <w:tc>
          <w:tcPr>
            <w:tcW w:w="1417" w:type="dxa"/>
            <w:tcBorders>
              <w:top w:val="nil"/>
              <w:left w:val="nil"/>
              <w:bottom w:val="nil"/>
              <w:right w:val="nil"/>
            </w:tcBorders>
          </w:tcPr>
          <w:p w14:paraId="26AC15F5" w14:textId="77777777" w:rsidR="00713B1D" w:rsidRPr="00270E7F" w:rsidRDefault="00713B1D" w:rsidP="00EB30B9">
            <w:pPr>
              <w:jc w:val="right"/>
              <w:rPr>
                <w:rFonts w:ascii="Times New Roman" w:hAnsi="Times New Roman" w:cs="Times New Roman"/>
                <w:color w:val="000000"/>
              </w:rPr>
            </w:pPr>
          </w:p>
        </w:tc>
      </w:tr>
      <w:tr w:rsidR="00713B1D" w:rsidRPr="005D47E4" w14:paraId="55A7C9FF" w14:textId="32D310A7" w:rsidTr="00713B1D">
        <w:trPr>
          <w:trHeight w:val="290"/>
        </w:trPr>
        <w:tc>
          <w:tcPr>
            <w:tcW w:w="3402" w:type="dxa"/>
            <w:tcBorders>
              <w:top w:val="nil"/>
              <w:left w:val="nil"/>
              <w:bottom w:val="nil"/>
              <w:right w:val="nil"/>
            </w:tcBorders>
            <w:shd w:val="clear" w:color="auto" w:fill="auto"/>
            <w:noWrap/>
            <w:vAlign w:val="bottom"/>
          </w:tcPr>
          <w:p w14:paraId="55A7C9F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9F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9F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9F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9F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9FB"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9FC"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9F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9F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9.55</w:t>
            </w:r>
          </w:p>
        </w:tc>
        <w:tc>
          <w:tcPr>
            <w:tcW w:w="1417" w:type="dxa"/>
            <w:tcBorders>
              <w:top w:val="nil"/>
              <w:left w:val="nil"/>
              <w:bottom w:val="nil"/>
              <w:right w:val="nil"/>
            </w:tcBorders>
          </w:tcPr>
          <w:p w14:paraId="6632966E" w14:textId="77777777" w:rsidR="00713B1D" w:rsidRPr="00270E7F" w:rsidRDefault="00713B1D" w:rsidP="00EB30B9">
            <w:pPr>
              <w:jc w:val="right"/>
              <w:rPr>
                <w:rFonts w:ascii="Times New Roman" w:hAnsi="Times New Roman" w:cs="Times New Roman"/>
                <w:color w:val="000000"/>
              </w:rPr>
            </w:pPr>
          </w:p>
        </w:tc>
      </w:tr>
      <w:tr w:rsidR="00713B1D" w:rsidRPr="005D47E4" w14:paraId="55A7CA09" w14:textId="3DC1E9E7" w:rsidTr="00713B1D">
        <w:trPr>
          <w:trHeight w:val="290"/>
        </w:trPr>
        <w:tc>
          <w:tcPr>
            <w:tcW w:w="3402" w:type="dxa"/>
            <w:tcBorders>
              <w:top w:val="nil"/>
              <w:left w:val="nil"/>
              <w:bottom w:val="nil"/>
              <w:right w:val="nil"/>
            </w:tcBorders>
            <w:shd w:val="clear" w:color="auto" w:fill="auto"/>
            <w:noWrap/>
            <w:vAlign w:val="bottom"/>
          </w:tcPr>
          <w:p w14:paraId="55A7CA0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Aristea ecklonii</w:t>
            </w:r>
          </w:p>
        </w:tc>
        <w:tc>
          <w:tcPr>
            <w:tcW w:w="1560" w:type="dxa"/>
            <w:tcBorders>
              <w:top w:val="nil"/>
              <w:left w:val="nil"/>
              <w:bottom w:val="nil"/>
              <w:right w:val="nil"/>
            </w:tcBorders>
            <w:shd w:val="clear" w:color="auto" w:fill="auto"/>
            <w:noWrap/>
            <w:vAlign w:val="bottom"/>
          </w:tcPr>
          <w:p w14:paraId="55A7CA0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Asparagales</w:t>
            </w:r>
          </w:p>
        </w:tc>
        <w:tc>
          <w:tcPr>
            <w:tcW w:w="1984" w:type="dxa"/>
            <w:tcBorders>
              <w:top w:val="nil"/>
              <w:left w:val="nil"/>
              <w:bottom w:val="nil"/>
              <w:right w:val="nil"/>
            </w:tcBorders>
            <w:shd w:val="clear" w:color="auto" w:fill="auto"/>
            <w:noWrap/>
            <w:vAlign w:val="bottom"/>
          </w:tcPr>
          <w:p w14:paraId="55A7CA0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Iridaceae</w:t>
            </w:r>
          </w:p>
        </w:tc>
        <w:tc>
          <w:tcPr>
            <w:tcW w:w="851" w:type="dxa"/>
            <w:tcBorders>
              <w:top w:val="nil"/>
              <w:left w:val="nil"/>
              <w:bottom w:val="nil"/>
              <w:right w:val="nil"/>
            </w:tcBorders>
            <w:vAlign w:val="bottom"/>
          </w:tcPr>
          <w:p w14:paraId="55A7CA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0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A05"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0.45</w:t>
            </w:r>
          </w:p>
        </w:tc>
        <w:tc>
          <w:tcPr>
            <w:tcW w:w="1276" w:type="dxa"/>
            <w:tcBorders>
              <w:top w:val="nil"/>
              <w:left w:val="nil"/>
              <w:bottom w:val="nil"/>
              <w:right w:val="nil"/>
            </w:tcBorders>
            <w:vAlign w:val="bottom"/>
          </w:tcPr>
          <w:p w14:paraId="55A7CA06"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1.22</w:t>
            </w:r>
          </w:p>
        </w:tc>
        <w:tc>
          <w:tcPr>
            <w:tcW w:w="1417" w:type="dxa"/>
            <w:tcBorders>
              <w:top w:val="nil"/>
              <w:left w:val="nil"/>
              <w:bottom w:val="nil"/>
              <w:right w:val="nil"/>
            </w:tcBorders>
            <w:vAlign w:val="bottom"/>
          </w:tcPr>
          <w:p w14:paraId="55A7CA0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A0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0.44</w:t>
            </w:r>
          </w:p>
        </w:tc>
        <w:tc>
          <w:tcPr>
            <w:tcW w:w="1417" w:type="dxa"/>
            <w:tcBorders>
              <w:top w:val="nil"/>
              <w:left w:val="nil"/>
              <w:bottom w:val="nil"/>
              <w:right w:val="nil"/>
            </w:tcBorders>
          </w:tcPr>
          <w:p w14:paraId="53372AFE" w14:textId="77777777" w:rsidR="00713B1D" w:rsidRPr="00270E7F" w:rsidRDefault="00713B1D" w:rsidP="00EB30B9">
            <w:pPr>
              <w:jc w:val="right"/>
              <w:rPr>
                <w:rFonts w:ascii="Times New Roman" w:hAnsi="Times New Roman" w:cs="Times New Roman"/>
                <w:color w:val="000000"/>
              </w:rPr>
            </w:pPr>
          </w:p>
        </w:tc>
      </w:tr>
      <w:tr w:rsidR="00713B1D" w:rsidRPr="005D47E4" w14:paraId="55A7CA13" w14:textId="06793795" w:rsidTr="00713B1D">
        <w:trPr>
          <w:trHeight w:val="290"/>
        </w:trPr>
        <w:tc>
          <w:tcPr>
            <w:tcW w:w="3402" w:type="dxa"/>
            <w:tcBorders>
              <w:top w:val="nil"/>
              <w:left w:val="nil"/>
              <w:bottom w:val="nil"/>
              <w:right w:val="nil"/>
            </w:tcBorders>
            <w:shd w:val="clear" w:color="auto" w:fill="auto"/>
            <w:noWrap/>
            <w:vAlign w:val="bottom"/>
          </w:tcPr>
          <w:p w14:paraId="55A7CA0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Arum italicum</w:t>
            </w:r>
          </w:p>
        </w:tc>
        <w:tc>
          <w:tcPr>
            <w:tcW w:w="1560" w:type="dxa"/>
            <w:tcBorders>
              <w:top w:val="nil"/>
              <w:left w:val="nil"/>
              <w:bottom w:val="nil"/>
              <w:right w:val="nil"/>
            </w:tcBorders>
            <w:shd w:val="clear" w:color="auto" w:fill="auto"/>
            <w:noWrap/>
            <w:vAlign w:val="bottom"/>
          </w:tcPr>
          <w:p w14:paraId="55A7CA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Alismatales</w:t>
            </w:r>
          </w:p>
        </w:tc>
        <w:tc>
          <w:tcPr>
            <w:tcW w:w="1984" w:type="dxa"/>
            <w:tcBorders>
              <w:top w:val="nil"/>
              <w:left w:val="nil"/>
              <w:bottom w:val="nil"/>
              <w:right w:val="nil"/>
            </w:tcBorders>
            <w:shd w:val="clear" w:color="auto" w:fill="auto"/>
            <w:noWrap/>
            <w:vAlign w:val="bottom"/>
          </w:tcPr>
          <w:p w14:paraId="55A7CA0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Araceae</w:t>
            </w:r>
          </w:p>
        </w:tc>
        <w:tc>
          <w:tcPr>
            <w:tcW w:w="851" w:type="dxa"/>
            <w:tcBorders>
              <w:top w:val="nil"/>
              <w:left w:val="nil"/>
              <w:bottom w:val="nil"/>
              <w:right w:val="nil"/>
            </w:tcBorders>
            <w:vAlign w:val="bottom"/>
          </w:tcPr>
          <w:p w14:paraId="55A7CA0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0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A0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CA1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39.00</w:t>
            </w:r>
          </w:p>
        </w:tc>
        <w:tc>
          <w:tcPr>
            <w:tcW w:w="1417" w:type="dxa"/>
            <w:tcBorders>
              <w:top w:val="nil"/>
              <w:left w:val="nil"/>
              <w:bottom w:val="nil"/>
              <w:right w:val="nil"/>
            </w:tcBorders>
            <w:vAlign w:val="bottom"/>
          </w:tcPr>
          <w:p w14:paraId="55A7CA1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1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70.91</w:t>
            </w:r>
          </w:p>
        </w:tc>
        <w:tc>
          <w:tcPr>
            <w:tcW w:w="1417" w:type="dxa"/>
            <w:tcBorders>
              <w:top w:val="nil"/>
              <w:left w:val="nil"/>
              <w:bottom w:val="nil"/>
              <w:right w:val="nil"/>
            </w:tcBorders>
          </w:tcPr>
          <w:p w14:paraId="7355F26B" w14:textId="77777777" w:rsidR="00713B1D" w:rsidRPr="00270E7F" w:rsidRDefault="00713B1D" w:rsidP="00EB30B9">
            <w:pPr>
              <w:jc w:val="right"/>
              <w:rPr>
                <w:rFonts w:ascii="Times New Roman" w:hAnsi="Times New Roman" w:cs="Times New Roman"/>
                <w:color w:val="000000"/>
              </w:rPr>
            </w:pPr>
          </w:p>
        </w:tc>
      </w:tr>
      <w:tr w:rsidR="00713B1D" w:rsidRPr="005D47E4" w14:paraId="55A7CA1D" w14:textId="4341E1EA" w:rsidTr="00713B1D">
        <w:trPr>
          <w:trHeight w:val="290"/>
        </w:trPr>
        <w:tc>
          <w:tcPr>
            <w:tcW w:w="3402" w:type="dxa"/>
            <w:tcBorders>
              <w:top w:val="nil"/>
              <w:left w:val="nil"/>
              <w:bottom w:val="nil"/>
              <w:right w:val="nil"/>
            </w:tcBorders>
            <w:shd w:val="clear" w:color="auto" w:fill="auto"/>
            <w:noWrap/>
            <w:vAlign w:val="bottom"/>
          </w:tcPr>
          <w:p w14:paraId="55A7CA1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Asparagus aethiopicus</w:t>
            </w:r>
          </w:p>
        </w:tc>
        <w:tc>
          <w:tcPr>
            <w:tcW w:w="1560" w:type="dxa"/>
            <w:tcBorders>
              <w:top w:val="nil"/>
              <w:left w:val="nil"/>
              <w:bottom w:val="nil"/>
              <w:right w:val="nil"/>
            </w:tcBorders>
            <w:shd w:val="clear" w:color="auto" w:fill="auto"/>
            <w:noWrap/>
            <w:vAlign w:val="bottom"/>
          </w:tcPr>
          <w:p w14:paraId="55A7CA1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Asparagales</w:t>
            </w:r>
          </w:p>
        </w:tc>
        <w:tc>
          <w:tcPr>
            <w:tcW w:w="1984" w:type="dxa"/>
            <w:tcBorders>
              <w:top w:val="nil"/>
              <w:left w:val="nil"/>
              <w:bottom w:val="nil"/>
              <w:right w:val="nil"/>
            </w:tcBorders>
            <w:shd w:val="clear" w:color="auto" w:fill="auto"/>
            <w:noWrap/>
            <w:vAlign w:val="bottom"/>
          </w:tcPr>
          <w:p w14:paraId="55A7CA1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Asparagaceae</w:t>
            </w:r>
          </w:p>
        </w:tc>
        <w:tc>
          <w:tcPr>
            <w:tcW w:w="851" w:type="dxa"/>
            <w:tcBorders>
              <w:top w:val="nil"/>
              <w:left w:val="nil"/>
              <w:bottom w:val="nil"/>
              <w:right w:val="nil"/>
            </w:tcBorders>
            <w:vAlign w:val="bottom"/>
          </w:tcPr>
          <w:p w14:paraId="55A7CA1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1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A19"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A1A"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38.34</w:t>
            </w:r>
          </w:p>
        </w:tc>
        <w:tc>
          <w:tcPr>
            <w:tcW w:w="1417" w:type="dxa"/>
            <w:tcBorders>
              <w:top w:val="nil"/>
              <w:left w:val="nil"/>
              <w:bottom w:val="nil"/>
              <w:right w:val="nil"/>
            </w:tcBorders>
            <w:vAlign w:val="bottom"/>
          </w:tcPr>
          <w:p w14:paraId="55A7CA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1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51.25</w:t>
            </w:r>
          </w:p>
        </w:tc>
        <w:tc>
          <w:tcPr>
            <w:tcW w:w="1417" w:type="dxa"/>
            <w:tcBorders>
              <w:top w:val="nil"/>
              <w:left w:val="nil"/>
              <w:bottom w:val="nil"/>
              <w:right w:val="nil"/>
            </w:tcBorders>
          </w:tcPr>
          <w:p w14:paraId="5184AF57" w14:textId="77777777" w:rsidR="00713B1D" w:rsidRPr="00270E7F" w:rsidRDefault="00713B1D" w:rsidP="00EB30B9">
            <w:pPr>
              <w:jc w:val="right"/>
              <w:rPr>
                <w:rFonts w:ascii="Times New Roman" w:hAnsi="Times New Roman" w:cs="Times New Roman"/>
                <w:color w:val="000000"/>
              </w:rPr>
            </w:pPr>
          </w:p>
        </w:tc>
      </w:tr>
      <w:tr w:rsidR="00713B1D" w:rsidRPr="005D47E4" w14:paraId="55A7CA27" w14:textId="6A477492" w:rsidTr="00713B1D">
        <w:trPr>
          <w:trHeight w:val="290"/>
        </w:trPr>
        <w:tc>
          <w:tcPr>
            <w:tcW w:w="3402" w:type="dxa"/>
            <w:tcBorders>
              <w:top w:val="nil"/>
              <w:left w:val="nil"/>
              <w:bottom w:val="nil"/>
              <w:right w:val="nil"/>
            </w:tcBorders>
            <w:shd w:val="clear" w:color="auto" w:fill="auto"/>
            <w:noWrap/>
            <w:vAlign w:val="bottom"/>
          </w:tcPr>
          <w:p w14:paraId="55A7CA1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Asparagus asparagoides</w:t>
            </w:r>
          </w:p>
        </w:tc>
        <w:tc>
          <w:tcPr>
            <w:tcW w:w="1560" w:type="dxa"/>
            <w:tcBorders>
              <w:top w:val="nil"/>
              <w:left w:val="nil"/>
              <w:bottom w:val="nil"/>
              <w:right w:val="nil"/>
            </w:tcBorders>
            <w:shd w:val="clear" w:color="auto" w:fill="auto"/>
            <w:noWrap/>
            <w:vAlign w:val="bottom"/>
          </w:tcPr>
          <w:p w14:paraId="55A7CA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Asparagales</w:t>
            </w:r>
          </w:p>
        </w:tc>
        <w:tc>
          <w:tcPr>
            <w:tcW w:w="1984" w:type="dxa"/>
            <w:tcBorders>
              <w:top w:val="nil"/>
              <w:left w:val="nil"/>
              <w:bottom w:val="nil"/>
              <w:right w:val="nil"/>
            </w:tcBorders>
            <w:shd w:val="clear" w:color="auto" w:fill="auto"/>
            <w:noWrap/>
            <w:vAlign w:val="bottom"/>
          </w:tcPr>
          <w:p w14:paraId="55A7CA2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Asparagaceae</w:t>
            </w:r>
          </w:p>
        </w:tc>
        <w:tc>
          <w:tcPr>
            <w:tcW w:w="851" w:type="dxa"/>
            <w:tcBorders>
              <w:top w:val="nil"/>
              <w:left w:val="nil"/>
              <w:bottom w:val="nil"/>
              <w:right w:val="nil"/>
            </w:tcBorders>
            <w:vAlign w:val="bottom"/>
          </w:tcPr>
          <w:p w14:paraId="55A7CA2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2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23"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A24"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5.40</w:t>
            </w:r>
          </w:p>
        </w:tc>
        <w:tc>
          <w:tcPr>
            <w:tcW w:w="1417" w:type="dxa"/>
            <w:tcBorders>
              <w:top w:val="nil"/>
              <w:left w:val="nil"/>
              <w:bottom w:val="nil"/>
              <w:right w:val="nil"/>
            </w:tcBorders>
            <w:vAlign w:val="bottom"/>
          </w:tcPr>
          <w:p w14:paraId="55A7CA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2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101.55</w:t>
            </w:r>
          </w:p>
        </w:tc>
        <w:tc>
          <w:tcPr>
            <w:tcW w:w="1417" w:type="dxa"/>
            <w:tcBorders>
              <w:top w:val="nil"/>
              <w:left w:val="nil"/>
              <w:bottom w:val="nil"/>
              <w:right w:val="nil"/>
            </w:tcBorders>
          </w:tcPr>
          <w:p w14:paraId="524FE851" w14:textId="77777777" w:rsidR="00713B1D" w:rsidRPr="00270E7F" w:rsidRDefault="00713B1D" w:rsidP="00EB30B9">
            <w:pPr>
              <w:jc w:val="right"/>
              <w:rPr>
                <w:rFonts w:ascii="Times New Roman" w:hAnsi="Times New Roman" w:cs="Times New Roman"/>
                <w:color w:val="000000"/>
              </w:rPr>
            </w:pPr>
          </w:p>
        </w:tc>
      </w:tr>
      <w:tr w:rsidR="00713B1D" w:rsidRPr="005D47E4" w14:paraId="55A7CA31" w14:textId="5E905F1D" w:rsidTr="00713B1D">
        <w:trPr>
          <w:trHeight w:val="290"/>
        </w:trPr>
        <w:tc>
          <w:tcPr>
            <w:tcW w:w="3402" w:type="dxa"/>
            <w:tcBorders>
              <w:top w:val="nil"/>
              <w:left w:val="nil"/>
              <w:bottom w:val="nil"/>
              <w:right w:val="nil"/>
            </w:tcBorders>
            <w:shd w:val="clear" w:color="auto" w:fill="auto"/>
            <w:noWrap/>
            <w:vAlign w:val="bottom"/>
          </w:tcPr>
          <w:p w14:paraId="55A7CA2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A2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A2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A2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A2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A2D"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A2E"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A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A3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13.76</w:t>
            </w:r>
          </w:p>
        </w:tc>
        <w:tc>
          <w:tcPr>
            <w:tcW w:w="1417" w:type="dxa"/>
            <w:tcBorders>
              <w:top w:val="nil"/>
              <w:left w:val="nil"/>
              <w:bottom w:val="nil"/>
              <w:right w:val="nil"/>
            </w:tcBorders>
          </w:tcPr>
          <w:p w14:paraId="639DC6C1" w14:textId="77777777" w:rsidR="00713B1D" w:rsidRPr="00270E7F" w:rsidRDefault="00713B1D" w:rsidP="00EB30B9">
            <w:pPr>
              <w:jc w:val="right"/>
              <w:rPr>
                <w:rFonts w:ascii="Times New Roman" w:hAnsi="Times New Roman" w:cs="Times New Roman"/>
                <w:color w:val="000000"/>
              </w:rPr>
            </w:pPr>
          </w:p>
        </w:tc>
      </w:tr>
      <w:tr w:rsidR="00713B1D" w:rsidRPr="005D47E4" w14:paraId="55A7CA3B" w14:textId="36DED78B" w:rsidTr="00713B1D">
        <w:trPr>
          <w:trHeight w:val="290"/>
        </w:trPr>
        <w:tc>
          <w:tcPr>
            <w:tcW w:w="3402" w:type="dxa"/>
            <w:tcBorders>
              <w:top w:val="nil"/>
              <w:left w:val="nil"/>
              <w:bottom w:val="nil"/>
              <w:right w:val="nil"/>
            </w:tcBorders>
            <w:shd w:val="clear" w:color="auto" w:fill="auto"/>
            <w:noWrap/>
            <w:vAlign w:val="bottom"/>
          </w:tcPr>
          <w:p w14:paraId="55A7CA3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Asparagus scandens</w:t>
            </w:r>
          </w:p>
        </w:tc>
        <w:tc>
          <w:tcPr>
            <w:tcW w:w="1560" w:type="dxa"/>
            <w:tcBorders>
              <w:top w:val="nil"/>
              <w:left w:val="nil"/>
              <w:bottom w:val="nil"/>
              <w:right w:val="nil"/>
            </w:tcBorders>
            <w:shd w:val="clear" w:color="auto" w:fill="auto"/>
            <w:noWrap/>
            <w:vAlign w:val="bottom"/>
          </w:tcPr>
          <w:p w14:paraId="55A7CA3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Asparagales</w:t>
            </w:r>
          </w:p>
        </w:tc>
        <w:tc>
          <w:tcPr>
            <w:tcW w:w="1984" w:type="dxa"/>
            <w:tcBorders>
              <w:top w:val="nil"/>
              <w:left w:val="nil"/>
              <w:bottom w:val="nil"/>
              <w:right w:val="nil"/>
            </w:tcBorders>
            <w:shd w:val="clear" w:color="auto" w:fill="auto"/>
            <w:noWrap/>
            <w:vAlign w:val="bottom"/>
          </w:tcPr>
          <w:p w14:paraId="55A7CA3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Asparagaceae</w:t>
            </w:r>
          </w:p>
        </w:tc>
        <w:tc>
          <w:tcPr>
            <w:tcW w:w="851" w:type="dxa"/>
            <w:tcBorders>
              <w:top w:val="nil"/>
              <w:left w:val="nil"/>
              <w:bottom w:val="nil"/>
              <w:right w:val="nil"/>
            </w:tcBorders>
            <w:vAlign w:val="bottom"/>
          </w:tcPr>
          <w:p w14:paraId="55A7CA3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3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3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A3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A3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3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115.98</w:t>
            </w:r>
          </w:p>
        </w:tc>
        <w:tc>
          <w:tcPr>
            <w:tcW w:w="1417" w:type="dxa"/>
            <w:tcBorders>
              <w:top w:val="nil"/>
              <w:left w:val="nil"/>
              <w:bottom w:val="nil"/>
              <w:right w:val="nil"/>
            </w:tcBorders>
          </w:tcPr>
          <w:p w14:paraId="1DFFCBE3" w14:textId="77777777" w:rsidR="00713B1D" w:rsidRPr="00270E7F" w:rsidRDefault="00713B1D" w:rsidP="00EB30B9">
            <w:pPr>
              <w:jc w:val="right"/>
              <w:rPr>
                <w:rFonts w:ascii="Times New Roman" w:hAnsi="Times New Roman" w:cs="Times New Roman"/>
                <w:color w:val="000000"/>
              </w:rPr>
            </w:pPr>
          </w:p>
        </w:tc>
      </w:tr>
      <w:tr w:rsidR="00713B1D" w:rsidRPr="005D47E4" w14:paraId="55A7CA45" w14:textId="793D7584" w:rsidTr="00713B1D">
        <w:trPr>
          <w:trHeight w:val="290"/>
        </w:trPr>
        <w:tc>
          <w:tcPr>
            <w:tcW w:w="3402" w:type="dxa"/>
            <w:tcBorders>
              <w:top w:val="nil"/>
              <w:left w:val="nil"/>
              <w:bottom w:val="nil"/>
              <w:right w:val="nil"/>
            </w:tcBorders>
            <w:shd w:val="clear" w:color="auto" w:fill="auto"/>
            <w:noWrap/>
            <w:vAlign w:val="bottom"/>
          </w:tcPr>
          <w:p w14:paraId="55A7CA3C"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Asphodelus fistulosus</w:t>
            </w:r>
          </w:p>
        </w:tc>
        <w:tc>
          <w:tcPr>
            <w:tcW w:w="1560" w:type="dxa"/>
            <w:tcBorders>
              <w:top w:val="nil"/>
              <w:left w:val="nil"/>
              <w:bottom w:val="nil"/>
              <w:right w:val="nil"/>
            </w:tcBorders>
            <w:shd w:val="clear" w:color="auto" w:fill="auto"/>
            <w:noWrap/>
            <w:vAlign w:val="bottom"/>
          </w:tcPr>
          <w:p w14:paraId="55A7CA3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Asparagales</w:t>
            </w:r>
          </w:p>
        </w:tc>
        <w:tc>
          <w:tcPr>
            <w:tcW w:w="1984" w:type="dxa"/>
            <w:tcBorders>
              <w:top w:val="nil"/>
              <w:left w:val="nil"/>
              <w:bottom w:val="nil"/>
              <w:right w:val="nil"/>
            </w:tcBorders>
            <w:shd w:val="clear" w:color="auto" w:fill="auto"/>
            <w:noWrap/>
            <w:vAlign w:val="bottom"/>
          </w:tcPr>
          <w:p w14:paraId="55A7CA3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Asphodelaceae</w:t>
            </w:r>
          </w:p>
        </w:tc>
        <w:tc>
          <w:tcPr>
            <w:tcW w:w="851" w:type="dxa"/>
            <w:tcBorders>
              <w:top w:val="nil"/>
              <w:left w:val="nil"/>
              <w:bottom w:val="nil"/>
              <w:right w:val="nil"/>
            </w:tcBorders>
            <w:vAlign w:val="bottom"/>
          </w:tcPr>
          <w:p w14:paraId="55A7CA3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A40"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A41" w14:textId="77777777" w:rsidR="00713B1D" w:rsidRPr="00270E7F" w:rsidRDefault="00713B1D" w:rsidP="004B1858">
            <w:pPr>
              <w:jc w:val="center"/>
              <w:rPr>
                <w:rFonts w:ascii="Times New Roman" w:hAnsi="Times New Roman" w:cs="Times New Roman"/>
              </w:rPr>
            </w:pPr>
            <w:r w:rsidRPr="00270E7F">
              <w:rPr>
                <w:rFonts w:ascii="Times New Roman" w:hAnsi="Times New Roman" w:cs="Times New Roman"/>
              </w:rPr>
              <w:t>0.4</w:t>
            </w:r>
          </w:p>
        </w:tc>
        <w:tc>
          <w:tcPr>
            <w:tcW w:w="1276" w:type="dxa"/>
            <w:tcBorders>
              <w:top w:val="nil"/>
              <w:left w:val="nil"/>
              <w:bottom w:val="nil"/>
              <w:right w:val="nil"/>
            </w:tcBorders>
            <w:vAlign w:val="bottom"/>
          </w:tcPr>
          <w:p w14:paraId="55A7CA4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2.70</w:t>
            </w:r>
          </w:p>
        </w:tc>
        <w:tc>
          <w:tcPr>
            <w:tcW w:w="1417" w:type="dxa"/>
            <w:tcBorders>
              <w:top w:val="nil"/>
              <w:left w:val="nil"/>
              <w:bottom w:val="nil"/>
              <w:right w:val="nil"/>
            </w:tcBorders>
            <w:vAlign w:val="bottom"/>
          </w:tcPr>
          <w:p w14:paraId="55A7CA4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A44"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5D22FAE" w14:textId="77777777" w:rsidR="00713B1D" w:rsidRPr="00270E7F" w:rsidRDefault="00713B1D" w:rsidP="00EB30B9">
            <w:pPr>
              <w:jc w:val="right"/>
              <w:rPr>
                <w:rFonts w:ascii="Times New Roman" w:hAnsi="Times New Roman" w:cs="Times New Roman"/>
                <w:color w:val="000000"/>
              </w:rPr>
            </w:pPr>
          </w:p>
        </w:tc>
      </w:tr>
      <w:tr w:rsidR="00713B1D" w:rsidRPr="005D47E4" w14:paraId="55A7CA4F" w14:textId="2B7C0140" w:rsidTr="00713B1D">
        <w:trPr>
          <w:trHeight w:val="290"/>
        </w:trPr>
        <w:tc>
          <w:tcPr>
            <w:tcW w:w="3402" w:type="dxa"/>
            <w:tcBorders>
              <w:top w:val="nil"/>
              <w:left w:val="nil"/>
              <w:bottom w:val="nil"/>
              <w:right w:val="nil"/>
            </w:tcBorders>
            <w:shd w:val="clear" w:color="auto" w:fill="auto"/>
            <w:noWrap/>
            <w:vAlign w:val="bottom"/>
          </w:tcPr>
          <w:p w14:paraId="55A7CA4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Baccharis halimifolia</w:t>
            </w:r>
          </w:p>
        </w:tc>
        <w:tc>
          <w:tcPr>
            <w:tcW w:w="1560" w:type="dxa"/>
            <w:tcBorders>
              <w:top w:val="nil"/>
              <w:left w:val="nil"/>
              <w:bottom w:val="nil"/>
              <w:right w:val="nil"/>
            </w:tcBorders>
            <w:shd w:val="clear" w:color="auto" w:fill="auto"/>
            <w:noWrap/>
            <w:vAlign w:val="bottom"/>
          </w:tcPr>
          <w:p w14:paraId="55A7CA4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A4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A4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4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4B"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4</w:t>
            </w:r>
          </w:p>
        </w:tc>
        <w:tc>
          <w:tcPr>
            <w:tcW w:w="1276" w:type="dxa"/>
            <w:tcBorders>
              <w:top w:val="nil"/>
              <w:left w:val="nil"/>
              <w:bottom w:val="nil"/>
              <w:right w:val="nil"/>
            </w:tcBorders>
            <w:vAlign w:val="bottom"/>
          </w:tcPr>
          <w:p w14:paraId="55A7CA4C"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CA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A4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254.48</w:t>
            </w:r>
          </w:p>
        </w:tc>
        <w:tc>
          <w:tcPr>
            <w:tcW w:w="1417" w:type="dxa"/>
            <w:tcBorders>
              <w:top w:val="nil"/>
              <w:left w:val="nil"/>
              <w:bottom w:val="nil"/>
              <w:right w:val="nil"/>
            </w:tcBorders>
          </w:tcPr>
          <w:p w14:paraId="4F48C253" w14:textId="77777777" w:rsidR="00713B1D" w:rsidRPr="00270E7F" w:rsidRDefault="00713B1D" w:rsidP="00EB30B9">
            <w:pPr>
              <w:jc w:val="right"/>
              <w:rPr>
                <w:rFonts w:ascii="Times New Roman" w:hAnsi="Times New Roman" w:cs="Times New Roman"/>
                <w:color w:val="000000"/>
              </w:rPr>
            </w:pPr>
          </w:p>
        </w:tc>
      </w:tr>
      <w:tr w:rsidR="00713B1D" w:rsidRPr="005D47E4" w14:paraId="55A7CA59" w14:textId="3553CE55" w:rsidTr="00713B1D">
        <w:trPr>
          <w:trHeight w:val="290"/>
        </w:trPr>
        <w:tc>
          <w:tcPr>
            <w:tcW w:w="3402" w:type="dxa"/>
            <w:tcBorders>
              <w:top w:val="nil"/>
              <w:left w:val="nil"/>
              <w:bottom w:val="nil"/>
              <w:right w:val="nil"/>
            </w:tcBorders>
            <w:shd w:val="clear" w:color="auto" w:fill="auto"/>
            <w:noWrap/>
            <w:vAlign w:val="bottom"/>
          </w:tcPr>
          <w:p w14:paraId="55A7CA5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Banksia integrifolia</w:t>
            </w:r>
          </w:p>
        </w:tc>
        <w:tc>
          <w:tcPr>
            <w:tcW w:w="1560" w:type="dxa"/>
            <w:tcBorders>
              <w:top w:val="nil"/>
              <w:left w:val="nil"/>
              <w:bottom w:val="nil"/>
              <w:right w:val="nil"/>
            </w:tcBorders>
            <w:shd w:val="clear" w:color="auto" w:fill="auto"/>
            <w:noWrap/>
            <w:vAlign w:val="bottom"/>
          </w:tcPr>
          <w:p w14:paraId="55A7CA5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Proteales</w:t>
            </w:r>
          </w:p>
        </w:tc>
        <w:tc>
          <w:tcPr>
            <w:tcW w:w="1984" w:type="dxa"/>
            <w:tcBorders>
              <w:top w:val="nil"/>
              <w:left w:val="nil"/>
              <w:bottom w:val="nil"/>
              <w:right w:val="nil"/>
            </w:tcBorders>
            <w:shd w:val="clear" w:color="auto" w:fill="auto"/>
            <w:noWrap/>
            <w:vAlign w:val="bottom"/>
          </w:tcPr>
          <w:p w14:paraId="55A7CA5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Proteaceae</w:t>
            </w:r>
          </w:p>
        </w:tc>
        <w:tc>
          <w:tcPr>
            <w:tcW w:w="851" w:type="dxa"/>
            <w:tcBorders>
              <w:top w:val="nil"/>
              <w:left w:val="nil"/>
              <w:bottom w:val="nil"/>
              <w:right w:val="nil"/>
            </w:tcBorders>
            <w:vAlign w:val="bottom"/>
          </w:tcPr>
          <w:p w14:paraId="55A7CA5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5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A55"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A56"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13.66</w:t>
            </w:r>
          </w:p>
        </w:tc>
        <w:tc>
          <w:tcPr>
            <w:tcW w:w="1417" w:type="dxa"/>
            <w:tcBorders>
              <w:top w:val="nil"/>
              <w:left w:val="nil"/>
              <w:bottom w:val="nil"/>
              <w:right w:val="nil"/>
            </w:tcBorders>
            <w:vAlign w:val="bottom"/>
          </w:tcPr>
          <w:p w14:paraId="55A7CA5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A5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114.72</w:t>
            </w:r>
          </w:p>
        </w:tc>
        <w:tc>
          <w:tcPr>
            <w:tcW w:w="1417" w:type="dxa"/>
            <w:tcBorders>
              <w:top w:val="nil"/>
              <w:left w:val="nil"/>
              <w:bottom w:val="nil"/>
              <w:right w:val="nil"/>
            </w:tcBorders>
          </w:tcPr>
          <w:p w14:paraId="6B1F6719" w14:textId="77777777" w:rsidR="00713B1D" w:rsidRPr="00270E7F" w:rsidRDefault="00713B1D" w:rsidP="00EB30B9">
            <w:pPr>
              <w:jc w:val="right"/>
              <w:rPr>
                <w:rFonts w:ascii="Times New Roman" w:hAnsi="Times New Roman" w:cs="Times New Roman"/>
                <w:color w:val="000000"/>
              </w:rPr>
            </w:pPr>
          </w:p>
        </w:tc>
      </w:tr>
      <w:tr w:rsidR="00713B1D" w:rsidRPr="005D47E4" w14:paraId="55A7CA63" w14:textId="2EC30A37" w:rsidTr="00713B1D">
        <w:trPr>
          <w:trHeight w:val="290"/>
        </w:trPr>
        <w:tc>
          <w:tcPr>
            <w:tcW w:w="3402" w:type="dxa"/>
            <w:tcBorders>
              <w:top w:val="nil"/>
              <w:left w:val="nil"/>
              <w:bottom w:val="nil"/>
              <w:right w:val="nil"/>
            </w:tcBorders>
            <w:shd w:val="clear" w:color="auto" w:fill="auto"/>
            <w:noWrap/>
            <w:vAlign w:val="bottom"/>
          </w:tcPr>
          <w:p w14:paraId="55A7CA5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Bartlettina sordida</w:t>
            </w:r>
          </w:p>
        </w:tc>
        <w:tc>
          <w:tcPr>
            <w:tcW w:w="1560" w:type="dxa"/>
            <w:tcBorders>
              <w:top w:val="nil"/>
              <w:left w:val="nil"/>
              <w:bottom w:val="nil"/>
              <w:right w:val="nil"/>
            </w:tcBorders>
            <w:shd w:val="clear" w:color="auto" w:fill="auto"/>
            <w:noWrap/>
            <w:vAlign w:val="bottom"/>
          </w:tcPr>
          <w:p w14:paraId="55A7CA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A5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A5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5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5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A6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A6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A6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111.01</w:t>
            </w:r>
          </w:p>
        </w:tc>
        <w:tc>
          <w:tcPr>
            <w:tcW w:w="1417" w:type="dxa"/>
            <w:tcBorders>
              <w:top w:val="nil"/>
              <w:left w:val="nil"/>
              <w:bottom w:val="nil"/>
              <w:right w:val="nil"/>
            </w:tcBorders>
          </w:tcPr>
          <w:p w14:paraId="0B6BBB9F" w14:textId="77777777" w:rsidR="00713B1D" w:rsidRPr="00270E7F" w:rsidRDefault="00713B1D" w:rsidP="00EB30B9">
            <w:pPr>
              <w:jc w:val="right"/>
              <w:rPr>
                <w:rFonts w:ascii="Times New Roman" w:hAnsi="Times New Roman" w:cs="Times New Roman"/>
                <w:color w:val="000000"/>
              </w:rPr>
            </w:pPr>
          </w:p>
        </w:tc>
      </w:tr>
      <w:tr w:rsidR="00713B1D" w:rsidRPr="005D47E4" w14:paraId="55A7CA6D" w14:textId="3F097BDC" w:rsidTr="00713B1D">
        <w:trPr>
          <w:trHeight w:val="290"/>
        </w:trPr>
        <w:tc>
          <w:tcPr>
            <w:tcW w:w="3402" w:type="dxa"/>
            <w:tcBorders>
              <w:top w:val="nil"/>
              <w:left w:val="nil"/>
              <w:bottom w:val="nil"/>
              <w:right w:val="nil"/>
            </w:tcBorders>
            <w:shd w:val="clear" w:color="auto" w:fill="auto"/>
            <w:noWrap/>
            <w:vAlign w:val="bottom"/>
          </w:tcPr>
          <w:p w14:paraId="55A7CA6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Bellis perennis</w:t>
            </w:r>
          </w:p>
        </w:tc>
        <w:tc>
          <w:tcPr>
            <w:tcW w:w="1560" w:type="dxa"/>
            <w:tcBorders>
              <w:top w:val="nil"/>
              <w:left w:val="nil"/>
              <w:bottom w:val="nil"/>
              <w:right w:val="nil"/>
            </w:tcBorders>
            <w:shd w:val="clear" w:color="auto" w:fill="auto"/>
            <w:noWrap/>
            <w:vAlign w:val="bottom"/>
          </w:tcPr>
          <w:p w14:paraId="55A7CA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A6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A6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6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A69"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0.15</w:t>
            </w:r>
          </w:p>
        </w:tc>
        <w:tc>
          <w:tcPr>
            <w:tcW w:w="1276" w:type="dxa"/>
            <w:tcBorders>
              <w:top w:val="nil"/>
              <w:left w:val="nil"/>
              <w:bottom w:val="nil"/>
              <w:right w:val="nil"/>
            </w:tcBorders>
            <w:vAlign w:val="bottom"/>
          </w:tcPr>
          <w:p w14:paraId="55A7CA6A"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0.12</w:t>
            </w:r>
          </w:p>
        </w:tc>
        <w:tc>
          <w:tcPr>
            <w:tcW w:w="1417" w:type="dxa"/>
            <w:tcBorders>
              <w:top w:val="nil"/>
              <w:left w:val="nil"/>
              <w:bottom w:val="nil"/>
              <w:right w:val="nil"/>
            </w:tcBorders>
            <w:vAlign w:val="bottom"/>
          </w:tcPr>
          <w:p w14:paraId="55A7CA6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6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149.29</w:t>
            </w:r>
          </w:p>
        </w:tc>
        <w:tc>
          <w:tcPr>
            <w:tcW w:w="1417" w:type="dxa"/>
            <w:tcBorders>
              <w:top w:val="nil"/>
              <w:left w:val="nil"/>
              <w:bottom w:val="nil"/>
              <w:right w:val="nil"/>
            </w:tcBorders>
          </w:tcPr>
          <w:p w14:paraId="69E16A21" w14:textId="77777777" w:rsidR="00713B1D" w:rsidRPr="00270E7F" w:rsidRDefault="00713B1D" w:rsidP="00EB30B9">
            <w:pPr>
              <w:jc w:val="right"/>
              <w:rPr>
                <w:rFonts w:ascii="Times New Roman" w:hAnsi="Times New Roman" w:cs="Times New Roman"/>
                <w:color w:val="000000"/>
              </w:rPr>
            </w:pPr>
          </w:p>
        </w:tc>
      </w:tr>
      <w:tr w:rsidR="00713B1D" w:rsidRPr="005D47E4" w14:paraId="55A7CA77" w14:textId="07B17192" w:rsidTr="00713B1D">
        <w:trPr>
          <w:trHeight w:val="290"/>
        </w:trPr>
        <w:tc>
          <w:tcPr>
            <w:tcW w:w="3402" w:type="dxa"/>
            <w:tcBorders>
              <w:top w:val="nil"/>
              <w:left w:val="nil"/>
              <w:bottom w:val="nil"/>
              <w:right w:val="nil"/>
            </w:tcBorders>
            <w:shd w:val="clear" w:color="auto" w:fill="auto"/>
            <w:noWrap/>
            <w:vAlign w:val="bottom"/>
          </w:tcPr>
          <w:p w14:paraId="55A7CA6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A6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A7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A7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A7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A73"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A74"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A7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A7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0.53</w:t>
            </w:r>
          </w:p>
        </w:tc>
        <w:tc>
          <w:tcPr>
            <w:tcW w:w="1417" w:type="dxa"/>
            <w:tcBorders>
              <w:top w:val="nil"/>
              <w:left w:val="nil"/>
              <w:bottom w:val="nil"/>
              <w:right w:val="nil"/>
            </w:tcBorders>
          </w:tcPr>
          <w:p w14:paraId="3D5EB200" w14:textId="77777777" w:rsidR="00713B1D" w:rsidRPr="00270E7F" w:rsidRDefault="00713B1D" w:rsidP="00EB30B9">
            <w:pPr>
              <w:jc w:val="right"/>
              <w:rPr>
                <w:rFonts w:ascii="Times New Roman" w:hAnsi="Times New Roman" w:cs="Times New Roman"/>
                <w:color w:val="000000"/>
              </w:rPr>
            </w:pPr>
          </w:p>
        </w:tc>
      </w:tr>
      <w:tr w:rsidR="00713B1D" w:rsidRPr="005D47E4" w14:paraId="55A7CA81" w14:textId="74DF7A2C" w:rsidTr="00713B1D">
        <w:trPr>
          <w:trHeight w:val="290"/>
        </w:trPr>
        <w:tc>
          <w:tcPr>
            <w:tcW w:w="3402" w:type="dxa"/>
            <w:tcBorders>
              <w:top w:val="nil"/>
              <w:left w:val="nil"/>
              <w:bottom w:val="nil"/>
              <w:right w:val="nil"/>
            </w:tcBorders>
            <w:shd w:val="clear" w:color="auto" w:fill="auto"/>
            <w:noWrap/>
            <w:vAlign w:val="bottom"/>
          </w:tcPr>
          <w:p w14:paraId="55A7CA7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Berberis darwinii</w:t>
            </w:r>
          </w:p>
        </w:tc>
        <w:tc>
          <w:tcPr>
            <w:tcW w:w="1560" w:type="dxa"/>
            <w:tcBorders>
              <w:top w:val="nil"/>
              <w:left w:val="nil"/>
              <w:bottom w:val="nil"/>
              <w:right w:val="nil"/>
            </w:tcBorders>
            <w:shd w:val="clear" w:color="auto" w:fill="auto"/>
            <w:noWrap/>
            <w:vAlign w:val="bottom"/>
          </w:tcPr>
          <w:p w14:paraId="55A7CA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Ranunculales</w:t>
            </w:r>
          </w:p>
        </w:tc>
        <w:tc>
          <w:tcPr>
            <w:tcW w:w="1984" w:type="dxa"/>
            <w:tcBorders>
              <w:top w:val="nil"/>
              <w:left w:val="nil"/>
              <w:bottom w:val="nil"/>
              <w:right w:val="nil"/>
            </w:tcBorders>
            <w:shd w:val="clear" w:color="auto" w:fill="auto"/>
            <w:noWrap/>
            <w:vAlign w:val="bottom"/>
          </w:tcPr>
          <w:p w14:paraId="55A7CA7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Berberidaceae</w:t>
            </w:r>
          </w:p>
        </w:tc>
        <w:tc>
          <w:tcPr>
            <w:tcW w:w="851" w:type="dxa"/>
            <w:tcBorders>
              <w:top w:val="nil"/>
              <w:left w:val="nil"/>
              <w:bottom w:val="nil"/>
              <w:right w:val="nil"/>
            </w:tcBorders>
            <w:vAlign w:val="bottom"/>
          </w:tcPr>
          <w:p w14:paraId="55A7CA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7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7D"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4</w:t>
            </w:r>
          </w:p>
        </w:tc>
        <w:tc>
          <w:tcPr>
            <w:tcW w:w="1276" w:type="dxa"/>
            <w:tcBorders>
              <w:top w:val="nil"/>
              <w:left w:val="nil"/>
              <w:bottom w:val="nil"/>
              <w:right w:val="nil"/>
            </w:tcBorders>
            <w:vAlign w:val="bottom"/>
          </w:tcPr>
          <w:p w14:paraId="55A7CA7E"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8.45</w:t>
            </w:r>
          </w:p>
        </w:tc>
        <w:tc>
          <w:tcPr>
            <w:tcW w:w="1417" w:type="dxa"/>
            <w:tcBorders>
              <w:top w:val="nil"/>
              <w:left w:val="nil"/>
              <w:bottom w:val="nil"/>
              <w:right w:val="nil"/>
            </w:tcBorders>
            <w:vAlign w:val="bottom"/>
          </w:tcPr>
          <w:p w14:paraId="55A7CA7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8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1878.18</w:t>
            </w:r>
          </w:p>
        </w:tc>
        <w:tc>
          <w:tcPr>
            <w:tcW w:w="1417" w:type="dxa"/>
            <w:tcBorders>
              <w:top w:val="nil"/>
              <w:left w:val="nil"/>
              <w:bottom w:val="nil"/>
              <w:right w:val="nil"/>
            </w:tcBorders>
          </w:tcPr>
          <w:p w14:paraId="3C5ED176" w14:textId="77777777" w:rsidR="00713B1D" w:rsidRPr="00270E7F" w:rsidRDefault="00713B1D" w:rsidP="00EB30B9">
            <w:pPr>
              <w:jc w:val="right"/>
              <w:rPr>
                <w:rFonts w:ascii="Times New Roman" w:hAnsi="Times New Roman" w:cs="Times New Roman"/>
                <w:color w:val="000000"/>
              </w:rPr>
            </w:pPr>
          </w:p>
        </w:tc>
      </w:tr>
      <w:tr w:rsidR="00713B1D" w:rsidRPr="005D47E4" w14:paraId="55A7CA8B" w14:textId="1C966FDD" w:rsidTr="00713B1D">
        <w:trPr>
          <w:trHeight w:val="290"/>
        </w:trPr>
        <w:tc>
          <w:tcPr>
            <w:tcW w:w="3402" w:type="dxa"/>
            <w:tcBorders>
              <w:top w:val="nil"/>
              <w:left w:val="nil"/>
              <w:bottom w:val="nil"/>
              <w:right w:val="nil"/>
            </w:tcBorders>
            <w:shd w:val="clear" w:color="auto" w:fill="auto"/>
            <w:noWrap/>
            <w:vAlign w:val="bottom"/>
          </w:tcPr>
          <w:p w14:paraId="55A7CA8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Berberis glaucocarpa</w:t>
            </w:r>
          </w:p>
        </w:tc>
        <w:tc>
          <w:tcPr>
            <w:tcW w:w="1560" w:type="dxa"/>
            <w:tcBorders>
              <w:top w:val="nil"/>
              <w:left w:val="nil"/>
              <w:bottom w:val="nil"/>
              <w:right w:val="nil"/>
            </w:tcBorders>
            <w:shd w:val="clear" w:color="auto" w:fill="auto"/>
            <w:noWrap/>
            <w:vAlign w:val="bottom"/>
          </w:tcPr>
          <w:p w14:paraId="55A7CA8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Ranunculales</w:t>
            </w:r>
          </w:p>
        </w:tc>
        <w:tc>
          <w:tcPr>
            <w:tcW w:w="1984" w:type="dxa"/>
            <w:tcBorders>
              <w:top w:val="nil"/>
              <w:left w:val="nil"/>
              <w:bottom w:val="nil"/>
              <w:right w:val="nil"/>
            </w:tcBorders>
            <w:shd w:val="clear" w:color="auto" w:fill="auto"/>
            <w:noWrap/>
            <w:vAlign w:val="bottom"/>
          </w:tcPr>
          <w:p w14:paraId="55A7CA8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Berberidaceae</w:t>
            </w:r>
          </w:p>
        </w:tc>
        <w:tc>
          <w:tcPr>
            <w:tcW w:w="851" w:type="dxa"/>
            <w:tcBorders>
              <w:top w:val="nil"/>
              <w:left w:val="nil"/>
              <w:bottom w:val="nil"/>
              <w:right w:val="nil"/>
            </w:tcBorders>
            <w:vAlign w:val="bottom"/>
          </w:tcPr>
          <w:p w14:paraId="55A7CA8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8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8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7</w:t>
            </w:r>
          </w:p>
        </w:tc>
        <w:tc>
          <w:tcPr>
            <w:tcW w:w="1276" w:type="dxa"/>
            <w:tcBorders>
              <w:top w:val="nil"/>
              <w:left w:val="nil"/>
              <w:bottom w:val="nil"/>
              <w:right w:val="nil"/>
            </w:tcBorders>
            <w:vAlign w:val="bottom"/>
          </w:tcPr>
          <w:p w14:paraId="55A7CA8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42.20</w:t>
            </w:r>
          </w:p>
        </w:tc>
        <w:tc>
          <w:tcPr>
            <w:tcW w:w="1417" w:type="dxa"/>
            <w:tcBorders>
              <w:top w:val="nil"/>
              <w:left w:val="nil"/>
              <w:bottom w:val="nil"/>
              <w:right w:val="nil"/>
            </w:tcBorders>
            <w:vAlign w:val="bottom"/>
          </w:tcPr>
          <w:p w14:paraId="55A7CA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8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1630.62</w:t>
            </w:r>
          </w:p>
        </w:tc>
        <w:tc>
          <w:tcPr>
            <w:tcW w:w="1417" w:type="dxa"/>
            <w:tcBorders>
              <w:top w:val="nil"/>
              <w:left w:val="nil"/>
              <w:bottom w:val="nil"/>
              <w:right w:val="nil"/>
            </w:tcBorders>
          </w:tcPr>
          <w:p w14:paraId="524E3C83" w14:textId="77777777" w:rsidR="00713B1D" w:rsidRPr="00270E7F" w:rsidRDefault="00713B1D" w:rsidP="00EB30B9">
            <w:pPr>
              <w:jc w:val="right"/>
              <w:rPr>
                <w:rFonts w:ascii="Times New Roman" w:hAnsi="Times New Roman" w:cs="Times New Roman"/>
                <w:color w:val="000000"/>
              </w:rPr>
            </w:pPr>
          </w:p>
        </w:tc>
      </w:tr>
      <w:tr w:rsidR="00713B1D" w:rsidRPr="005D47E4" w14:paraId="55A7CA95" w14:textId="1E745585" w:rsidTr="00713B1D">
        <w:trPr>
          <w:trHeight w:val="290"/>
        </w:trPr>
        <w:tc>
          <w:tcPr>
            <w:tcW w:w="3402" w:type="dxa"/>
            <w:tcBorders>
              <w:top w:val="nil"/>
              <w:left w:val="nil"/>
              <w:bottom w:val="nil"/>
              <w:right w:val="nil"/>
            </w:tcBorders>
            <w:shd w:val="clear" w:color="auto" w:fill="auto"/>
            <w:noWrap/>
            <w:vAlign w:val="bottom"/>
          </w:tcPr>
          <w:p w14:paraId="55A7CA8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Betula pendula</w:t>
            </w:r>
          </w:p>
        </w:tc>
        <w:tc>
          <w:tcPr>
            <w:tcW w:w="1560" w:type="dxa"/>
            <w:tcBorders>
              <w:top w:val="nil"/>
              <w:left w:val="nil"/>
              <w:bottom w:val="nil"/>
              <w:right w:val="nil"/>
            </w:tcBorders>
            <w:shd w:val="clear" w:color="auto" w:fill="auto"/>
            <w:noWrap/>
            <w:vAlign w:val="bottom"/>
          </w:tcPr>
          <w:p w14:paraId="55A7CA8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Fagales</w:t>
            </w:r>
          </w:p>
        </w:tc>
        <w:tc>
          <w:tcPr>
            <w:tcW w:w="1984" w:type="dxa"/>
            <w:tcBorders>
              <w:top w:val="nil"/>
              <w:left w:val="nil"/>
              <w:bottom w:val="nil"/>
              <w:right w:val="nil"/>
            </w:tcBorders>
            <w:shd w:val="clear" w:color="auto" w:fill="auto"/>
            <w:noWrap/>
            <w:vAlign w:val="bottom"/>
          </w:tcPr>
          <w:p w14:paraId="55A7CA8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Betulaceae</w:t>
            </w:r>
          </w:p>
        </w:tc>
        <w:tc>
          <w:tcPr>
            <w:tcW w:w="851" w:type="dxa"/>
            <w:tcBorders>
              <w:top w:val="nil"/>
              <w:left w:val="nil"/>
              <w:bottom w:val="nil"/>
              <w:right w:val="nil"/>
            </w:tcBorders>
            <w:vAlign w:val="bottom"/>
          </w:tcPr>
          <w:p w14:paraId="55A7CA8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9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A9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A9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0.60</w:t>
            </w:r>
          </w:p>
        </w:tc>
        <w:tc>
          <w:tcPr>
            <w:tcW w:w="1417" w:type="dxa"/>
            <w:tcBorders>
              <w:top w:val="nil"/>
              <w:left w:val="nil"/>
              <w:bottom w:val="nil"/>
              <w:right w:val="nil"/>
            </w:tcBorders>
            <w:vAlign w:val="bottom"/>
          </w:tcPr>
          <w:p w14:paraId="55A7CA9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A9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533.42</w:t>
            </w:r>
          </w:p>
        </w:tc>
        <w:tc>
          <w:tcPr>
            <w:tcW w:w="1417" w:type="dxa"/>
            <w:tcBorders>
              <w:top w:val="nil"/>
              <w:left w:val="nil"/>
              <w:bottom w:val="nil"/>
              <w:right w:val="nil"/>
            </w:tcBorders>
          </w:tcPr>
          <w:p w14:paraId="70018051" w14:textId="77777777" w:rsidR="00713B1D" w:rsidRPr="00270E7F" w:rsidRDefault="00713B1D" w:rsidP="00EB30B9">
            <w:pPr>
              <w:jc w:val="right"/>
              <w:rPr>
                <w:rFonts w:ascii="Times New Roman" w:hAnsi="Times New Roman" w:cs="Times New Roman"/>
                <w:color w:val="000000"/>
              </w:rPr>
            </w:pPr>
          </w:p>
        </w:tc>
      </w:tr>
      <w:tr w:rsidR="00713B1D" w:rsidRPr="005D47E4" w14:paraId="55A7CA9F" w14:textId="04A49BB1" w:rsidTr="00713B1D">
        <w:trPr>
          <w:trHeight w:val="290"/>
        </w:trPr>
        <w:tc>
          <w:tcPr>
            <w:tcW w:w="3402" w:type="dxa"/>
            <w:tcBorders>
              <w:top w:val="nil"/>
              <w:left w:val="nil"/>
              <w:bottom w:val="nil"/>
              <w:right w:val="nil"/>
            </w:tcBorders>
            <w:shd w:val="clear" w:color="auto" w:fill="auto"/>
            <w:noWrap/>
            <w:vAlign w:val="bottom"/>
          </w:tcPr>
          <w:p w14:paraId="55A7CA9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A9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A9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A9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A9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A9B"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A9C"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0.60</w:t>
            </w:r>
          </w:p>
        </w:tc>
        <w:tc>
          <w:tcPr>
            <w:tcW w:w="1417" w:type="dxa"/>
            <w:tcBorders>
              <w:top w:val="nil"/>
              <w:left w:val="nil"/>
              <w:bottom w:val="nil"/>
              <w:right w:val="nil"/>
            </w:tcBorders>
            <w:vAlign w:val="bottom"/>
          </w:tcPr>
          <w:p w14:paraId="55A7CA9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9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7952.76</w:t>
            </w:r>
          </w:p>
        </w:tc>
        <w:tc>
          <w:tcPr>
            <w:tcW w:w="1417" w:type="dxa"/>
            <w:tcBorders>
              <w:top w:val="nil"/>
              <w:left w:val="nil"/>
              <w:bottom w:val="nil"/>
              <w:right w:val="nil"/>
            </w:tcBorders>
          </w:tcPr>
          <w:p w14:paraId="39F576F2" w14:textId="77777777" w:rsidR="00713B1D" w:rsidRPr="00270E7F" w:rsidRDefault="00713B1D" w:rsidP="00EB30B9">
            <w:pPr>
              <w:jc w:val="right"/>
              <w:rPr>
                <w:rFonts w:ascii="Times New Roman" w:hAnsi="Times New Roman" w:cs="Times New Roman"/>
                <w:color w:val="000000"/>
              </w:rPr>
            </w:pPr>
          </w:p>
        </w:tc>
      </w:tr>
      <w:tr w:rsidR="00713B1D" w:rsidRPr="005D47E4" w14:paraId="55A7CAA9" w14:textId="18E0EABF" w:rsidTr="00713B1D">
        <w:trPr>
          <w:trHeight w:val="290"/>
        </w:trPr>
        <w:tc>
          <w:tcPr>
            <w:tcW w:w="3402" w:type="dxa"/>
            <w:tcBorders>
              <w:top w:val="nil"/>
              <w:left w:val="nil"/>
              <w:bottom w:val="nil"/>
              <w:right w:val="nil"/>
            </w:tcBorders>
            <w:shd w:val="clear" w:color="auto" w:fill="auto"/>
            <w:noWrap/>
            <w:vAlign w:val="bottom"/>
          </w:tcPr>
          <w:p w14:paraId="55A7CAA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Biancaea decapetala</w:t>
            </w:r>
          </w:p>
        </w:tc>
        <w:tc>
          <w:tcPr>
            <w:tcW w:w="1560" w:type="dxa"/>
            <w:tcBorders>
              <w:top w:val="nil"/>
              <w:left w:val="nil"/>
              <w:bottom w:val="nil"/>
              <w:right w:val="nil"/>
            </w:tcBorders>
            <w:shd w:val="clear" w:color="auto" w:fill="auto"/>
            <w:noWrap/>
            <w:vAlign w:val="bottom"/>
          </w:tcPr>
          <w:p w14:paraId="55A7CAA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CAA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AA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A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A5"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AA6"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1244.90</w:t>
            </w:r>
          </w:p>
        </w:tc>
        <w:tc>
          <w:tcPr>
            <w:tcW w:w="1417" w:type="dxa"/>
            <w:tcBorders>
              <w:top w:val="nil"/>
              <w:left w:val="nil"/>
              <w:bottom w:val="nil"/>
              <w:right w:val="nil"/>
            </w:tcBorders>
            <w:vAlign w:val="bottom"/>
          </w:tcPr>
          <w:p w14:paraId="55A7CA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AA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2.20</w:t>
            </w:r>
          </w:p>
        </w:tc>
        <w:tc>
          <w:tcPr>
            <w:tcW w:w="1417" w:type="dxa"/>
            <w:tcBorders>
              <w:top w:val="nil"/>
              <w:left w:val="nil"/>
              <w:bottom w:val="nil"/>
              <w:right w:val="nil"/>
            </w:tcBorders>
          </w:tcPr>
          <w:p w14:paraId="079A6A25" w14:textId="77777777" w:rsidR="00713B1D" w:rsidRPr="00270E7F" w:rsidRDefault="00713B1D" w:rsidP="00EB30B9">
            <w:pPr>
              <w:jc w:val="right"/>
              <w:rPr>
                <w:rFonts w:ascii="Times New Roman" w:hAnsi="Times New Roman" w:cs="Times New Roman"/>
                <w:color w:val="000000"/>
              </w:rPr>
            </w:pPr>
          </w:p>
        </w:tc>
      </w:tr>
      <w:tr w:rsidR="00713B1D" w:rsidRPr="005D47E4" w14:paraId="55A7CAB3" w14:textId="49E6CF3A" w:rsidTr="00713B1D">
        <w:trPr>
          <w:trHeight w:val="290"/>
        </w:trPr>
        <w:tc>
          <w:tcPr>
            <w:tcW w:w="3402" w:type="dxa"/>
            <w:tcBorders>
              <w:top w:val="nil"/>
              <w:left w:val="nil"/>
              <w:bottom w:val="nil"/>
              <w:right w:val="nil"/>
            </w:tcBorders>
            <w:shd w:val="clear" w:color="auto" w:fill="auto"/>
            <w:noWrap/>
            <w:vAlign w:val="bottom"/>
          </w:tcPr>
          <w:p w14:paraId="55A7CAA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Bidens frondosa</w:t>
            </w:r>
          </w:p>
        </w:tc>
        <w:tc>
          <w:tcPr>
            <w:tcW w:w="1560" w:type="dxa"/>
            <w:tcBorders>
              <w:top w:val="nil"/>
              <w:left w:val="nil"/>
              <w:bottom w:val="nil"/>
              <w:right w:val="nil"/>
            </w:tcBorders>
            <w:shd w:val="clear" w:color="auto" w:fill="auto"/>
            <w:noWrap/>
            <w:vAlign w:val="bottom"/>
          </w:tcPr>
          <w:p w14:paraId="55A7CA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AA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A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A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AAF"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AB0"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4.93</w:t>
            </w:r>
          </w:p>
        </w:tc>
        <w:tc>
          <w:tcPr>
            <w:tcW w:w="1417" w:type="dxa"/>
            <w:tcBorders>
              <w:top w:val="nil"/>
              <w:left w:val="nil"/>
              <w:bottom w:val="nil"/>
              <w:right w:val="nil"/>
            </w:tcBorders>
            <w:vAlign w:val="bottom"/>
          </w:tcPr>
          <w:p w14:paraId="55A7CAB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B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183.66</w:t>
            </w:r>
          </w:p>
        </w:tc>
        <w:tc>
          <w:tcPr>
            <w:tcW w:w="1417" w:type="dxa"/>
            <w:tcBorders>
              <w:top w:val="nil"/>
              <w:left w:val="nil"/>
              <w:bottom w:val="nil"/>
              <w:right w:val="nil"/>
            </w:tcBorders>
          </w:tcPr>
          <w:p w14:paraId="36A8D058" w14:textId="77777777" w:rsidR="00713B1D" w:rsidRPr="00270E7F" w:rsidRDefault="00713B1D" w:rsidP="00EB30B9">
            <w:pPr>
              <w:jc w:val="right"/>
              <w:rPr>
                <w:rFonts w:ascii="Times New Roman" w:hAnsi="Times New Roman" w:cs="Times New Roman"/>
                <w:color w:val="000000"/>
              </w:rPr>
            </w:pPr>
          </w:p>
        </w:tc>
      </w:tr>
      <w:tr w:rsidR="00713B1D" w:rsidRPr="005D47E4" w14:paraId="55A7CABD" w14:textId="054D8582" w:rsidTr="00713B1D">
        <w:trPr>
          <w:trHeight w:val="290"/>
        </w:trPr>
        <w:tc>
          <w:tcPr>
            <w:tcW w:w="3402" w:type="dxa"/>
            <w:tcBorders>
              <w:top w:val="nil"/>
              <w:left w:val="nil"/>
              <w:bottom w:val="nil"/>
              <w:right w:val="nil"/>
            </w:tcBorders>
            <w:shd w:val="clear" w:color="auto" w:fill="auto"/>
            <w:noWrap/>
            <w:vAlign w:val="bottom"/>
          </w:tcPr>
          <w:p w14:paraId="55A7CAB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Bomarea multiflora</w:t>
            </w:r>
          </w:p>
        </w:tc>
        <w:tc>
          <w:tcPr>
            <w:tcW w:w="1560" w:type="dxa"/>
            <w:tcBorders>
              <w:top w:val="nil"/>
              <w:left w:val="nil"/>
              <w:bottom w:val="nil"/>
              <w:right w:val="nil"/>
            </w:tcBorders>
            <w:shd w:val="clear" w:color="auto" w:fill="auto"/>
            <w:noWrap/>
            <w:vAlign w:val="bottom"/>
          </w:tcPr>
          <w:p w14:paraId="55A7CAB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Liliales</w:t>
            </w:r>
          </w:p>
        </w:tc>
        <w:tc>
          <w:tcPr>
            <w:tcW w:w="1984" w:type="dxa"/>
            <w:tcBorders>
              <w:top w:val="nil"/>
              <w:left w:val="nil"/>
              <w:bottom w:val="nil"/>
              <w:right w:val="nil"/>
            </w:tcBorders>
            <w:shd w:val="clear" w:color="auto" w:fill="auto"/>
            <w:noWrap/>
            <w:vAlign w:val="bottom"/>
          </w:tcPr>
          <w:p w14:paraId="55A7CAB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Alstroemeriaceae</w:t>
            </w:r>
          </w:p>
        </w:tc>
        <w:tc>
          <w:tcPr>
            <w:tcW w:w="851" w:type="dxa"/>
            <w:tcBorders>
              <w:top w:val="nil"/>
              <w:left w:val="nil"/>
              <w:bottom w:val="nil"/>
              <w:right w:val="nil"/>
            </w:tcBorders>
            <w:vAlign w:val="bottom"/>
          </w:tcPr>
          <w:p w14:paraId="55A7CAB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B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B9"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ABA"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AB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B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115.98</w:t>
            </w:r>
          </w:p>
        </w:tc>
        <w:tc>
          <w:tcPr>
            <w:tcW w:w="1417" w:type="dxa"/>
            <w:tcBorders>
              <w:top w:val="nil"/>
              <w:left w:val="nil"/>
              <w:bottom w:val="nil"/>
              <w:right w:val="nil"/>
            </w:tcBorders>
          </w:tcPr>
          <w:p w14:paraId="0A076EEC" w14:textId="77777777" w:rsidR="00713B1D" w:rsidRPr="00270E7F" w:rsidRDefault="00713B1D" w:rsidP="00EB30B9">
            <w:pPr>
              <w:jc w:val="right"/>
              <w:rPr>
                <w:rFonts w:ascii="Times New Roman" w:hAnsi="Times New Roman" w:cs="Times New Roman"/>
                <w:color w:val="000000"/>
              </w:rPr>
            </w:pPr>
          </w:p>
        </w:tc>
      </w:tr>
      <w:tr w:rsidR="00713B1D" w:rsidRPr="005D47E4" w14:paraId="55A7CAC7" w14:textId="5A370B08" w:rsidTr="00713B1D">
        <w:trPr>
          <w:trHeight w:val="290"/>
        </w:trPr>
        <w:tc>
          <w:tcPr>
            <w:tcW w:w="3402" w:type="dxa"/>
            <w:tcBorders>
              <w:top w:val="nil"/>
              <w:left w:val="nil"/>
              <w:bottom w:val="nil"/>
              <w:right w:val="nil"/>
            </w:tcBorders>
            <w:shd w:val="clear" w:color="auto" w:fill="auto"/>
            <w:noWrap/>
            <w:vAlign w:val="bottom"/>
          </w:tcPr>
          <w:p w14:paraId="55A7CAB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Bromus tectorum</w:t>
            </w:r>
          </w:p>
        </w:tc>
        <w:tc>
          <w:tcPr>
            <w:tcW w:w="1560" w:type="dxa"/>
            <w:tcBorders>
              <w:top w:val="nil"/>
              <w:left w:val="nil"/>
              <w:bottom w:val="nil"/>
              <w:right w:val="nil"/>
            </w:tcBorders>
            <w:shd w:val="clear" w:color="auto" w:fill="auto"/>
            <w:noWrap/>
            <w:vAlign w:val="bottom"/>
          </w:tcPr>
          <w:p w14:paraId="55A7CAB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AC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CAC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C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AC3"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0.8</w:t>
            </w:r>
          </w:p>
        </w:tc>
        <w:tc>
          <w:tcPr>
            <w:tcW w:w="1276" w:type="dxa"/>
            <w:tcBorders>
              <w:top w:val="nil"/>
              <w:left w:val="nil"/>
              <w:bottom w:val="nil"/>
              <w:right w:val="nil"/>
            </w:tcBorders>
            <w:vAlign w:val="bottom"/>
          </w:tcPr>
          <w:p w14:paraId="55A7CAC4"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3.00</w:t>
            </w:r>
          </w:p>
        </w:tc>
        <w:tc>
          <w:tcPr>
            <w:tcW w:w="1417" w:type="dxa"/>
            <w:tcBorders>
              <w:top w:val="nil"/>
              <w:left w:val="nil"/>
              <w:bottom w:val="nil"/>
              <w:right w:val="nil"/>
            </w:tcBorders>
            <w:vAlign w:val="bottom"/>
          </w:tcPr>
          <w:p w14:paraId="55A7CAC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C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624.75</w:t>
            </w:r>
          </w:p>
        </w:tc>
        <w:tc>
          <w:tcPr>
            <w:tcW w:w="1417" w:type="dxa"/>
            <w:tcBorders>
              <w:top w:val="nil"/>
              <w:left w:val="nil"/>
              <w:bottom w:val="nil"/>
              <w:right w:val="nil"/>
            </w:tcBorders>
          </w:tcPr>
          <w:p w14:paraId="0CAF0DB2" w14:textId="77777777" w:rsidR="00713B1D" w:rsidRPr="00270E7F" w:rsidRDefault="00713B1D" w:rsidP="00EB30B9">
            <w:pPr>
              <w:jc w:val="right"/>
              <w:rPr>
                <w:rFonts w:ascii="Times New Roman" w:hAnsi="Times New Roman" w:cs="Times New Roman"/>
                <w:color w:val="000000"/>
              </w:rPr>
            </w:pPr>
          </w:p>
        </w:tc>
      </w:tr>
      <w:tr w:rsidR="00713B1D" w:rsidRPr="005D47E4" w14:paraId="55A7CAD1" w14:textId="32AD2CB2" w:rsidTr="00713B1D">
        <w:trPr>
          <w:trHeight w:val="290"/>
        </w:trPr>
        <w:tc>
          <w:tcPr>
            <w:tcW w:w="3402" w:type="dxa"/>
            <w:tcBorders>
              <w:top w:val="nil"/>
              <w:left w:val="nil"/>
              <w:bottom w:val="nil"/>
              <w:right w:val="nil"/>
            </w:tcBorders>
            <w:shd w:val="clear" w:color="auto" w:fill="auto"/>
            <w:noWrap/>
            <w:vAlign w:val="bottom"/>
          </w:tcPr>
          <w:p w14:paraId="55A7CAC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AC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AC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AC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AC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ACD" w14:textId="77777777" w:rsidR="00713B1D" w:rsidRPr="00270E7F" w:rsidRDefault="00713B1D" w:rsidP="004B1858">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ACE" w14:textId="77777777" w:rsidR="00713B1D" w:rsidRPr="00270E7F" w:rsidRDefault="00713B1D" w:rsidP="004B1858">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AC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AD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2.23</w:t>
            </w:r>
          </w:p>
        </w:tc>
        <w:tc>
          <w:tcPr>
            <w:tcW w:w="1417" w:type="dxa"/>
            <w:tcBorders>
              <w:top w:val="nil"/>
              <w:left w:val="nil"/>
              <w:bottom w:val="nil"/>
              <w:right w:val="nil"/>
            </w:tcBorders>
          </w:tcPr>
          <w:p w14:paraId="389889FF" w14:textId="77777777" w:rsidR="00713B1D" w:rsidRPr="00270E7F" w:rsidRDefault="00713B1D" w:rsidP="00EB30B9">
            <w:pPr>
              <w:jc w:val="right"/>
              <w:rPr>
                <w:rFonts w:ascii="Times New Roman" w:hAnsi="Times New Roman" w:cs="Times New Roman"/>
                <w:color w:val="000000"/>
              </w:rPr>
            </w:pPr>
          </w:p>
        </w:tc>
      </w:tr>
      <w:tr w:rsidR="00713B1D" w:rsidRPr="005D47E4" w14:paraId="55A7CADB" w14:textId="4EF2D39A" w:rsidTr="00713B1D">
        <w:trPr>
          <w:trHeight w:val="290"/>
        </w:trPr>
        <w:tc>
          <w:tcPr>
            <w:tcW w:w="3402" w:type="dxa"/>
            <w:tcBorders>
              <w:top w:val="nil"/>
              <w:left w:val="nil"/>
              <w:bottom w:val="nil"/>
              <w:right w:val="nil"/>
            </w:tcBorders>
            <w:shd w:val="clear" w:color="auto" w:fill="auto"/>
            <w:noWrap/>
            <w:vAlign w:val="bottom"/>
          </w:tcPr>
          <w:p w14:paraId="55A7CAD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Bryonia cretica</w:t>
            </w:r>
          </w:p>
        </w:tc>
        <w:tc>
          <w:tcPr>
            <w:tcW w:w="1560" w:type="dxa"/>
            <w:tcBorders>
              <w:top w:val="nil"/>
              <w:left w:val="nil"/>
              <w:bottom w:val="nil"/>
              <w:right w:val="nil"/>
            </w:tcBorders>
            <w:shd w:val="clear" w:color="auto" w:fill="auto"/>
            <w:noWrap/>
            <w:vAlign w:val="bottom"/>
          </w:tcPr>
          <w:p w14:paraId="55A7CAD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Cucurbitales</w:t>
            </w:r>
          </w:p>
        </w:tc>
        <w:tc>
          <w:tcPr>
            <w:tcW w:w="1984" w:type="dxa"/>
            <w:tcBorders>
              <w:top w:val="nil"/>
              <w:left w:val="nil"/>
              <w:bottom w:val="nil"/>
              <w:right w:val="nil"/>
            </w:tcBorders>
            <w:shd w:val="clear" w:color="auto" w:fill="auto"/>
            <w:noWrap/>
            <w:vAlign w:val="bottom"/>
          </w:tcPr>
          <w:p w14:paraId="55A7CAD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Cucurbitaceae</w:t>
            </w:r>
          </w:p>
        </w:tc>
        <w:tc>
          <w:tcPr>
            <w:tcW w:w="851" w:type="dxa"/>
            <w:tcBorders>
              <w:top w:val="nil"/>
              <w:left w:val="nil"/>
              <w:bottom w:val="nil"/>
              <w:right w:val="nil"/>
            </w:tcBorders>
            <w:vAlign w:val="bottom"/>
          </w:tcPr>
          <w:p w14:paraId="55A7CAD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AD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D7"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CAD8"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22.47</w:t>
            </w:r>
          </w:p>
        </w:tc>
        <w:tc>
          <w:tcPr>
            <w:tcW w:w="1417" w:type="dxa"/>
            <w:tcBorders>
              <w:top w:val="nil"/>
              <w:left w:val="nil"/>
              <w:bottom w:val="nil"/>
              <w:right w:val="nil"/>
            </w:tcBorders>
            <w:vAlign w:val="bottom"/>
          </w:tcPr>
          <w:p w14:paraId="55A7CAD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AD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706.83</w:t>
            </w:r>
          </w:p>
        </w:tc>
        <w:tc>
          <w:tcPr>
            <w:tcW w:w="1417" w:type="dxa"/>
            <w:tcBorders>
              <w:top w:val="nil"/>
              <w:left w:val="nil"/>
              <w:bottom w:val="nil"/>
              <w:right w:val="nil"/>
            </w:tcBorders>
          </w:tcPr>
          <w:p w14:paraId="54AC9E39" w14:textId="77777777" w:rsidR="00713B1D" w:rsidRPr="00270E7F" w:rsidRDefault="00713B1D" w:rsidP="00EB30B9">
            <w:pPr>
              <w:jc w:val="right"/>
              <w:rPr>
                <w:rFonts w:ascii="Times New Roman" w:hAnsi="Times New Roman" w:cs="Times New Roman"/>
                <w:color w:val="000000"/>
              </w:rPr>
            </w:pPr>
          </w:p>
        </w:tc>
      </w:tr>
      <w:tr w:rsidR="00713B1D" w:rsidRPr="005D47E4" w14:paraId="55A7CAE5" w14:textId="7D3EE465" w:rsidTr="00713B1D">
        <w:trPr>
          <w:trHeight w:val="290"/>
        </w:trPr>
        <w:tc>
          <w:tcPr>
            <w:tcW w:w="3402" w:type="dxa"/>
            <w:tcBorders>
              <w:top w:val="nil"/>
              <w:left w:val="nil"/>
              <w:bottom w:val="nil"/>
              <w:right w:val="nil"/>
            </w:tcBorders>
            <w:shd w:val="clear" w:color="auto" w:fill="auto"/>
            <w:noWrap/>
            <w:vAlign w:val="bottom"/>
          </w:tcPr>
          <w:p w14:paraId="55A7CAD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Buddleja davidii</w:t>
            </w:r>
          </w:p>
        </w:tc>
        <w:tc>
          <w:tcPr>
            <w:tcW w:w="1560" w:type="dxa"/>
            <w:tcBorders>
              <w:top w:val="nil"/>
              <w:left w:val="nil"/>
              <w:bottom w:val="nil"/>
              <w:right w:val="nil"/>
            </w:tcBorders>
            <w:shd w:val="clear" w:color="auto" w:fill="auto"/>
            <w:noWrap/>
            <w:vAlign w:val="bottom"/>
          </w:tcPr>
          <w:p w14:paraId="55A7CAD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CAD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Scrophulariaceae</w:t>
            </w:r>
          </w:p>
        </w:tc>
        <w:tc>
          <w:tcPr>
            <w:tcW w:w="851" w:type="dxa"/>
            <w:tcBorders>
              <w:top w:val="nil"/>
              <w:left w:val="nil"/>
              <w:bottom w:val="nil"/>
              <w:right w:val="nil"/>
            </w:tcBorders>
            <w:vAlign w:val="bottom"/>
          </w:tcPr>
          <w:p w14:paraId="55A7CAD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E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E1"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CAE2" w14:textId="77777777" w:rsidR="00713B1D" w:rsidRPr="00270E7F" w:rsidRDefault="00713B1D" w:rsidP="004B1858">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CAE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AE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177.34</w:t>
            </w:r>
          </w:p>
        </w:tc>
        <w:tc>
          <w:tcPr>
            <w:tcW w:w="1417" w:type="dxa"/>
            <w:tcBorders>
              <w:top w:val="nil"/>
              <w:left w:val="nil"/>
              <w:bottom w:val="nil"/>
              <w:right w:val="nil"/>
            </w:tcBorders>
          </w:tcPr>
          <w:p w14:paraId="70CCE1E9" w14:textId="77777777" w:rsidR="00713B1D" w:rsidRPr="00270E7F" w:rsidRDefault="00713B1D" w:rsidP="00EB30B9">
            <w:pPr>
              <w:jc w:val="right"/>
              <w:rPr>
                <w:rFonts w:ascii="Times New Roman" w:hAnsi="Times New Roman" w:cs="Times New Roman"/>
                <w:color w:val="000000"/>
              </w:rPr>
            </w:pPr>
          </w:p>
        </w:tc>
      </w:tr>
      <w:tr w:rsidR="00713B1D" w:rsidRPr="005D47E4" w14:paraId="55A7CAEF" w14:textId="7F03A525" w:rsidTr="00713B1D">
        <w:trPr>
          <w:trHeight w:val="290"/>
        </w:trPr>
        <w:tc>
          <w:tcPr>
            <w:tcW w:w="3402" w:type="dxa"/>
            <w:tcBorders>
              <w:top w:val="nil"/>
              <w:left w:val="nil"/>
              <w:bottom w:val="nil"/>
              <w:right w:val="nil"/>
            </w:tcBorders>
            <w:shd w:val="clear" w:color="auto" w:fill="auto"/>
            <w:noWrap/>
            <w:vAlign w:val="bottom"/>
          </w:tcPr>
          <w:p w14:paraId="55A7CAE6"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Callistachys lanceolata</w:t>
            </w:r>
          </w:p>
        </w:tc>
        <w:tc>
          <w:tcPr>
            <w:tcW w:w="1560" w:type="dxa"/>
            <w:tcBorders>
              <w:top w:val="nil"/>
              <w:left w:val="nil"/>
              <w:bottom w:val="nil"/>
              <w:right w:val="nil"/>
            </w:tcBorders>
            <w:shd w:val="clear" w:color="auto" w:fill="auto"/>
            <w:noWrap/>
            <w:vAlign w:val="bottom"/>
          </w:tcPr>
          <w:p w14:paraId="55A7CAE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CAE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AE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AEA"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tree</w:t>
            </w:r>
          </w:p>
        </w:tc>
        <w:tc>
          <w:tcPr>
            <w:tcW w:w="1276" w:type="dxa"/>
            <w:tcBorders>
              <w:top w:val="nil"/>
              <w:left w:val="nil"/>
              <w:bottom w:val="nil"/>
              <w:right w:val="nil"/>
            </w:tcBorders>
            <w:vAlign w:val="bottom"/>
          </w:tcPr>
          <w:p w14:paraId="55A7CAEB"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7</w:t>
            </w:r>
          </w:p>
        </w:tc>
        <w:tc>
          <w:tcPr>
            <w:tcW w:w="1276" w:type="dxa"/>
            <w:tcBorders>
              <w:top w:val="nil"/>
              <w:left w:val="nil"/>
              <w:bottom w:val="nil"/>
              <w:right w:val="nil"/>
            </w:tcBorders>
            <w:vAlign w:val="bottom"/>
          </w:tcPr>
          <w:p w14:paraId="55A7CAEC" w14:textId="7B825725"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AED"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AEE"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9E3863C" w14:textId="77777777" w:rsidR="00713B1D" w:rsidRPr="00270E7F" w:rsidRDefault="00713B1D" w:rsidP="00EB30B9">
            <w:pPr>
              <w:jc w:val="right"/>
              <w:rPr>
                <w:rFonts w:ascii="Times New Roman" w:hAnsi="Times New Roman" w:cs="Times New Roman"/>
                <w:color w:val="000000"/>
              </w:rPr>
            </w:pPr>
          </w:p>
        </w:tc>
      </w:tr>
      <w:tr w:rsidR="00713B1D" w:rsidRPr="005D47E4" w14:paraId="55A7CAF9" w14:textId="38A18723" w:rsidTr="00713B1D">
        <w:trPr>
          <w:trHeight w:val="290"/>
        </w:trPr>
        <w:tc>
          <w:tcPr>
            <w:tcW w:w="3402" w:type="dxa"/>
            <w:tcBorders>
              <w:top w:val="nil"/>
              <w:left w:val="nil"/>
              <w:bottom w:val="nil"/>
              <w:right w:val="nil"/>
            </w:tcBorders>
            <w:shd w:val="clear" w:color="auto" w:fill="auto"/>
            <w:noWrap/>
            <w:vAlign w:val="bottom"/>
          </w:tcPr>
          <w:p w14:paraId="55A7CAF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Calluna vulgaris</w:t>
            </w:r>
          </w:p>
        </w:tc>
        <w:tc>
          <w:tcPr>
            <w:tcW w:w="1560" w:type="dxa"/>
            <w:tcBorders>
              <w:top w:val="nil"/>
              <w:left w:val="nil"/>
              <w:bottom w:val="nil"/>
              <w:right w:val="nil"/>
            </w:tcBorders>
            <w:shd w:val="clear" w:color="auto" w:fill="auto"/>
            <w:noWrap/>
            <w:vAlign w:val="bottom"/>
          </w:tcPr>
          <w:p w14:paraId="55A7CAF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Ericales</w:t>
            </w:r>
          </w:p>
        </w:tc>
        <w:tc>
          <w:tcPr>
            <w:tcW w:w="1984" w:type="dxa"/>
            <w:tcBorders>
              <w:top w:val="nil"/>
              <w:left w:val="nil"/>
              <w:bottom w:val="nil"/>
              <w:right w:val="nil"/>
            </w:tcBorders>
            <w:shd w:val="clear" w:color="auto" w:fill="auto"/>
            <w:noWrap/>
            <w:vAlign w:val="bottom"/>
          </w:tcPr>
          <w:p w14:paraId="55A7CAF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CA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AF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AF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0.5</w:t>
            </w:r>
          </w:p>
        </w:tc>
        <w:tc>
          <w:tcPr>
            <w:tcW w:w="1276" w:type="dxa"/>
            <w:tcBorders>
              <w:top w:val="nil"/>
              <w:left w:val="nil"/>
              <w:bottom w:val="nil"/>
              <w:right w:val="nil"/>
            </w:tcBorders>
            <w:vAlign w:val="bottom"/>
          </w:tcPr>
          <w:p w14:paraId="55A7CAF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0.03</w:t>
            </w:r>
          </w:p>
        </w:tc>
        <w:tc>
          <w:tcPr>
            <w:tcW w:w="1417" w:type="dxa"/>
            <w:tcBorders>
              <w:top w:val="nil"/>
              <w:left w:val="nil"/>
              <w:bottom w:val="nil"/>
              <w:right w:val="nil"/>
            </w:tcBorders>
            <w:vAlign w:val="bottom"/>
          </w:tcPr>
          <w:p w14:paraId="55A7CA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AF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5.48</w:t>
            </w:r>
          </w:p>
        </w:tc>
        <w:tc>
          <w:tcPr>
            <w:tcW w:w="1417" w:type="dxa"/>
            <w:tcBorders>
              <w:top w:val="nil"/>
              <w:left w:val="nil"/>
              <w:bottom w:val="nil"/>
              <w:right w:val="nil"/>
            </w:tcBorders>
          </w:tcPr>
          <w:p w14:paraId="27CA0D4D" w14:textId="77777777" w:rsidR="00713B1D" w:rsidRPr="00270E7F" w:rsidRDefault="00713B1D" w:rsidP="00EB30B9">
            <w:pPr>
              <w:jc w:val="right"/>
              <w:rPr>
                <w:rFonts w:ascii="Times New Roman" w:hAnsi="Times New Roman" w:cs="Times New Roman"/>
                <w:color w:val="000000"/>
              </w:rPr>
            </w:pPr>
          </w:p>
        </w:tc>
      </w:tr>
      <w:tr w:rsidR="00713B1D" w:rsidRPr="005D47E4" w14:paraId="55A7CB03" w14:textId="0D6D16AC" w:rsidTr="00713B1D">
        <w:trPr>
          <w:trHeight w:val="290"/>
        </w:trPr>
        <w:tc>
          <w:tcPr>
            <w:tcW w:w="3402" w:type="dxa"/>
            <w:tcBorders>
              <w:top w:val="nil"/>
              <w:left w:val="nil"/>
              <w:bottom w:val="nil"/>
              <w:right w:val="nil"/>
            </w:tcBorders>
            <w:shd w:val="clear" w:color="auto" w:fill="auto"/>
            <w:noWrap/>
            <w:vAlign w:val="bottom"/>
          </w:tcPr>
          <w:p w14:paraId="55A7CAF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AF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AF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AF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AF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AFF"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B00"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B0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0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1535.79</w:t>
            </w:r>
          </w:p>
        </w:tc>
        <w:tc>
          <w:tcPr>
            <w:tcW w:w="1417" w:type="dxa"/>
            <w:tcBorders>
              <w:top w:val="nil"/>
              <w:left w:val="nil"/>
              <w:bottom w:val="nil"/>
              <w:right w:val="nil"/>
            </w:tcBorders>
          </w:tcPr>
          <w:p w14:paraId="2D0B73D7" w14:textId="77777777" w:rsidR="00713B1D" w:rsidRPr="00270E7F" w:rsidRDefault="00713B1D" w:rsidP="00EB30B9">
            <w:pPr>
              <w:jc w:val="right"/>
              <w:rPr>
                <w:rFonts w:ascii="Times New Roman" w:hAnsi="Times New Roman" w:cs="Times New Roman"/>
                <w:color w:val="000000"/>
              </w:rPr>
            </w:pPr>
          </w:p>
        </w:tc>
      </w:tr>
      <w:tr w:rsidR="00713B1D" w:rsidRPr="005D47E4" w14:paraId="55A7CB0D" w14:textId="2B67D127" w:rsidTr="00713B1D">
        <w:trPr>
          <w:trHeight w:val="290"/>
        </w:trPr>
        <w:tc>
          <w:tcPr>
            <w:tcW w:w="3402" w:type="dxa"/>
            <w:tcBorders>
              <w:top w:val="nil"/>
              <w:left w:val="nil"/>
              <w:bottom w:val="nil"/>
              <w:right w:val="nil"/>
            </w:tcBorders>
            <w:shd w:val="clear" w:color="auto" w:fill="auto"/>
            <w:noWrap/>
            <w:vAlign w:val="bottom"/>
          </w:tcPr>
          <w:p w14:paraId="55A7CB04"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Calystegia silvatica</w:t>
            </w:r>
          </w:p>
        </w:tc>
        <w:tc>
          <w:tcPr>
            <w:tcW w:w="1560" w:type="dxa"/>
            <w:tcBorders>
              <w:top w:val="nil"/>
              <w:left w:val="nil"/>
              <w:bottom w:val="nil"/>
              <w:right w:val="nil"/>
            </w:tcBorders>
            <w:shd w:val="clear" w:color="auto" w:fill="auto"/>
            <w:noWrap/>
            <w:vAlign w:val="bottom"/>
          </w:tcPr>
          <w:p w14:paraId="55A7CB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Solanales</w:t>
            </w:r>
          </w:p>
        </w:tc>
        <w:tc>
          <w:tcPr>
            <w:tcW w:w="1984" w:type="dxa"/>
            <w:tcBorders>
              <w:top w:val="nil"/>
              <w:left w:val="nil"/>
              <w:bottom w:val="nil"/>
              <w:right w:val="nil"/>
            </w:tcBorders>
            <w:shd w:val="clear" w:color="auto" w:fill="auto"/>
            <w:noWrap/>
            <w:vAlign w:val="bottom"/>
          </w:tcPr>
          <w:p w14:paraId="55A7CB0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Convolvulaceae</w:t>
            </w:r>
          </w:p>
        </w:tc>
        <w:tc>
          <w:tcPr>
            <w:tcW w:w="851" w:type="dxa"/>
            <w:tcBorders>
              <w:top w:val="nil"/>
              <w:left w:val="nil"/>
              <w:bottom w:val="nil"/>
              <w:right w:val="nil"/>
            </w:tcBorders>
            <w:vAlign w:val="bottom"/>
          </w:tcPr>
          <w:p w14:paraId="55A7CB0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0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CB09" w14:textId="66905370" w:rsidR="00713B1D" w:rsidRPr="00270E7F" w:rsidRDefault="00713B1D" w:rsidP="00D91F9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B0A"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21.26</w:t>
            </w:r>
          </w:p>
        </w:tc>
        <w:tc>
          <w:tcPr>
            <w:tcW w:w="1417" w:type="dxa"/>
            <w:tcBorders>
              <w:top w:val="nil"/>
              <w:left w:val="nil"/>
              <w:bottom w:val="nil"/>
              <w:right w:val="nil"/>
            </w:tcBorders>
            <w:vAlign w:val="bottom"/>
          </w:tcPr>
          <w:p w14:paraId="55A7CB0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0C"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8CF9B09" w14:textId="77777777" w:rsidR="00713B1D" w:rsidRPr="00270E7F" w:rsidRDefault="00713B1D" w:rsidP="00EB30B9">
            <w:pPr>
              <w:jc w:val="right"/>
              <w:rPr>
                <w:rFonts w:ascii="Times New Roman" w:hAnsi="Times New Roman" w:cs="Times New Roman"/>
                <w:color w:val="000000"/>
              </w:rPr>
            </w:pPr>
          </w:p>
        </w:tc>
      </w:tr>
      <w:tr w:rsidR="00713B1D" w:rsidRPr="005D47E4" w14:paraId="55A7CB17" w14:textId="5F7B8840" w:rsidTr="00713B1D">
        <w:trPr>
          <w:trHeight w:val="290"/>
        </w:trPr>
        <w:tc>
          <w:tcPr>
            <w:tcW w:w="3402" w:type="dxa"/>
            <w:tcBorders>
              <w:top w:val="nil"/>
              <w:left w:val="nil"/>
              <w:bottom w:val="nil"/>
              <w:right w:val="nil"/>
            </w:tcBorders>
            <w:shd w:val="clear" w:color="auto" w:fill="auto"/>
            <w:noWrap/>
            <w:vAlign w:val="bottom"/>
          </w:tcPr>
          <w:p w14:paraId="55A7CB0E"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Canna indica</w:t>
            </w:r>
          </w:p>
        </w:tc>
        <w:tc>
          <w:tcPr>
            <w:tcW w:w="1560" w:type="dxa"/>
            <w:tcBorders>
              <w:top w:val="nil"/>
              <w:left w:val="nil"/>
              <w:bottom w:val="nil"/>
              <w:right w:val="nil"/>
            </w:tcBorders>
            <w:shd w:val="clear" w:color="auto" w:fill="auto"/>
            <w:noWrap/>
            <w:vAlign w:val="bottom"/>
          </w:tcPr>
          <w:p w14:paraId="55A7CB0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Zingiberales</w:t>
            </w:r>
          </w:p>
        </w:tc>
        <w:tc>
          <w:tcPr>
            <w:tcW w:w="1984" w:type="dxa"/>
            <w:tcBorders>
              <w:top w:val="nil"/>
              <w:left w:val="nil"/>
              <w:bottom w:val="nil"/>
              <w:right w:val="nil"/>
            </w:tcBorders>
            <w:shd w:val="clear" w:color="auto" w:fill="auto"/>
            <w:noWrap/>
            <w:vAlign w:val="bottom"/>
          </w:tcPr>
          <w:p w14:paraId="55A7CB1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Cannaceae</w:t>
            </w:r>
          </w:p>
        </w:tc>
        <w:tc>
          <w:tcPr>
            <w:tcW w:w="851" w:type="dxa"/>
            <w:tcBorders>
              <w:top w:val="nil"/>
              <w:left w:val="nil"/>
              <w:bottom w:val="nil"/>
              <w:right w:val="nil"/>
            </w:tcBorders>
            <w:vAlign w:val="bottom"/>
          </w:tcPr>
          <w:p w14:paraId="55A7CB1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12"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B13"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2</w:t>
            </w:r>
          </w:p>
        </w:tc>
        <w:tc>
          <w:tcPr>
            <w:tcW w:w="1276" w:type="dxa"/>
            <w:tcBorders>
              <w:top w:val="nil"/>
              <w:left w:val="nil"/>
              <w:bottom w:val="nil"/>
              <w:right w:val="nil"/>
            </w:tcBorders>
            <w:vAlign w:val="bottom"/>
          </w:tcPr>
          <w:p w14:paraId="55A7CB14"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155.15</w:t>
            </w:r>
          </w:p>
        </w:tc>
        <w:tc>
          <w:tcPr>
            <w:tcW w:w="1417" w:type="dxa"/>
            <w:tcBorders>
              <w:top w:val="nil"/>
              <w:left w:val="nil"/>
              <w:bottom w:val="nil"/>
              <w:right w:val="nil"/>
            </w:tcBorders>
            <w:vAlign w:val="bottom"/>
          </w:tcPr>
          <w:p w14:paraId="55A7CB1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16"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2126F33E" w14:textId="77777777" w:rsidR="00713B1D" w:rsidRPr="00270E7F" w:rsidRDefault="00713B1D" w:rsidP="00EB30B9">
            <w:pPr>
              <w:rPr>
                <w:rFonts w:ascii="Times New Roman" w:hAnsi="Times New Roman" w:cs="Times New Roman"/>
              </w:rPr>
            </w:pPr>
          </w:p>
        </w:tc>
      </w:tr>
      <w:tr w:rsidR="00713B1D" w:rsidRPr="005D47E4" w14:paraId="55A7CB21" w14:textId="6E4E4BE4" w:rsidTr="00713B1D">
        <w:trPr>
          <w:trHeight w:val="290"/>
        </w:trPr>
        <w:tc>
          <w:tcPr>
            <w:tcW w:w="3402" w:type="dxa"/>
            <w:tcBorders>
              <w:top w:val="nil"/>
              <w:left w:val="nil"/>
              <w:bottom w:val="nil"/>
              <w:right w:val="nil"/>
            </w:tcBorders>
            <w:shd w:val="clear" w:color="auto" w:fill="auto"/>
            <w:noWrap/>
            <w:vAlign w:val="bottom"/>
          </w:tcPr>
          <w:p w14:paraId="55A7CB1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Carex demissa</w:t>
            </w:r>
          </w:p>
        </w:tc>
        <w:tc>
          <w:tcPr>
            <w:tcW w:w="1560" w:type="dxa"/>
            <w:tcBorders>
              <w:top w:val="nil"/>
              <w:left w:val="nil"/>
              <w:bottom w:val="nil"/>
              <w:right w:val="nil"/>
            </w:tcBorders>
            <w:shd w:val="clear" w:color="auto" w:fill="auto"/>
            <w:noWrap/>
            <w:vAlign w:val="bottom"/>
          </w:tcPr>
          <w:p w14:paraId="55A7CB1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B1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1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1D"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0.3</w:t>
            </w:r>
          </w:p>
        </w:tc>
        <w:tc>
          <w:tcPr>
            <w:tcW w:w="1276" w:type="dxa"/>
            <w:tcBorders>
              <w:top w:val="nil"/>
              <w:left w:val="nil"/>
              <w:bottom w:val="nil"/>
              <w:right w:val="nil"/>
            </w:tcBorders>
            <w:vAlign w:val="bottom"/>
          </w:tcPr>
          <w:p w14:paraId="55A7CB1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0.69</w:t>
            </w:r>
          </w:p>
        </w:tc>
        <w:tc>
          <w:tcPr>
            <w:tcW w:w="1417" w:type="dxa"/>
            <w:tcBorders>
              <w:top w:val="nil"/>
              <w:left w:val="nil"/>
              <w:bottom w:val="nil"/>
              <w:right w:val="nil"/>
            </w:tcBorders>
            <w:vAlign w:val="bottom"/>
          </w:tcPr>
          <w:p w14:paraId="55A7CB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2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146.63</w:t>
            </w:r>
          </w:p>
        </w:tc>
        <w:tc>
          <w:tcPr>
            <w:tcW w:w="1417" w:type="dxa"/>
            <w:tcBorders>
              <w:top w:val="nil"/>
              <w:left w:val="nil"/>
              <w:bottom w:val="nil"/>
              <w:right w:val="nil"/>
            </w:tcBorders>
          </w:tcPr>
          <w:p w14:paraId="4CC256C6" w14:textId="77777777" w:rsidR="00713B1D" w:rsidRPr="00270E7F" w:rsidRDefault="00713B1D" w:rsidP="00EB30B9">
            <w:pPr>
              <w:jc w:val="right"/>
              <w:rPr>
                <w:rFonts w:ascii="Times New Roman" w:hAnsi="Times New Roman" w:cs="Times New Roman"/>
                <w:color w:val="000000"/>
              </w:rPr>
            </w:pPr>
          </w:p>
        </w:tc>
      </w:tr>
      <w:tr w:rsidR="00713B1D" w:rsidRPr="005D47E4" w14:paraId="55A7CB2B" w14:textId="5687C7F7" w:rsidTr="00713B1D">
        <w:trPr>
          <w:trHeight w:val="290"/>
        </w:trPr>
        <w:tc>
          <w:tcPr>
            <w:tcW w:w="3402" w:type="dxa"/>
            <w:tcBorders>
              <w:top w:val="nil"/>
              <w:left w:val="nil"/>
              <w:bottom w:val="nil"/>
              <w:right w:val="nil"/>
            </w:tcBorders>
            <w:shd w:val="clear" w:color="auto" w:fill="auto"/>
            <w:noWrap/>
            <w:vAlign w:val="bottom"/>
          </w:tcPr>
          <w:p w14:paraId="55A7CB22"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Carex divisa</w:t>
            </w:r>
          </w:p>
        </w:tc>
        <w:tc>
          <w:tcPr>
            <w:tcW w:w="1560" w:type="dxa"/>
            <w:tcBorders>
              <w:top w:val="nil"/>
              <w:left w:val="nil"/>
              <w:bottom w:val="nil"/>
              <w:right w:val="nil"/>
            </w:tcBorders>
            <w:shd w:val="clear" w:color="auto" w:fill="auto"/>
            <w:noWrap/>
            <w:vAlign w:val="bottom"/>
          </w:tcPr>
          <w:p w14:paraId="55A7CB2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B2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2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26"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B27"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0.6</w:t>
            </w:r>
          </w:p>
        </w:tc>
        <w:tc>
          <w:tcPr>
            <w:tcW w:w="1276" w:type="dxa"/>
            <w:tcBorders>
              <w:top w:val="nil"/>
              <w:left w:val="nil"/>
              <w:bottom w:val="nil"/>
              <w:right w:val="nil"/>
            </w:tcBorders>
            <w:vAlign w:val="bottom"/>
          </w:tcPr>
          <w:p w14:paraId="55A7CB2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1.36</w:t>
            </w:r>
          </w:p>
        </w:tc>
        <w:tc>
          <w:tcPr>
            <w:tcW w:w="1417" w:type="dxa"/>
            <w:tcBorders>
              <w:top w:val="nil"/>
              <w:left w:val="nil"/>
              <w:bottom w:val="nil"/>
              <w:right w:val="nil"/>
            </w:tcBorders>
            <w:vAlign w:val="bottom"/>
          </w:tcPr>
          <w:p w14:paraId="55A7CB2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2A"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320F26FF" w14:textId="77777777" w:rsidR="00713B1D" w:rsidRPr="00270E7F" w:rsidRDefault="00713B1D" w:rsidP="00EB30B9">
            <w:pPr>
              <w:jc w:val="right"/>
              <w:rPr>
                <w:rFonts w:ascii="Times New Roman" w:hAnsi="Times New Roman" w:cs="Times New Roman"/>
                <w:color w:val="000000"/>
              </w:rPr>
            </w:pPr>
          </w:p>
        </w:tc>
      </w:tr>
      <w:tr w:rsidR="00713B1D" w:rsidRPr="005D47E4" w14:paraId="55A7CB35" w14:textId="0A57DD6E" w:rsidTr="00713B1D">
        <w:trPr>
          <w:trHeight w:val="290"/>
        </w:trPr>
        <w:tc>
          <w:tcPr>
            <w:tcW w:w="3402" w:type="dxa"/>
            <w:tcBorders>
              <w:top w:val="nil"/>
              <w:left w:val="nil"/>
              <w:bottom w:val="nil"/>
              <w:right w:val="nil"/>
            </w:tcBorders>
            <w:shd w:val="clear" w:color="auto" w:fill="auto"/>
            <w:noWrap/>
            <w:vAlign w:val="bottom"/>
          </w:tcPr>
          <w:p w14:paraId="55A7CB2C"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Carex divulsa</w:t>
            </w:r>
          </w:p>
        </w:tc>
        <w:tc>
          <w:tcPr>
            <w:tcW w:w="1560" w:type="dxa"/>
            <w:tcBorders>
              <w:top w:val="nil"/>
              <w:left w:val="nil"/>
              <w:bottom w:val="nil"/>
              <w:right w:val="nil"/>
            </w:tcBorders>
            <w:shd w:val="clear" w:color="auto" w:fill="auto"/>
            <w:noWrap/>
            <w:vAlign w:val="bottom"/>
          </w:tcPr>
          <w:p w14:paraId="55A7CB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B2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2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30"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B31"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0.6</w:t>
            </w:r>
          </w:p>
        </w:tc>
        <w:tc>
          <w:tcPr>
            <w:tcW w:w="1276" w:type="dxa"/>
            <w:tcBorders>
              <w:top w:val="nil"/>
              <w:left w:val="nil"/>
              <w:bottom w:val="nil"/>
              <w:right w:val="nil"/>
            </w:tcBorders>
            <w:vAlign w:val="bottom"/>
          </w:tcPr>
          <w:p w14:paraId="55A7CB32"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2.51</w:t>
            </w:r>
          </w:p>
        </w:tc>
        <w:tc>
          <w:tcPr>
            <w:tcW w:w="1417" w:type="dxa"/>
            <w:tcBorders>
              <w:top w:val="nil"/>
              <w:left w:val="nil"/>
              <w:bottom w:val="nil"/>
              <w:right w:val="nil"/>
            </w:tcBorders>
            <w:vAlign w:val="bottom"/>
          </w:tcPr>
          <w:p w14:paraId="55A7CB3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34"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67D681CD" w14:textId="77777777" w:rsidR="00713B1D" w:rsidRPr="00270E7F" w:rsidRDefault="00713B1D" w:rsidP="00EB30B9">
            <w:pPr>
              <w:rPr>
                <w:rFonts w:ascii="Times New Roman" w:hAnsi="Times New Roman" w:cs="Times New Roman"/>
              </w:rPr>
            </w:pPr>
          </w:p>
        </w:tc>
      </w:tr>
      <w:tr w:rsidR="00713B1D" w:rsidRPr="005D47E4" w14:paraId="55A7CB3F" w14:textId="2B3E8232" w:rsidTr="00713B1D">
        <w:trPr>
          <w:trHeight w:val="290"/>
        </w:trPr>
        <w:tc>
          <w:tcPr>
            <w:tcW w:w="3402" w:type="dxa"/>
            <w:tcBorders>
              <w:top w:val="nil"/>
              <w:left w:val="nil"/>
              <w:bottom w:val="nil"/>
              <w:right w:val="nil"/>
            </w:tcBorders>
            <w:shd w:val="clear" w:color="auto" w:fill="auto"/>
            <w:noWrap/>
            <w:vAlign w:val="bottom"/>
          </w:tcPr>
          <w:p w14:paraId="55A7CB3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Carex flacca</w:t>
            </w:r>
          </w:p>
        </w:tc>
        <w:tc>
          <w:tcPr>
            <w:tcW w:w="1560" w:type="dxa"/>
            <w:tcBorders>
              <w:top w:val="nil"/>
              <w:left w:val="nil"/>
              <w:bottom w:val="nil"/>
              <w:right w:val="nil"/>
            </w:tcBorders>
            <w:shd w:val="clear" w:color="auto" w:fill="auto"/>
            <w:noWrap/>
            <w:vAlign w:val="bottom"/>
          </w:tcPr>
          <w:p w14:paraId="55A7CB3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B3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3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3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3B"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0.5</w:t>
            </w:r>
          </w:p>
        </w:tc>
        <w:tc>
          <w:tcPr>
            <w:tcW w:w="1276" w:type="dxa"/>
            <w:tcBorders>
              <w:top w:val="nil"/>
              <w:left w:val="nil"/>
              <w:bottom w:val="nil"/>
              <w:right w:val="nil"/>
            </w:tcBorders>
            <w:vAlign w:val="bottom"/>
          </w:tcPr>
          <w:p w14:paraId="55A7CB3C"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0.90</w:t>
            </w:r>
          </w:p>
        </w:tc>
        <w:tc>
          <w:tcPr>
            <w:tcW w:w="1417" w:type="dxa"/>
            <w:tcBorders>
              <w:top w:val="nil"/>
              <w:left w:val="nil"/>
              <w:bottom w:val="nil"/>
              <w:right w:val="nil"/>
            </w:tcBorders>
            <w:vAlign w:val="bottom"/>
          </w:tcPr>
          <w:p w14:paraId="55A7CB3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3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170.14</w:t>
            </w:r>
          </w:p>
        </w:tc>
        <w:tc>
          <w:tcPr>
            <w:tcW w:w="1417" w:type="dxa"/>
            <w:tcBorders>
              <w:top w:val="nil"/>
              <w:left w:val="nil"/>
              <w:bottom w:val="nil"/>
              <w:right w:val="nil"/>
            </w:tcBorders>
          </w:tcPr>
          <w:p w14:paraId="18158126" w14:textId="77777777" w:rsidR="00713B1D" w:rsidRPr="00270E7F" w:rsidRDefault="00713B1D" w:rsidP="00EB30B9">
            <w:pPr>
              <w:jc w:val="right"/>
              <w:rPr>
                <w:rFonts w:ascii="Times New Roman" w:hAnsi="Times New Roman" w:cs="Times New Roman"/>
                <w:color w:val="000000"/>
              </w:rPr>
            </w:pPr>
          </w:p>
        </w:tc>
      </w:tr>
      <w:tr w:rsidR="00713B1D" w:rsidRPr="005D47E4" w14:paraId="55A7CB49" w14:textId="0C083F23" w:rsidTr="00713B1D">
        <w:trPr>
          <w:trHeight w:val="290"/>
        </w:trPr>
        <w:tc>
          <w:tcPr>
            <w:tcW w:w="3402" w:type="dxa"/>
            <w:tcBorders>
              <w:top w:val="nil"/>
              <w:left w:val="nil"/>
              <w:bottom w:val="nil"/>
              <w:right w:val="nil"/>
            </w:tcBorders>
            <w:shd w:val="clear" w:color="auto" w:fill="auto"/>
            <w:noWrap/>
            <w:vAlign w:val="bottom"/>
          </w:tcPr>
          <w:p w14:paraId="55A7CB4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Carex leporina</w:t>
            </w:r>
          </w:p>
        </w:tc>
        <w:tc>
          <w:tcPr>
            <w:tcW w:w="1560" w:type="dxa"/>
            <w:tcBorders>
              <w:top w:val="nil"/>
              <w:left w:val="nil"/>
              <w:bottom w:val="nil"/>
              <w:right w:val="nil"/>
            </w:tcBorders>
            <w:shd w:val="clear" w:color="auto" w:fill="auto"/>
            <w:noWrap/>
            <w:vAlign w:val="bottom"/>
          </w:tcPr>
          <w:p w14:paraId="55A7CB4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B4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4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4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4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CB4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0.63</w:t>
            </w:r>
          </w:p>
        </w:tc>
        <w:tc>
          <w:tcPr>
            <w:tcW w:w="1417" w:type="dxa"/>
            <w:tcBorders>
              <w:top w:val="nil"/>
              <w:left w:val="nil"/>
              <w:bottom w:val="nil"/>
              <w:right w:val="nil"/>
            </w:tcBorders>
            <w:vAlign w:val="bottom"/>
          </w:tcPr>
          <w:p w14:paraId="55A7CB4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4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199.15</w:t>
            </w:r>
          </w:p>
        </w:tc>
        <w:tc>
          <w:tcPr>
            <w:tcW w:w="1417" w:type="dxa"/>
            <w:tcBorders>
              <w:top w:val="nil"/>
              <w:left w:val="nil"/>
              <w:bottom w:val="nil"/>
              <w:right w:val="nil"/>
            </w:tcBorders>
          </w:tcPr>
          <w:p w14:paraId="336ADB43" w14:textId="77777777" w:rsidR="00713B1D" w:rsidRPr="00270E7F" w:rsidRDefault="00713B1D" w:rsidP="00EB30B9">
            <w:pPr>
              <w:jc w:val="right"/>
              <w:rPr>
                <w:rFonts w:ascii="Times New Roman" w:hAnsi="Times New Roman" w:cs="Times New Roman"/>
                <w:color w:val="000000"/>
              </w:rPr>
            </w:pPr>
          </w:p>
        </w:tc>
      </w:tr>
      <w:tr w:rsidR="00713B1D" w:rsidRPr="005D47E4" w14:paraId="55A7CB53" w14:textId="256A6000" w:rsidTr="00713B1D">
        <w:trPr>
          <w:trHeight w:val="290"/>
        </w:trPr>
        <w:tc>
          <w:tcPr>
            <w:tcW w:w="3402" w:type="dxa"/>
            <w:tcBorders>
              <w:top w:val="nil"/>
              <w:left w:val="nil"/>
              <w:bottom w:val="nil"/>
              <w:right w:val="nil"/>
            </w:tcBorders>
            <w:shd w:val="clear" w:color="auto" w:fill="auto"/>
            <w:noWrap/>
            <w:vAlign w:val="bottom"/>
          </w:tcPr>
          <w:p w14:paraId="55A7CB4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Carex longebrachiata</w:t>
            </w:r>
          </w:p>
        </w:tc>
        <w:tc>
          <w:tcPr>
            <w:tcW w:w="1560" w:type="dxa"/>
            <w:tcBorders>
              <w:top w:val="nil"/>
              <w:left w:val="nil"/>
              <w:bottom w:val="nil"/>
              <w:right w:val="nil"/>
            </w:tcBorders>
            <w:shd w:val="clear" w:color="auto" w:fill="auto"/>
            <w:noWrap/>
            <w:vAlign w:val="bottom"/>
          </w:tcPr>
          <w:p w14:paraId="55A7CB4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B4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4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4F"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0.9</w:t>
            </w:r>
          </w:p>
        </w:tc>
        <w:tc>
          <w:tcPr>
            <w:tcW w:w="1276" w:type="dxa"/>
            <w:tcBorders>
              <w:top w:val="nil"/>
              <w:left w:val="nil"/>
              <w:bottom w:val="nil"/>
              <w:right w:val="nil"/>
            </w:tcBorders>
            <w:vAlign w:val="bottom"/>
          </w:tcPr>
          <w:p w14:paraId="55A7CB50"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1.70</w:t>
            </w:r>
          </w:p>
        </w:tc>
        <w:tc>
          <w:tcPr>
            <w:tcW w:w="1417" w:type="dxa"/>
            <w:tcBorders>
              <w:top w:val="nil"/>
              <w:left w:val="nil"/>
              <w:bottom w:val="nil"/>
              <w:right w:val="nil"/>
            </w:tcBorders>
            <w:vAlign w:val="bottom"/>
          </w:tcPr>
          <w:p w14:paraId="55A7CB5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B5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0.67</w:t>
            </w:r>
          </w:p>
        </w:tc>
        <w:tc>
          <w:tcPr>
            <w:tcW w:w="1417" w:type="dxa"/>
            <w:tcBorders>
              <w:top w:val="nil"/>
              <w:left w:val="nil"/>
              <w:bottom w:val="nil"/>
              <w:right w:val="nil"/>
            </w:tcBorders>
          </w:tcPr>
          <w:p w14:paraId="7CF19E7D" w14:textId="77777777" w:rsidR="00713B1D" w:rsidRPr="00270E7F" w:rsidRDefault="00713B1D" w:rsidP="00EB30B9">
            <w:pPr>
              <w:jc w:val="right"/>
              <w:rPr>
                <w:rFonts w:ascii="Times New Roman" w:hAnsi="Times New Roman" w:cs="Times New Roman"/>
                <w:color w:val="000000"/>
              </w:rPr>
            </w:pPr>
          </w:p>
        </w:tc>
      </w:tr>
      <w:tr w:rsidR="00713B1D" w:rsidRPr="005D47E4" w14:paraId="55A7CB5D" w14:textId="5C5A0DFB" w:rsidTr="00713B1D">
        <w:trPr>
          <w:trHeight w:val="290"/>
        </w:trPr>
        <w:tc>
          <w:tcPr>
            <w:tcW w:w="3402" w:type="dxa"/>
            <w:tcBorders>
              <w:top w:val="nil"/>
              <w:left w:val="nil"/>
              <w:bottom w:val="nil"/>
              <w:right w:val="nil"/>
            </w:tcBorders>
            <w:shd w:val="clear" w:color="auto" w:fill="auto"/>
            <w:noWrap/>
            <w:vAlign w:val="bottom"/>
          </w:tcPr>
          <w:p w14:paraId="55A7CB54"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B55"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B56"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B57"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B58"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B59"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B5A"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B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5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187.08</w:t>
            </w:r>
          </w:p>
        </w:tc>
        <w:tc>
          <w:tcPr>
            <w:tcW w:w="1417" w:type="dxa"/>
            <w:tcBorders>
              <w:top w:val="nil"/>
              <w:left w:val="nil"/>
              <w:bottom w:val="nil"/>
              <w:right w:val="nil"/>
            </w:tcBorders>
          </w:tcPr>
          <w:p w14:paraId="05D737AB" w14:textId="77777777" w:rsidR="00713B1D" w:rsidRPr="00270E7F" w:rsidRDefault="00713B1D" w:rsidP="00EB30B9">
            <w:pPr>
              <w:jc w:val="right"/>
              <w:rPr>
                <w:rFonts w:ascii="Times New Roman" w:hAnsi="Times New Roman" w:cs="Times New Roman"/>
                <w:color w:val="000000"/>
              </w:rPr>
            </w:pPr>
          </w:p>
        </w:tc>
      </w:tr>
      <w:tr w:rsidR="00713B1D" w:rsidRPr="005D47E4" w14:paraId="55A7CB67" w14:textId="2C7F5AA9" w:rsidTr="00713B1D">
        <w:trPr>
          <w:trHeight w:val="290"/>
        </w:trPr>
        <w:tc>
          <w:tcPr>
            <w:tcW w:w="3402" w:type="dxa"/>
            <w:tcBorders>
              <w:top w:val="nil"/>
              <w:left w:val="nil"/>
              <w:bottom w:val="nil"/>
              <w:right w:val="nil"/>
            </w:tcBorders>
            <w:shd w:val="clear" w:color="auto" w:fill="auto"/>
            <w:noWrap/>
            <w:vAlign w:val="bottom"/>
          </w:tcPr>
          <w:p w14:paraId="55A7CB5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Carex lurida</w:t>
            </w:r>
          </w:p>
        </w:tc>
        <w:tc>
          <w:tcPr>
            <w:tcW w:w="1560" w:type="dxa"/>
            <w:tcBorders>
              <w:top w:val="nil"/>
              <w:left w:val="nil"/>
              <w:bottom w:val="nil"/>
              <w:right w:val="nil"/>
            </w:tcBorders>
            <w:shd w:val="clear" w:color="auto" w:fill="auto"/>
            <w:noWrap/>
            <w:vAlign w:val="bottom"/>
          </w:tcPr>
          <w:p w14:paraId="55A7CB5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B6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6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6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63"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0.9</w:t>
            </w:r>
          </w:p>
        </w:tc>
        <w:tc>
          <w:tcPr>
            <w:tcW w:w="1276" w:type="dxa"/>
            <w:tcBorders>
              <w:top w:val="nil"/>
              <w:left w:val="nil"/>
              <w:bottom w:val="nil"/>
              <w:right w:val="nil"/>
            </w:tcBorders>
            <w:vAlign w:val="bottom"/>
          </w:tcPr>
          <w:p w14:paraId="55A7CB64"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1.16</w:t>
            </w:r>
          </w:p>
        </w:tc>
        <w:tc>
          <w:tcPr>
            <w:tcW w:w="1417" w:type="dxa"/>
            <w:tcBorders>
              <w:top w:val="nil"/>
              <w:left w:val="nil"/>
              <w:bottom w:val="nil"/>
              <w:right w:val="nil"/>
            </w:tcBorders>
            <w:vAlign w:val="bottom"/>
          </w:tcPr>
          <w:p w14:paraId="55A7CB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6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204.26</w:t>
            </w:r>
          </w:p>
        </w:tc>
        <w:tc>
          <w:tcPr>
            <w:tcW w:w="1417" w:type="dxa"/>
            <w:tcBorders>
              <w:top w:val="nil"/>
              <w:left w:val="nil"/>
              <w:bottom w:val="nil"/>
              <w:right w:val="nil"/>
            </w:tcBorders>
          </w:tcPr>
          <w:p w14:paraId="2CC5E06F" w14:textId="77777777" w:rsidR="00713B1D" w:rsidRPr="00270E7F" w:rsidRDefault="00713B1D" w:rsidP="00EB30B9">
            <w:pPr>
              <w:jc w:val="right"/>
              <w:rPr>
                <w:rFonts w:ascii="Times New Roman" w:hAnsi="Times New Roman" w:cs="Times New Roman"/>
                <w:color w:val="000000"/>
              </w:rPr>
            </w:pPr>
          </w:p>
        </w:tc>
      </w:tr>
      <w:tr w:rsidR="00713B1D" w:rsidRPr="005D47E4" w14:paraId="55A7CB71" w14:textId="3E3FD066" w:rsidTr="00713B1D">
        <w:trPr>
          <w:trHeight w:val="290"/>
        </w:trPr>
        <w:tc>
          <w:tcPr>
            <w:tcW w:w="3402" w:type="dxa"/>
            <w:tcBorders>
              <w:top w:val="nil"/>
              <w:left w:val="nil"/>
              <w:bottom w:val="nil"/>
              <w:right w:val="nil"/>
            </w:tcBorders>
            <w:shd w:val="clear" w:color="auto" w:fill="auto"/>
            <w:noWrap/>
            <w:vAlign w:val="bottom"/>
          </w:tcPr>
          <w:p w14:paraId="55A7CB68"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Carex pendula</w:t>
            </w:r>
          </w:p>
        </w:tc>
        <w:tc>
          <w:tcPr>
            <w:tcW w:w="1560" w:type="dxa"/>
            <w:tcBorders>
              <w:top w:val="nil"/>
              <w:left w:val="nil"/>
              <w:bottom w:val="nil"/>
              <w:right w:val="nil"/>
            </w:tcBorders>
            <w:shd w:val="clear" w:color="auto" w:fill="auto"/>
            <w:noWrap/>
            <w:vAlign w:val="bottom"/>
          </w:tcPr>
          <w:p w14:paraId="55A7CB6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B6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6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6C"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B6D"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2.5</w:t>
            </w:r>
          </w:p>
        </w:tc>
        <w:tc>
          <w:tcPr>
            <w:tcW w:w="1276" w:type="dxa"/>
            <w:tcBorders>
              <w:top w:val="nil"/>
              <w:left w:val="nil"/>
              <w:bottom w:val="nil"/>
              <w:right w:val="nil"/>
            </w:tcBorders>
            <w:vAlign w:val="bottom"/>
          </w:tcPr>
          <w:p w14:paraId="55A7CB6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0.75</w:t>
            </w:r>
          </w:p>
        </w:tc>
        <w:tc>
          <w:tcPr>
            <w:tcW w:w="1417" w:type="dxa"/>
            <w:tcBorders>
              <w:top w:val="nil"/>
              <w:left w:val="nil"/>
              <w:bottom w:val="nil"/>
              <w:right w:val="nil"/>
            </w:tcBorders>
            <w:vAlign w:val="bottom"/>
          </w:tcPr>
          <w:p w14:paraId="55A7CB6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70"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312ABD3C" w14:textId="77777777" w:rsidR="00713B1D" w:rsidRPr="00270E7F" w:rsidRDefault="00713B1D" w:rsidP="00EB30B9">
            <w:pPr>
              <w:jc w:val="right"/>
              <w:rPr>
                <w:rFonts w:ascii="Times New Roman" w:hAnsi="Times New Roman" w:cs="Times New Roman"/>
                <w:color w:val="000000"/>
              </w:rPr>
            </w:pPr>
          </w:p>
        </w:tc>
      </w:tr>
      <w:tr w:rsidR="00713B1D" w:rsidRPr="005D47E4" w14:paraId="55A7CB7B" w14:textId="4FAA7B04" w:rsidTr="00713B1D">
        <w:trPr>
          <w:trHeight w:val="290"/>
        </w:trPr>
        <w:tc>
          <w:tcPr>
            <w:tcW w:w="3402" w:type="dxa"/>
            <w:tcBorders>
              <w:top w:val="nil"/>
              <w:left w:val="nil"/>
              <w:bottom w:val="nil"/>
              <w:right w:val="nil"/>
            </w:tcBorders>
            <w:shd w:val="clear" w:color="auto" w:fill="auto"/>
            <w:noWrap/>
            <w:vAlign w:val="bottom"/>
          </w:tcPr>
          <w:p w14:paraId="55A7CB7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Carex scoparia</w:t>
            </w:r>
          </w:p>
        </w:tc>
        <w:tc>
          <w:tcPr>
            <w:tcW w:w="1560" w:type="dxa"/>
            <w:tcBorders>
              <w:top w:val="nil"/>
              <w:left w:val="nil"/>
              <w:bottom w:val="nil"/>
              <w:right w:val="nil"/>
            </w:tcBorders>
            <w:shd w:val="clear" w:color="auto" w:fill="auto"/>
            <w:noWrap/>
            <w:vAlign w:val="bottom"/>
          </w:tcPr>
          <w:p w14:paraId="55A7CB7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B7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B7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7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77"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0.9</w:t>
            </w:r>
          </w:p>
        </w:tc>
        <w:tc>
          <w:tcPr>
            <w:tcW w:w="1276" w:type="dxa"/>
            <w:tcBorders>
              <w:top w:val="nil"/>
              <w:left w:val="nil"/>
              <w:bottom w:val="nil"/>
              <w:right w:val="nil"/>
            </w:tcBorders>
            <w:vAlign w:val="bottom"/>
          </w:tcPr>
          <w:p w14:paraId="55A7CB7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0.44</w:t>
            </w:r>
          </w:p>
        </w:tc>
        <w:tc>
          <w:tcPr>
            <w:tcW w:w="1417" w:type="dxa"/>
            <w:tcBorders>
              <w:top w:val="nil"/>
              <w:left w:val="nil"/>
              <w:bottom w:val="nil"/>
              <w:right w:val="nil"/>
            </w:tcBorders>
            <w:vAlign w:val="bottom"/>
          </w:tcPr>
          <w:p w14:paraId="55A7CB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7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256.02</w:t>
            </w:r>
          </w:p>
        </w:tc>
        <w:tc>
          <w:tcPr>
            <w:tcW w:w="1417" w:type="dxa"/>
            <w:tcBorders>
              <w:top w:val="nil"/>
              <w:left w:val="nil"/>
              <w:bottom w:val="nil"/>
              <w:right w:val="nil"/>
            </w:tcBorders>
          </w:tcPr>
          <w:p w14:paraId="5A3E2896" w14:textId="77777777" w:rsidR="00713B1D" w:rsidRPr="00270E7F" w:rsidRDefault="00713B1D" w:rsidP="00EB30B9">
            <w:pPr>
              <w:jc w:val="right"/>
              <w:rPr>
                <w:rFonts w:ascii="Times New Roman" w:hAnsi="Times New Roman" w:cs="Times New Roman"/>
                <w:color w:val="000000"/>
              </w:rPr>
            </w:pPr>
          </w:p>
        </w:tc>
      </w:tr>
      <w:tr w:rsidR="00713B1D" w:rsidRPr="005D47E4" w14:paraId="55A7CB85" w14:textId="1DA7DE0F" w:rsidTr="00713B1D">
        <w:trPr>
          <w:trHeight w:val="290"/>
        </w:trPr>
        <w:tc>
          <w:tcPr>
            <w:tcW w:w="3402" w:type="dxa"/>
            <w:tcBorders>
              <w:top w:val="nil"/>
              <w:left w:val="nil"/>
              <w:bottom w:val="nil"/>
              <w:right w:val="nil"/>
            </w:tcBorders>
            <w:shd w:val="clear" w:color="auto" w:fill="auto"/>
            <w:noWrap/>
            <w:vAlign w:val="bottom"/>
          </w:tcPr>
          <w:p w14:paraId="55A7CB7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Carpobrotus chilensis</w:t>
            </w:r>
          </w:p>
        </w:tc>
        <w:tc>
          <w:tcPr>
            <w:tcW w:w="1560" w:type="dxa"/>
            <w:tcBorders>
              <w:top w:val="nil"/>
              <w:left w:val="nil"/>
              <w:bottom w:val="nil"/>
              <w:right w:val="nil"/>
            </w:tcBorders>
            <w:shd w:val="clear" w:color="auto" w:fill="auto"/>
            <w:noWrap/>
            <w:vAlign w:val="bottom"/>
          </w:tcPr>
          <w:p w14:paraId="55A7CB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CB7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Aizoaceae</w:t>
            </w:r>
          </w:p>
        </w:tc>
        <w:tc>
          <w:tcPr>
            <w:tcW w:w="851" w:type="dxa"/>
            <w:tcBorders>
              <w:top w:val="nil"/>
              <w:left w:val="nil"/>
              <w:bottom w:val="nil"/>
              <w:right w:val="nil"/>
            </w:tcBorders>
            <w:vAlign w:val="bottom"/>
          </w:tcPr>
          <w:p w14:paraId="55A7CB7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B8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81"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B82"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0.34</w:t>
            </w:r>
          </w:p>
        </w:tc>
        <w:tc>
          <w:tcPr>
            <w:tcW w:w="1417" w:type="dxa"/>
            <w:tcBorders>
              <w:top w:val="nil"/>
              <w:left w:val="nil"/>
              <w:bottom w:val="nil"/>
              <w:right w:val="nil"/>
            </w:tcBorders>
            <w:vAlign w:val="bottom"/>
          </w:tcPr>
          <w:p w14:paraId="55A7CB8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8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58.97</w:t>
            </w:r>
          </w:p>
        </w:tc>
        <w:tc>
          <w:tcPr>
            <w:tcW w:w="1417" w:type="dxa"/>
            <w:tcBorders>
              <w:top w:val="nil"/>
              <w:left w:val="nil"/>
              <w:bottom w:val="nil"/>
              <w:right w:val="nil"/>
            </w:tcBorders>
          </w:tcPr>
          <w:p w14:paraId="4BFE9793" w14:textId="77777777" w:rsidR="00713B1D" w:rsidRPr="00270E7F" w:rsidRDefault="00713B1D" w:rsidP="00EB30B9">
            <w:pPr>
              <w:jc w:val="right"/>
              <w:rPr>
                <w:rFonts w:ascii="Times New Roman" w:hAnsi="Times New Roman" w:cs="Times New Roman"/>
                <w:color w:val="000000"/>
              </w:rPr>
            </w:pPr>
          </w:p>
        </w:tc>
      </w:tr>
      <w:tr w:rsidR="00713B1D" w:rsidRPr="005D47E4" w14:paraId="55A7CB8F" w14:textId="0109D01A" w:rsidTr="00713B1D">
        <w:trPr>
          <w:trHeight w:val="290"/>
        </w:trPr>
        <w:tc>
          <w:tcPr>
            <w:tcW w:w="3402" w:type="dxa"/>
            <w:tcBorders>
              <w:top w:val="nil"/>
              <w:left w:val="nil"/>
              <w:bottom w:val="nil"/>
              <w:right w:val="nil"/>
            </w:tcBorders>
            <w:shd w:val="clear" w:color="auto" w:fill="auto"/>
            <w:noWrap/>
            <w:vAlign w:val="bottom"/>
          </w:tcPr>
          <w:p w14:paraId="55A7CB8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Carpobrotus edulis</w:t>
            </w:r>
          </w:p>
        </w:tc>
        <w:tc>
          <w:tcPr>
            <w:tcW w:w="1560" w:type="dxa"/>
            <w:tcBorders>
              <w:top w:val="nil"/>
              <w:left w:val="nil"/>
              <w:bottom w:val="nil"/>
              <w:right w:val="nil"/>
            </w:tcBorders>
            <w:shd w:val="clear" w:color="auto" w:fill="auto"/>
            <w:noWrap/>
            <w:vAlign w:val="bottom"/>
          </w:tcPr>
          <w:p w14:paraId="55A7CB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CB8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Aizoaceae</w:t>
            </w:r>
          </w:p>
        </w:tc>
        <w:tc>
          <w:tcPr>
            <w:tcW w:w="851" w:type="dxa"/>
            <w:tcBorders>
              <w:top w:val="nil"/>
              <w:left w:val="nil"/>
              <w:bottom w:val="nil"/>
              <w:right w:val="nil"/>
            </w:tcBorders>
            <w:vAlign w:val="bottom"/>
          </w:tcPr>
          <w:p w14:paraId="55A7CB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B8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8B"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B8C"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0.37</w:t>
            </w:r>
          </w:p>
        </w:tc>
        <w:tc>
          <w:tcPr>
            <w:tcW w:w="1417" w:type="dxa"/>
            <w:tcBorders>
              <w:top w:val="nil"/>
              <w:left w:val="nil"/>
              <w:bottom w:val="nil"/>
              <w:right w:val="nil"/>
            </w:tcBorders>
            <w:vAlign w:val="bottom"/>
          </w:tcPr>
          <w:p w14:paraId="55A7CB8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8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58.63</w:t>
            </w:r>
          </w:p>
        </w:tc>
        <w:tc>
          <w:tcPr>
            <w:tcW w:w="1417" w:type="dxa"/>
            <w:tcBorders>
              <w:top w:val="nil"/>
              <w:left w:val="nil"/>
              <w:bottom w:val="nil"/>
              <w:right w:val="nil"/>
            </w:tcBorders>
          </w:tcPr>
          <w:p w14:paraId="708125EC" w14:textId="77777777" w:rsidR="00713B1D" w:rsidRPr="00270E7F" w:rsidRDefault="00713B1D" w:rsidP="00EB30B9">
            <w:pPr>
              <w:jc w:val="right"/>
              <w:rPr>
                <w:rFonts w:ascii="Times New Roman" w:hAnsi="Times New Roman" w:cs="Times New Roman"/>
                <w:color w:val="000000"/>
              </w:rPr>
            </w:pPr>
          </w:p>
        </w:tc>
      </w:tr>
      <w:tr w:rsidR="00713B1D" w:rsidRPr="005D47E4" w14:paraId="55A7CB99" w14:textId="2598BC95" w:rsidTr="00713B1D">
        <w:trPr>
          <w:trHeight w:val="290"/>
        </w:trPr>
        <w:tc>
          <w:tcPr>
            <w:tcW w:w="3402" w:type="dxa"/>
            <w:tcBorders>
              <w:top w:val="nil"/>
              <w:left w:val="nil"/>
              <w:bottom w:val="nil"/>
              <w:right w:val="nil"/>
            </w:tcBorders>
            <w:shd w:val="clear" w:color="auto" w:fill="auto"/>
            <w:noWrap/>
            <w:vAlign w:val="bottom"/>
          </w:tcPr>
          <w:p w14:paraId="55A7CB9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Casuarina glauca</w:t>
            </w:r>
          </w:p>
        </w:tc>
        <w:tc>
          <w:tcPr>
            <w:tcW w:w="1560" w:type="dxa"/>
            <w:tcBorders>
              <w:top w:val="nil"/>
              <w:left w:val="nil"/>
              <w:bottom w:val="nil"/>
              <w:right w:val="nil"/>
            </w:tcBorders>
            <w:shd w:val="clear" w:color="auto" w:fill="auto"/>
            <w:noWrap/>
            <w:vAlign w:val="bottom"/>
          </w:tcPr>
          <w:p w14:paraId="55A7CB9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Fagales</w:t>
            </w:r>
          </w:p>
        </w:tc>
        <w:tc>
          <w:tcPr>
            <w:tcW w:w="1984" w:type="dxa"/>
            <w:tcBorders>
              <w:top w:val="nil"/>
              <w:left w:val="nil"/>
              <w:bottom w:val="nil"/>
              <w:right w:val="nil"/>
            </w:tcBorders>
            <w:shd w:val="clear" w:color="auto" w:fill="auto"/>
            <w:noWrap/>
            <w:vAlign w:val="bottom"/>
          </w:tcPr>
          <w:p w14:paraId="55A7CB9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Casuarinaceae</w:t>
            </w:r>
          </w:p>
        </w:tc>
        <w:tc>
          <w:tcPr>
            <w:tcW w:w="851" w:type="dxa"/>
            <w:tcBorders>
              <w:top w:val="nil"/>
              <w:left w:val="nil"/>
              <w:bottom w:val="nil"/>
              <w:right w:val="nil"/>
            </w:tcBorders>
            <w:vAlign w:val="bottom"/>
          </w:tcPr>
          <w:p w14:paraId="55A7CB9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9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B9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B9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3.00</w:t>
            </w:r>
          </w:p>
        </w:tc>
        <w:tc>
          <w:tcPr>
            <w:tcW w:w="1417" w:type="dxa"/>
            <w:tcBorders>
              <w:top w:val="nil"/>
              <w:left w:val="nil"/>
              <w:bottom w:val="nil"/>
              <w:right w:val="nil"/>
            </w:tcBorders>
            <w:vAlign w:val="bottom"/>
          </w:tcPr>
          <w:p w14:paraId="55A7CB9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B9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167.57</w:t>
            </w:r>
          </w:p>
        </w:tc>
        <w:tc>
          <w:tcPr>
            <w:tcW w:w="1417" w:type="dxa"/>
            <w:tcBorders>
              <w:top w:val="nil"/>
              <w:left w:val="nil"/>
              <w:bottom w:val="nil"/>
              <w:right w:val="nil"/>
            </w:tcBorders>
          </w:tcPr>
          <w:p w14:paraId="6F876A15" w14:textId="77777777" w:rsidR="00713B1D" w:rsidRPr="00270E7F" w:rsidRDefault="00713B1D" w:rsidP="00EB30B9">
            <w:pPr>
              <w:jc w:val="right"/>
              <w:rPr>
                <w:rFonts w:ascii="Times New Roman" w:hAnsi="Times New Roman" w:cs="Times New Roman"/>
                <w:color w:val="000000"/>
              </w:rPr>
            </w:pPr>
          </w:p>
        </w:tc>
      </w:tr>
      <w:tr w:rsidR="00713B1D" w:rsidRPr="005D47E4" w14:paraId="55A7CBA3" w14:textId="38FD8C2F" w:rsidTr="00713B1D">
        <w:trPr>
          <w:trHeight w:val="290"/>
        </w:trPr>
        <w:tc>
          <w:tcPr>
            <w:tcW w:w="3402" w:type="dxa"/>
            <w:tcBorders>
              <w:top w:val="nil"/>
              <w:left w:val="nil"/>
              <w:bottom w:val="nil"/>
              <w:right w:val="nil"/>
            </w:tcBorders>
            <w:shd w:val="clear" w:color="auto" w:fill="auto"/>
            <w:noWrap/>
            <w:vAlign w:val="bottom"/>
          </w:tcPr>
          <w:p w14:paraId="55A7CB9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Celastrus orbiculatus</w:t>
            </w:r>
          </w:p>
        </w:tc>
        <w:tc>
          <w:tcPr>
            <w:tcW w:w="1560" w:type="dxa"/>
            <w:tcBorders>
              <w:top w:val="nil"/>
              <w:left w:val="nil"/>
              <w:bottom w:val="nil"/>
              <w:right w:val="nil"/>
            </w:tcBorders>
            <w:shd w:val="clear" w:color="auto" w:fill="auto"/>
            <w:noWrap/>
            <w:vAlign w:val="bottom"/>
          </w:tcPr>
          <w:p w14:paraId="55A7CB9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Celastrales</w:t>
            </w:r>
          </w:p>
        </w:tc>
        <w:tc>
          <w:tcPr>
            <w:tcW w:w="1984" w:type="dxa"/>
            <w:tcBorders>
              <w:top w:val="nil"/>
              <w:left w:val="nil"/>
              <w:bottom w:val="nil"/>
              <w:right w:val="nil"/>
            </w:tcBorders>
            <w:shd w:val="clear" w:color="auto" w:fill="auto"/>
            <w:noWrap/>
            <w:vAlign w:val="bottom"/>
          </w:tcPr>
          <w:p w14:paraId="55A7CB9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Celastraceae</w:t>
            </w:r>
          </w:p>
        </w:tc>
        <w:tc>
          <w:tcPr>
            <w:tcW w:w="851" w:type="dxa"/>
            <w:tcBorders>
              <w:top w:val="nil"/>
              <w:left w:val="nil"/>
              <w:bottom w:val="nil"/>
              <w:right w:val="nil"/>
            </w:tcBorders>
            <w:vAlign w:val="bottom"/>
          </w:tcPr>
          <w:p w14:paraId="55A7CB9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B9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B9F"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CBA0"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10.48</w:t>
            </w:r>
          </w:p>
        </w:tc>
        <w:tc>
          <w:tcPr>
            <w:tcW w:w="1417" w:type="dxa"/>
            <w:tcBorders>
              <w:top w:val="nil"/>
              <w:left w:val="nil"/>
              <w:bottom w:val="nil"/>
              <w:right w:val="nil"/>
            </w:tcBorders>
            <w:vAlign w:val="bottom"/>
          </w:tcPr>
          <w:p w14:paraId="55A7CBA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A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1869.89</w:t>
            </w:r>
          </w:p>
        </w:tc>
        <w:tc>
          <w:tcPr>
            <w:tcW w:w="1417" w:type="dxa"/>
            <w:tcBorders>
              <w:top w:val="nil"/>
              <w:left w:val="nil"/>
              <w:bottom w:val="nil"/>
              <w:right w:val="nil"/>
            </w:tcBorders>
          </w:tcPr>
          <w:p w14:paraId="71F7B7EB" w14:textId="77777777" w:rsidR="00713B1D" w:rsidRPr="00270E7F" w:rsidRDefault="00713B1D" w:rsidP="00EB30B9">
            <w:pPr>
              <w:jc w:val="right"/>
              <w:rPr>
                <w:rFonts w:ascii="Times New Roman" w:hAnsi="Times New Roman" w:cs="Times New Roman"/>
                <w:color w:val="000000"/>
              </w:rPr>
            </w:pPr>
          </w:p>
        </w:tc>
      </w:tr>
      <w:tr w:rsidR="00713B1D" w:rsidRPr="005D47E4" w14:paraId="55A7CBAD" w14:textId="4757B233" w:rsidTr="00713B1D">
        <w:trPr>
          <w:trHeight w:val="290"/>
        </w:trPr>
        <w:tc>
          <w:tcPr>
            <w:tcW w:w="3402" w:type="dxa"/>
            <w:tcBorders>
              <w:top w:val="nil"/>
              <w:left w:val="nil"/>
              <w:bottom w:val="nil"/>
              <w:right w:val="nil"/>
            </w:tcBorders>
            <w:shd w:val="clear" w:color="auto" w:fill="auto"/>
            <w:noWrap/>
            <w:vAlign w:val="bottom"/>
          </w:tcPr>
          <w:p w14:paraId="55A7CBA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Cenchrus alopecuroides</w:t>
            </w:r>
          </w:p>
        </w:tc>
        <w:tc>
          <w:tcPr>
            <w:tcW w:w="1560" w:type="dxa"/>
            <w:tcBorders>
              <w:top w:val="nil"/>
              <w:left w:val="nil"/>
              <w:bottom w:val="nil"/>
              <w:right w:val="nil"/>
            </w:tcBorders>
            <w:shd w:val="clear" w:color="auto" w:fill="auto"/>
            <w:noWrap/>
            <w:vAlign w:val="bottom"/>
          </w:tcPr>
          <w:p w14:paraId="55A7CBA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BA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CB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A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A9"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0.4</w:t>
            </w:r>
          </w:p>
        </w:tc>
        <w:tc>
          <w:tcPr>
            <w:tcW w:w="1276" w:type="dxa"/>
            <w:tcBorders>
              <w:top w:val="nil"/>
              <w:left w:val="nil"/>
              <w:bottom w:val="nil"/>
              <w:right w:val="nil"/>
            </w:tcBorders>
            <w:vAlign w:val="bottom"/>
          </w:tcPr>
          <w:p w14:paraId="55A7CBAA"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B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A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469.62</w:t>
            </w:r>
          </w:p>
        </w:tc>
        <w:tc>
          <w:tcPr>
            <w:tcW w:w="1417" w:type="dxa"/>
            <w:tcBorders>
              <w:top w:val="nil"/>
              <w:left w:val="nil"/>
              <w:bottom w:val="nil"/>
              <w:right w:val="nil"/>
            </w:tcBorders>
          </w:tcPr>
          <w:p w14:paraId="0A5C23E0" w14:textId="77777777" w:rsidR="00713B1D" w:rsidRPr="00270E7F" w:rsidRDefault="00713B1D" w:rsidP="00EB30B9">
            <w:pPr>
              <w:jc w:val="right"/>
              <w:rPr>
                <w:rFonts w:ascii="Times New Roman" w:hAnsi="Times New Roman" w:cs="Times New Roman"/>
                <w:color w:val="000000"/>
              </w:rPr>
            </w:pPr>
          </w:p>
        </w:tc>
      </w:tr>
      <w:tr w:rsidR="00713B1D" w:rsidRPr="005D47E4" w14:paraId="55A7CBB7" w14:textId="0BD8F795" w:rsidTr="00713B1D">
        <w:trPr>
          <w:trHeight w:val="290"/>
        </w:trPr>
        <w:tc>
          <w:tcPr>
            <w:tcW w:w="3402" w:type="dxa"/>
            <w:tcBorders>
              <w:top w:val="nil"/>
              <w:left w:val="nil"/>
              <w:bottom w:val="nil"/>
              <w:right w:val="nil"/>
            </w:tcBorders>
            <w:shd w:val="clear" w:color="auto" w:fill="auto"/>
            <w:noWrap/>
            <w:vAlign w:val="bottom"/>
          </w:tcPr>
          <w:p w14:paraId="55A7CBA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BA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BB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BB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BB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BB3"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BB4"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BB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BB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2.76</w:t>
            </w:r>
          </w:p>
        </w:tc>
        <w:tc>
          <w:tcPr>
            <w:tcW w:w="1417" w:type="dxa"/>
            <w:tcBorders>
              <w:top w:val="nil"/>
              <w:left w:val="nil"/>
              <w:bottom w:val="nil"/>
              <w:right w:val="nil"/>
            </w:tcBorders>
          </w:tcPr>
          <w:p w14:paraId="1D9ED33E" w14:textId="77777777" w:rsidR="00713B1D" w:rsidRPr="00270E7F" w:rsidRDefault="00713B1D" w:rsidP="00EB30B9">
            <w:pPr>
              <w:jc w:val="right"/>
              <w:rPr>
                <w:rFonts w:ascii="Times New Roman" w:hAnsi="Times New Roman" w:cs="Times New Roman"/>
                <w:color w:val="000000"/>
              </w:rPr>
            </w:pPr>
          </w:p>
        </w:tc>
      </w:tr>
      <w:tr w:rsidR="00713B1D" w:rsidRPr="005D47E4" w14:paraId="55A7CBC1" w14:textId="711AA944" w:rsidTr="00713B1D">
        <w:trPr>
          <w:trHeight w:val="290"/>
        </w:trPr>
        <w:tc>
          <w:tcPr>
            <w:tcW w:w="3402" w:type="dxa"/>
            <w:tcBorders>
              <w:top w:val="nil"/>
              <w:left w:val="nil"/>
              <w:bottom w:val="nil"/>
              <w:right w:val="nil"/>
            </w:tcBorders>
            <w:shd w:val="clear" w:color="auto" w:fill="auto"/>
            <w:noWrap/>
            <w:vAlign w:val="bottom"/>
          </w:tcPr>
          <w:p w14:paraId="55A7CBB8"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Cenchrus caudatus</w:t>
            </w:r>
          </w:p>
        </w:tc>
        <w:tc>
          <w:tcPr>
            <w:tcW w:w="1560" w:type="dxa"/>
            <w:tcBorders>
              <w:top w:val="nil"/>
              <w:left w:val="nil"/>
              <w:bottom w:val="nil"/>
              <w:right w:val="nil"/>
            </w:tcBorders>
            <w:shd w:val="clear" w:color="auto" w:fill="auto"/>
            <w:noWrap/>
            <w:vAlign w:val="bottom"/>
          </w:tcPr>
          <w:p w14:paraId="55A7CBB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BB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CBB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BC"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BBD"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1.2</w:t>
            </w:r>
          </w:p>
        </w:tc>
        <w:tc>
          <w:tcPr>
            <w:tcW w:w="1276" w:type="dxa"/>
            <w:tcBorders>
              <w:top w:val="nil"/>
              <w:left w:val="nil"/>
              <w:bottom w:val="nil"/>
              <w:right w:val="nil"/>
            </w:tcBorders>
            <w:vAlign w:val="bottom"/>
          </w:tcPr>
          <w:p w14:paraId="55A7CBB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1.53</w:t>
            </w:r>
          </w:p>
        </w:tc>
        <w:tc>
          <w:tcPr>
            <w:tcW w:w="1417" w:type="dxa"/>
            <w:tcBorders>
              <w:top w:val="nil"/>
              <w:left w:val="nil"/>
              <w:bottom w:val="nil"/>
              <w:right w:val="nil"/>
            </w:tcBorders>
            <w:vAlign w:val="bottom"/>
          </w:tcPr>
          <w:p w14:paraId="55A7CBB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C0"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26DC9B4D" w14:textId="77777777" w:rsidR="00713B1D" w:rsidRPr="00270E7F" w:rsidRDefault="00713B1D" w:rsidP="00EB30B9">
            <w:pPr>
              <w:jc w:val="right"/>
              <w:rPr>
                <w:rFonts w:ascii="Times New Roman" w:hAnsi="Times New Roman" w:cs="Times New Roman"/>
                <w:color w:val="000000"/>
              </w:rPr>
            </w:pPr>
          </w:p>
        </w:tc>
      </w:tr>
      <w:tr w:rsidR="00713B1D" w:rsidRPr="005D47E4" w14:paraId="55A7CBCB" w14:textId="783EADB7" w:rsidTr="00713B1D">
        <w:trPr>
          <w:trHeight w:val="290"/>
        </w:trPr>
        <w:tc>
          <w:tcPr>
            <w:tcW w:w="3402" w:type="dxa"/>
            <w:tcBorders>
              <w:top w:val="nil"/>
              <w:left w:val="nil"/>
              <w:bottom w:val="nil"/>
              <w:right w:val="nil"/>
            </w:tcBorders>
            <w:shd w:val="clear" w:color="auto" w:fill="auto"/>
            <w:noWrap/>
            <w:vAlign w:val="bottom"/>
          </w:tcPr>
          <w:p w14:paraId="55A7CBC2"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Cenchrus longisetus</w:t>
            </w:r>
          </w:p>
        </w:tc>
        <w:tc>
          <w:tcPr>
            <w:tcW w:w="1560" w:type="dxa"/>
            <w:tcBorders>
              <w:top w:val="nil"/>
              <w:left w:val="nil"/>
              <w:bottom w:val="nil"/>
              <w:right w:val="nil"/>
            </w:tcBorders>
            <w:shd w:val="clear" w:color="auto" w:fill="auto"/>
            <w:noWrap/>
            <w:vAlign w:val="bottom"/>
          </w:tcPr>
          <w:p w14:paraId="55A7CBC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BC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CBC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BC6"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BC7" w14:textId="77777777" w:rsidR="00713B1D" w:rsidRPr="00270E7F" w:rsidRDefault="00713B1D" w:rsidP="00D91F9B">
            <w:pPr>
              <w:jc w:val="center"/>
              <w:rPr>
                <w:rFonts w:ascii="Times New Roman" w:hAnsi="Times New Roman" w:cs="Times New Roman"/>
              </w:rPr>
            </w:pPr>
            <w:r w:rsidRPr="00270E7F">
              <w:rPr>
                <w:rFonts w:ascii="Times New Roman" w:hAnsi="Times New Roman" w:cs="Times New Roman"/>
              </w:rPr>
              <w:t>0.35</w:t>
            </w:r>
          </w:p>
        </w:tc>
        <w:tc>
          <w:tcPr>
            <w:tcW w:w="1276" w:type="dxa"/>
            <w:tcBorders>
              <w:top w:val="nil"/>
              <w:left w:val="nil"/>
              <w:bottom w:val="nil"/>
              <w:right w:val="nil"/>
            </w:tcBorders>
            <w:vAlign w:val="bottom"/>
          </w:tcPr>
          <w:p w14:paraId="55A7CBC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1.40</w:t>
            </w:r>
          </w:p>
        </w:tc>
        <w:tc>
          <w:tcPr>
            <w:tcW w:w="1417" w:type="dxa"/>
            <w:tcBorders>
              <w:top w:val="nil"/>
              <w:left w:val="nil"/>
              <w:bottom w:val="nil"/>
              <w:right w:val="nil"/>
            </w:tcBorders>
            <w:vAlign w:val="bottom"/>
          </w:tcPr>
          <w:p w14:paraId="55A7CBC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BCA"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179B3008" w14:textId="77777777" w:rsidR="00713B1D" w:rsidRPr="00270E7F" w:rsidRDefault="00713B1D" w:rsidP="00EB30B9">
            <w:pPr>
              <w:rPr>
                <w:rFonts w:ascii="Times New Roman" w:hAnsi="Times New Roman" w:cs="Times New Roman"/>
              </w:rPr>
            </w:pPr>
          </w:p>
        </w:tc>
      </w:tr>
      <w:tr w:rsidR="00713B1D" w:rsidRPr="005D47E4" w14:paraId="55A7CBD5" w14:textId="378E61C6" w:rsidTr="00713B1D">
        <w:trPr>
          <w:trHeight w:val="290"/>
        </w:trPr>
        <w:tc>
          <w:tcPr>
            <w:tcW w:w="3402" w:type="dxa"/>
            <w:tcBorders>
              <w:top w:val="nil"/>
              <w:left w:val="nil"/>
              <w:bottom w:val="nil"/>
              <w:right w:val="nil"/>
            </w:tcBorders>
            <w:shd w:val="clear" w:color="auto" w:fill="auto"/>
            <w:noWrap/>
            <w:vAlign w:val="bottom"/>
          </w:tcPr>
          <w:p w14:paraId="55A7CBC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Cenchrus setaceus</w:t>
            </w:r>
          </w:p>
        </w:tc>
        <w:tc>
          <w:tcPr>
            <w:tcW w:w="1560" w:type="dxa"/>
            <w:tcBorders>
              <w:top w:val="nil"/>
              <w:left w:val="nil"/>
              <w:bottom w:val="nil"/>
              <w:right w:val="nil"/>
            </w:tcBorders>
            <w:shd w:val="clear" w:color="auto" w:fill="auto"/>
            <w:noWrap/>
            <w:vAlign w:val="bottom"/>
          </w:tcPr>
          <w:p w14:paraId="55A7CBC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BC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CBC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D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D1"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BD2"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1.64</w:t>
            </w:r>
          </w:p>
        </w:tc>
        <w:tc>
          <w:tcPr>
            <w:tcW w:w="1417" w:type="dxa"/>
            <w:tcBorders>
              <w:top w:val="nil"/>
              <w:left w:val="nil"/>
              <w:bottom w:val="nil"/>
              <w:right w:val="nil"/>
            </w:tcBorders>
            <w:vAlign w:val="bottom"/>
          </w:tcPr>
          <w:p w14:paraId="55A7CBD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BD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52.81</w:t>
            </w:r>
          </w:p>
        </w:tc>
        <w:tc>
          <w:tcPr>
            <w:tcW w:w="1417" w:type="dxa"/>
            <w:tcBorders>
              <w:top w:val="nil"/>
              <w:left w:val="nil"/>
              <w:bottom w:val="nil"/>
              <w:right w:val="nil"/>
            </w:tcBorders>
          </w:tcPr>
          <w:p w14:paraId="6C49AB9D" w14:textId="77777777" w:rsidR="00713B1D" w:rsidRPr="00270E7F" w:rsidRDefault="00713B1D" w:rsidP="00EB30B9">
            <w:pPr>
              <w:jc w:val="right"/>
              <w:rPr>
                <w:rFonts w:ascii="Times New Roman" w:hAnsi="Times New Roman" w:cs="Times New Roman"/>
                <w:color w:val="000000"/>
              </w:rPr>
            </w:pPr>
          </w:p>
        </w:tc>
      </w:tr>
      <w:tr w:rsidR="00713B1D" w:rsidRPr="005D47E4" w14:paraId="55A7CBDF" w14:textId="61499933" w:rsidTr="00713B1D">
        <w:trPr>
          <w:trHeight w:val="290"/>
        </w:trPr>
        <w:tc>
          <w:tcPr>
            <w:tcW w:w="3402" w:type="dxa"/>
            <w:tcBorders>
              <w:top w:val="nil"/>
              <w:left w:val="nil"/>
              <w:bottom w:val="nil"/>
              <w:right w:val="nil"/>
            </w:tcBorders>
            <w:shd w:val="clear" w:color="auto" w:fill="auto"/>
            <w:noWrap/>
            <w:vAlign w:val="bottom"/>
          </w:tcPr>
          <w:p w14:paraId="55A7CBD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BD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BD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BD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BD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BDB"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BDC"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BD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D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787.34</w:t>
            </w:r>
          </w:p>
        </w:tc>
        <w:tc>
          <w:tcPr>
            <w:tcW w:w="1417" w:type="dxa"/>
            <w:tcBorders>
              <w:top w:val="nil"/>
              <w:left w:val="nil"/>
              <w:bottom w:val="nil"/>
              <w:right w:val="nil"/>
            </w:tcBorders>
          </w:tcPr>
          <w:p w14:paraId="5F871A68" w14:textId="77777777" w:rsidR="00713B1D" w:rsidRPr="00270E7F" w:rsidRDefault="00713B1D" w:rsidP="00EB30B9">
            <w:pPr>
              <w:jc w:val="right"/>
              <w:rPr>
                <w:rFonts w:ascii="Times New Roman" w:hAnsi="Times New Roman" w:cs="Times New Roman"/>
                <w:color w:val="000000"/>
              </w:rPr>
            </w:pPr>
          </w:p>
        </w:tc>
      </w:tr>
      <w:tr w:rsidR="00713B1D" w:rsidRPr="005D47E4" w14:paraId="55A7CBE9" w14:textId="5D0D02AA" w:rsidTr="00713B1D">
        <w:trPr>
          <w:trHeight w:val="290"/>
        </w:trPr>
        <w:tc>
          <w:tcPr>
            <w:tcW w:w="3402" w:type="dxa"/>
            <w:tcBorders>
              <w:top w:val="nil"/>
              <w:left w:val="nil"/>
              <w:bottom w:val="nil"/>
              <w:right w:val="nil"/>
            </w:tcBorders>
            <w:shd w:val="clear" w:color="auto" w:fill="auto"/>
            <w:noWrap/>
            <w:vAlign w:val="bottom"/>
          </w:tcPr>
          <w:p w14:paraId="55A7CBE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Centranthus ruber</w:t>
            </w:r>
          </w:p>
        </w:tc>
        <w:tc>
          <w:tcPr>
            <w:tcW w:w="1560" w:type="dxa"/>
            <w:tcBorders>
              <w:top w:val="nil"/>
              <w:left w:val="nil"/>
              <w:bottom w:val="nil"/>
              <w:right w:val="nil"/>
            </w:tcBorders>
            <w:shd w:val="clear" w:color="auto" w:fill="auto"/>
            <w:noWrap/>
            <w:vAlign w:val="bottom"/>
          </w:tcPr>
          <w:p w14:paraId="55A7CB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Dipsacales</w:t>
            </w:r>
          </w:p>
        </w:tc>
        <w:tc>
          <w:tcPr>
            <w:tcW w:w="1984" w:type="dxa"/>
            <w:tcBorders>
              <w:top w:val="nil"/>
              <w:left w:val="nil"/>
              <w:bottom w:val="nil"/>
              <w:right w:val="nil"/>
            </w:tcBorders>
            <w:shd w:val="clear" w:color="auto" w:fill="auto"/>
            <w:noWrap/>
            <w:vAlign w:val="bottom"/>
          </w:tcPr>
          <w:p w14:paraId="55A7CBE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Caprifoliaceae</w:t>
            </w:r>
          </w:p>
        </w:tc>
        <w:tc>
          <w:tcPr>
            <w:tcW w:w="851" w:type="dxa"/>
            <w:tcBorders>
              <w:top w:val="nil"/>
              <w:left w:val="nil"/>
              <w:bottom w:val="nil"/>
              <w:right w:val="nil"/>
            </w:tcBorders>
            <w:vAlign w:val="bottom"/>
          </w:tcPr>
          <w:p w14:paraId="55A7CBE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E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BE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0.8</w:t>
            </w:r>
          </w:p>
        </w:tc>
        <w:tc>
          <w:tcPr>
            <w:tcW w:w="1276" w:type="dxa"/>
            <w:tcBorders>
              <w:top w:val="nil"/>
              <w:left w:val="nil"/>
              <w:bottom w:val="nil"/>
              <w:right w:val="nil"/>
            </w:tcBorders>
            <w:vAlign w:val="bottom"/>
          </w:tcPr>
          <w:p w14:paraId="55A7CBE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1.77</w:t>
            </w:r>
          </w:p>
        </w:tc>
        <w:tc>
          <w:tcPr>
            <w:tcW w:w="1417" w:type="dxa"/>
            <w:tcBorders>
              <w:top w:val="nil"/>
              <w:left w:val="nil"/>
              <w:bottom w:val="nil"/>
              <w:right w:val="nil"/>
            </w:tcBorders>
            <w:vAlign w:val="bottom"/>
          </w:tcPr>
          <w:p w14:paraId="55A7CBE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BE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4.70</w:t>
            </w:r>
          </w:p>
        </w:tc>
        <w:tc>
          <w:tcPr>
            <w:tcW w:w="1417" w:type="dxa"/>
            <w:tcBorders>
              <w:top w:val="nil"/>
              <w:left w:val="nil"/>
              <w:bottom w:val="nil"/>
              <w:right w:val="nil"/>
            </w:tcBorders>
          </w:tcPr>
          <w:p w14:paraId="572C0966" w14:textId="77777777" w:rsidR="00713B1D" w:rsidRPr="00270E7F" w:rsidRDefault="00713B1D" w:rsidP="00EB30B9">
            <w:pPr>
              <w:jc w:val="right"/>
              <w:rPr>
                <w:rFonts w:ascii="Times New Roman" w:hAnsi="Times New Roman" w:cs="Times New Roman"/>
                <w:color w:val="000000"/>
              </w:rPr>
            </w:pPr>
          </w:p>
        </w:tc>
      </w:tr>
      <w:tr w:rsidR="00713B1D" w:rsidRPr="005D47E4" w14:paraId="55A7CBF3" w14:textId="4F717F7F" w:rsidTr="00713B1D">
        <w:trPr>
          <w:trHeight w:val="290"/>
        </w:trPr>
        <w:tc>
          <w:tcPr>
            <w:tcW w:w="3402" w:type="dxa"/>
            <w:tcBorders>
              <w:top w:val="nil"/>
              <w:left w:val="nil"/>
              <w:bottom w:val="nil"/>
              <w:right w:val="nil"/>
            </w:tcBorders>
            <w:shd w:val="clear" w:color="auto" w:fill="auto"/>
            <w:noWrap/>
            <w:vAlign w:val="bottom"/>
          </w:tcPr>
          <w:p w14:paraId="55A7CBE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Cestrum nocturnum</w:t>
            </w:r>
          </w:p>
        </w:tc>
        <w:tc>
          <w:tcPr>
            <w:tcW w:w="1560" w:type="dxa"/>
            <w:tcBorders>
              <w:top w:val="nil"/>
              <w:left w:val="nil"/>
              <w:bottom w:val="nil"/>
              <w:right w:val="nil"/>
            </w:tcBorders>
            <w:shd w:val="clear" w:color="auto" w:fill="auto"/>
            <w:noWrap/>
            <w:vAlign w:val="bottom"/>
          </w:tcPr>
          <w:p w14:paraId="55A7CBE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Solanales</w:t>
            </w:r>
          </w:p>
        </w:tc>
        <w:tc>
          <w:tcPr>
            <w:tcW w:w="1984" w:type="dxa"/>
            <w:tcBorders>
              <w:top w:val="nil"/>
              <w:left w:val="nil"/>
              <w:bottom w:val="nil"/>
              <w:right w:val="nil"/>
            </w:tcBorders>
            <w:shd w:val="clear" w:color="auto" w:fill="auto"/>
            <w:noWrap/>
            <w:vAlign w:val="bottom"/>
          </w:tcPr>
          <w:p w14:paraId="55A7CBE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CB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BE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BEF"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BF0"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3.24</w:t>
            </w:r>
          </w:p>
        </w:tc>
        <w:tc>
          <w:tcPr>
            <w:tcW w:w="1417" w:type="dxa"/>
            <w:tcBorders>
              <w:top w:val="nil"/>
              <w:left w:val="nil"/>
              <w:bottom w:val="nil"/>
              <w:right w:val="nil"/>
            </w:tcBorders>
            <w:vAlign w:val="bottom"/>
          </w:tcPr>
          <w:p w14:paraId="55A7CBF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BF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763.84</w:t>
            </w:r>
          </w:p>
        </w:tc>
        <w:tc>
          <w:tcPr>
            <w:tcW w:w="1417" w:type="dxa"/>
            <w:tcBorders>
              <w:top w:val="nil"/>
              <w:left w:val="nil"/>
              <w:bottom w:val="nil"/>
              <w:right w:val="nil"/>
            </w:tcBorders>
          </w:tcPr>
          <w:p w14:paraId="50350520" w14:textId="77777777" w:rsidR="00713B1D" w:rsidRPr="00270E7F" w:rsidRDefault="00713B1D" w:rsidP="00EB30B9">
            <w:pPr>
              <w:jc w:val="right"/>
              <w:rPr>
                <w:rFonts w:ascii="Times New Roman" w:hAnsi="Times New Roman" w:cs="Times New Roman"/>
                <w:color w:val="000000"/>
              </w:rPr>
            </w:pPr>
          </w:p>
        </w:tc>
      </w:tr>
      <w:tr w:rsidR="00713B1D" w:rsidRPr="005D47E4" w14:paraId="55A7CBFD" w14:textId="1D127C3C" w:rsidTr="00713B1D">
        <w:trPr>
          <w:trHeight w:val="290"/>
        </w:trPr>
        <w:tc>
          <w:tcPr>
            <w:tcW w:w="3402" w:type="dxa"/>
            <w:tcBorders>
              <w:top w:val="nil"/>
              <w:left w:val="nil"/>
              <w:bottom w:val="nil"/>
              <w:right w:val="nil"/>
            </w:tcBorders>
            <w:shd w:val="clear" w:color="auto" w:fill="auto"/>
            <w:noWrap/>
            <w:vAlign w:val="bottom"/>
          </w:tcPr>
          <w:p w14:paraId="55A7CBF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Chamaecytisus prolifer</w:t>
            </w:r>
          </w:p>
        </w:tc>
        <w:tc>
          <w:tcPr>
            <w:tcW w:w="1560" w:type="dxa"/>
            <w:tcBorders>
              <w:top w:val="nil"/>
              <w:left w:val="nil"/>
              <w:bottom w:val="nil"/>
              <w:right w:val="nil"/>
            </w:tcBorders>
            <w:shd w:val="clear" w:color="auto" w:fill="auto"/>
            <w:noWrap/>
            <w:vAlign w:val="bottom"/>
          </w:tcPr>
          <w:p w14:paraId="55A7CBF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CBF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B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BF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BF9"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CBFA"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23.60</w:t>
            </w:r>
          </w:p>
        </w:tc>
        <w:tc>
          <w:tcPr>
            <w:tcW w:w="1417" w:type="dxa"/>
            <w:tcBorders>
              <w:top w:val="nil"/>
              <w:left w:val="nil"/>
              <w:bottom w:val="nil"/>
              <w:right w:val="nil"/>
            </w:tcBorders>
            <w:vAlign w:val="bottom"/>
          </w:tcPr>
          <w:p w14:paraId="55A7CBF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CBF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23.56</w:t>
            </w:r>
          </w:p>
        </w:tc>
        <w:tc>
          <w:tcPr>
            <w:tcW w:w="1417" w:type="dxa"/>
            <w:tcBorders>
              <w:top w:val="nil"/>
              <w:left w:val="nil"/>
              <w:bottom w:val="nil"/>
              <w:right w:val="nil"/>
            </w:tcBorders>
          </w:tcPr>
          <w:p w14:paraId="6934DAF1" w14:textId="77777777" w:rsidR="00713B1D" w:rsidRPr="00270E7F" w:rsidRDefault="00713B1D" w:rsidP="00EB30B9">
            <w:pPr>
              <w:jc w:val="right"/>
              <w:rPr>
                <w:rFonts w:ascii="Times New Roman" w:hAnsi="Times New Roman" w:cs="Times New Roman"/>
                <w:color w:val="000000"/>
              </w:rPr>
            </w:pPr>
          </w:p>
        </w:tc>
      </w:tr>
      <w:tr w:rsidR="00713B1D" w:rsidRPr="005D47E4" w14:paraId="55A7CC07" w14:textId="2BC044E4" w:rsidTr="00713B1D">
        <w:trPr>
          <w:trHeight w:val="290"/>
        </w:trPr>
        <w:tc>
          <w:tcPr>
            <w:tcW w:w="3402" w:type="dxa"/>
            <w:tcBorders>
              <w:top w:val="nil"/>
              <w:left w:val="nil"/>
              <w:bottom w:val="nil"/>
              <w:right w:val="nil"/>
            </w:tcBorders>
            <w:shd w:val="clear" w:color="auto" w:fill="auto"/>
            <w:noWrap/>
            <w:vAlign w:val="bottom"/>
          </w:tcPr>
          <w:p w14:paraId="55A7CBF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BF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C0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C0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C0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C03"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C04"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C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C0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75.97</w:t>
            </w:r>
          </w:p>
        </w:tc>
        <w:tc>
          <w:tcPr>
            <w:tcW w:w="1417" w:type="dxa"/>
            <w:tcBorders>
              <w:top w:val="nil"/>
              <w:left w:val="nil"/>
              <w:bottom w:val="nil"/>
              <w:right w:val="nil"/>
            </w:tcBorders>
          </w:tcPr>
          <w:p w14:paraId="0A1FA38A" w14:textId="77777777" w:rsidR="00713B1D" w:rsidRPr="00270E7F" w:rsidRDefault="00713B1D" w:rsidP="00EB30B9">
            <w:pPr>
              <w:jc w:val="right"/>
              <w:rPr>
                <w:rFonts w:ascii="Times New Roman" w:hAnsi="Times New Roman" w:cs="Times New Roman"/>
                <w:color w:val="000000"/>
              </w:rPr>
            </w:pPr>
          </w:p>
        </w:tc>
      </w:tr>
      <w:tr w:rsidR="00713B1D" w:rsidRPr="005D47E4" w14:paraId="55A7CC11" w14:textId="7AD1AE42" w:rsidTr="00713B1D">
        <w:trPr>
          <w:trHeight w:val="290"/>
        </w:trPr>
        <w:tc>
          <w:tcPr>
            <w:tcW w:w="3402" w:type="dxa"/>
            <w:tcBorders>
              <w:top w:val="nil"/>
              <w:left w:val="nil"/>
              <w:bottom w:val="nil"/>
              <w:right w:val="nil"/>
            </w:tcBorders>
            <w:shd w:val="clear" w:color="auto" w:fill="auto"/>
            <w:noWrap/>
            <w:vAlign w:val="bottom"/>
          </w:tcPr>
          <w:p w14:paraId="55A7CC0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Chrysojasminum humile</w:t>
            </w:r>
          </w:p>
        </w:tc>
        <w:tc>
          <w:tcPr>
            <w:tcW w:w="1560" w:type="dxa"/>
            <w:tcBorders>
              <w:top w:val="nil"/>
              <w:left w:val="nil"/>
              <w:bottom w:val="nil"/>
              <w:right w:val="nil"/>
            </w:tcBorders>
            <w:shd w:val="clear" w:color="auto" w:fill="auto"/>
            <w:noWrap/>
            <w:vAlign w:val="bottom"/>
          </w:tcPr>
          <w:p w14:paraId="55A7CC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CC0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Oleaceae</w:t>
            </w:r>
          </w:p>
        </w:tc>
        <w:tc>
          <w:tcPr>
            <w:tcW w:w="851" w:type="dxa"/>
            <w:tcBorders>
              <w:top w:val="nil"/>
              <w:left w:val="nil"/>
              <w:bottom w:val="nil"/>
              <w:right w:val="nil"/>
            </w:tcBorders>
            <w:vAlign w:val="bottom"/>
          </w:tcPr>
          <w:p w14:paraId="55A7CC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0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0D"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C0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C0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1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1963.99</w:t>
            </w:r>
          </w:p>
        </w:tc>
        <w:tc>
          <w:tcPr>
            <w:tcW w:w="1417" w:type="dxa"/>
            <w:tcBorders>
              <w:top w:val="nil"/>
              <w:left w:val="nil"/>
              <w:bottom w:val="nil"/>
              <w:right w:val="nil"/>
            </w:tcBorders>
          </w:tcPr>
          <w:p w14:paraId="591724F8" w14:textId="77777777" w:rsidR="00713B1D" w:rsidRPr="00270E7F" w:rsidRDefault="00713B1D" w:rsidP="00EB30B9">
            <w:pPr>
              <w:jc w:val="right"/>
              <w:rPr>
                <w:rFonts w:ascii="Times New Roman" w:hAnsi="Times New Roman" w:cs="Times New Roman"/>
                <w:color w:val="000000"/>
              </w:rPr>
            </w:pPr>
          </w:p>
        </w:tc>
      </w:tr>
      <w:tr w:rsidR="00713B1D" w:rsidRPr="005D47E4" w14:paraId="55A7CC1B" w14:textId="67F215D5" w:rsidTr="00713B1D">
        <w:trPr>
          <w:trHeight w:val="290"/>
        </w:trPr>
        <w:tc>
          <w:tcPr>
            <w:tcW w:w="3402" w:type="dxa"/>
            <w:tcBorders>
              <w:top w:val="nil"/>
              <w:left w:val="nil"/>
              <w:bottom w:val="nil"/>
              <w:right w:val="nil"/>
            </w:tcBorders>
            <w:shd w:val="clear" w:color="auto" w:fill="auto"/>
            <w:noWrap/>
            <w:vAlign w:val="bottom"/>
          </w:tcPr>
          <w:p w14:paraId="55A7CC1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Cirsium arvense</w:t>
            </w:r>
          </w:p>
        </w:tc>
        <w:tc>
          <w:tcPr>
            <w:tcW w:w="1560" w:type="dxa"/>
            <w:tcBorders>
              <w:top w:val="nil"/>
              <w:left w:val="nil"/>
              <w:bottom w:val="nil"/>
              <w:right w:val="nil"/>
            </w:tcBorders>
            <w:shd w:val="clear" w:color="auto" w:fill="auto"/>
            <w:noWrap/>
            <w:vAlign w:val="bottom"/>
          </w:tcPr>
          <w:p w14:paraId="55A7CC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C1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C1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1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C17"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C1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1.34</w:t>
            </w:r>
          </w:p>
        </w:tc>
        <w:tc>
          <w:tcPr>
            <w:tcW w:w="1417" w:type="dxa"/>
            <w:tcBorders>
              <w:top w:val="nil"/>
              <w:left w:val="nil"/>
              <w:bottom w:val="nil"/>
              <w:right w:val="nil"/>
            </w:tcBorders>
            <w:vAlign w:val="bottom"/>
          </w:tcPr>
          <w:p w14:paraId="55A7CC1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C1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12.51</w:t>
            </w:r>
          </w:p>
        </w:tc>
        <w:tc>
          <w:tcPr>
            <w:tcW w:w="1417" w:type="dxa"/>
            <w:tcBorders>
              <w:top w:val="nil"/>
              <w:left w:val="nil"/>
              <w:bottom w:val="nil"/>
              <w:right w:val="nil"/>
            </w:tcBorders>
          </w:tcPr>
          <w:p w14:paraId="4D3C811E" w14:textId="77777777" w:rsidR="00713B1D" w:rsidRPr="00270E7F" w:rsidRDefault="00713B1D" w:rsidP="00EB30B9">
            <w:pPr>
              <w:jc w:val="right"/>
              <w:rPr>
                <w:rFonts w:ascii="Times New Roman" w:hAnsi="Times New Roman" w:cs="Times New Roman"/>
                <w:color w:val="000000"/>
              </w:rPr>
            </w:pPr>
          </w:p>
        </w:tc>
      </w:tr>
      <w:tr w:rsidR="00713B1D" w:rsidRPr="005D47E4" w14:paraId="55A7CC25" w14:textId="25323597" w:rsidTr="00713B1D">
        <w:trPr>
          <w:trHeight w:val="290"/>
        </w:trPr>
        <w:tc>
          <w:tcPr>
            <w:tcW w:w="3402" w:type="dxa"/>
            <w:tcBorders>
              <w:top w:val="nil"/>
              <w:left w:val="nil"/>
              <w:bottom w:val="nil"/>
              <w:right w:val="nil"/>
            </w:tcBorders>
            <w:shd w:val="clear" w:color="auto" w:fill="auto"/>
            <w:noWrap/>
            <w:vAlign w:val="bottom"/>
          </w:tcPr>
          <w:p w14:paraId="55A7CC1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C1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C1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C1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C2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C21"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C22"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C2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2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186.58</w:t>
            </w:r>
          </w:p>
        </w:tc>
        <w:tc>
          <w:tcPr>
            <w:tcW w:w="1417" w:type="dxa"/>
            <w:tcBorders>
              <w:top w:val="nil"/>
              <w:left w:val="nil"/>
              <w:bottom w:val="nil"/>
              <w:right w:val="nil"/>
            </w:tcBorders>
          </w:tcPr>
          <w:p w14:paraId="123EA598" w14:textId="77777777" w:rsidR="00713B1D" w:rsidRPr="00270E7F" w:rsidRDefault="00713B1D" w:rsidP="00EB30B9">
            <w:pPr>
              <w:jc w:val="right"/>
              <w:rPr>
                <w:rFonts w:ascii="Times New Roman" w:hAnsi="Times New Roman" w:cs="Times New Roman"/>
                <w:color w:val="000000"/>
              </w:rPr>
            </w:pPr>
          </w:p>
        </w:tc>
      </w:tr>
      <w:tr w:rsidR="00713B1D" w:rsidRPr="005D47E4" w14:paraId="55A7CC2F" w14:textId="0863737E" w:rsidTr="00713B1D">
        <w:trPr>
          <w:trHeight w:val="290"/>
        </w:trPr>
        <w:tc>
          <w:tcPr>
            <w:tcW w:w="3402" w:type="dxa"/>
            <w:tcBorders>
              <w:top w:val="nil"/>
              <w:left w:val="nil"/>
              <w:bottom w:val="nil"/>
              <w:right w:val="nil"/>
            </w:tcBorders>
            <w:shd w:val="clear" w:color="auto" w:fill="auto"/>
            <w:noWrap/>
            <w:vAlign w:val="bottom"/>
          </w:tcPr>
          <w:p w14:paraId="55A7CC2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C2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C2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C2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C2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C2B"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C2C"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C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C2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15.03</w:t>
            </w:r>
          </w:p>
        </w:tc>
        <w:tc>
          <w:tcPr>
            <w:tcW w:w="1417" w:type="dxa"/>
            <w:tcBorders>
              <w:top w:val="nil"/>
              <w:left w:val="nil"/>
              <w:bottom w:val="nil"/>
              <w:right w:val="nil"/>
            </w:tcBorders>
          </w:tcPr>
          <w:p w14:paraId="6A524FE2" w14:textId="77777777" w:rsidR="00713B1D" w:rsidRPr="00270E7F" w:rsidRDefault="00713B1D" w:rsidP="00EB30B9">
            <w:pPr>
              <w:jc w:val="right"/>
              <w:rPr>
                <w:rFonts w:ascii="Times New Roman" w:hAnsi="Times New Roman" w:cs="Times New Roman"/>
                <w:color w:val="000000"/>
              </w:rPr>
            </w:pPr>
          </w:p>
        </w:tc>
      </w:tr>
      <w:tr w:rsidR="00713B1D" w:rsidRPr="005D47E4" w14:paraId="55A7CC39" w14:textId="72CF8A42" w:rsidTr="00713B1D">
        <w:trPr>
          <w:trHeight w:val="290"/>
        </w:trPr>
        <w:tc>
          <w:tcPr>
            <w:tcW w:w="3402" w:type="dxa"/>
            <w:tcBorders>
              <w:top w:val="nil"/>
              <w:left w:val="nil"/>
              <w:bottom w:val="nil"/>
              <w:right w:val="nil"/>
            </w:tcBorders>
            <w:shd w:val="clear" w:color="auto" w:fill="auto"/>
            <w:noWrap/>
            <w:vAlign w:val="bottom"/>
          </w:tcPr>
          <w:p w14:paraId="55A7CC3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Cirsium vulgare</w:t>
            </w:r>
          </w:p>
        </w:tc>
        <w:tc>
          <w:tcPr>
            <w:tcW w:w="1560" w:type="dxa"/>
            <w:tcBorders>
              <w:top w:val="nil"/>
              <w:left w:val="nil"/>
              <w:bottom w:val="nil"/>
              <w:right w:val="nil"/>
            </w:tcBorders>
            <w:shd w:val="clear" w:color="auto" w:fill="auto"/>
            <w:noWrap/>
            <w:vAlign w:val="bottom"/>
          </w:tcPr>
          <w:p w14:paraId="55A7CC3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C3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C3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3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C3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C3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2.91</w:t>
            </w:r>
          </w:p>
        </w:tc>
        <w:tc>
          <w:tcPr>
            <w:tcW w:w="1417" w:type="dxa"/>
            <w:tcBorders>
              <w:top w:val="nil"/>
              <w:left w:val="nil"/>
              <w:bottom w:val="nil"/>
              <w:right w:val="nil"/>
            </w:tcBorders>
            <w:vAlign w:val="bottom"/>
          </w:tcPr>
          <w:p w14:paraId="55A7CC3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C3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12.36</w:t>
            </w:r>
          </w:p>
        </w:tc>
        <w:tc>
          <w:tcPr>
            <w:tcW w:w="1417" w:type="dxa"/>
            <w:tcBorders>
              <w:top w:val="nil"/>
              <w:left w:val="nil"/>
              <w:bottom w:val="nil"/>
              <w:right w:val="nil"/>
            </w:tcBorders>
          </w:tcPr>
          <w:p w14:paraId="1EF7FB2B" w14:textId="77777777" w:rsidR="00713B1D" w:rsidRPr="00270E7F" w:rsidRDefault="00713B1D" w:rsidP="00EB30B9">
            <w:pPr>
              <w:jc w:val="right"/>
              <w:rPr>
                <w:rFonts w:ascii="Times New Roman" w:hAnsi="Times New Roman" w:cs="Times New Roman"/>
                <w:color w:val="000000"/>
              </w:rPr>
            </w:pPr>
          </w:p>
        </w:tc>
      </w:tr>
      <w:tr w:rsidR="00713B1D" w:rsidRPr="005D47E4" w14:paraId="55A7CC43" w14:textId="2A6B5765" w:rsidTr="00713B1D">
        <w:trPr>
          <w:trHeight w:val="290"/>
        </w:trPr>
        <w:tc>
          <w:tcPr>
            <w:tcW w:w="3402" w:type="dxa"/>
            <w:tcBorders>
              <w:top w:val="nil"/>
              <w:left w:val="nil"/>
              <w:bottom w:val="nil"/>
              <w:right w:val="nil"/>
            </w:tcBorders>
            <w:shd w:val="clear" w:color="auto" w:fill="auto"/>
            <w:noWrap/>
            <w:vAlign w:val="bottom"/>
          </w:tcPr>
          <w:p w14:paraId="55A7CC3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C3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C3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C3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C3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C3F"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C40"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C4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4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184.29</w:t>
            </w:r>
          </w:p>
        </w:tc>
        <w:tc>
          <w:tcPr>
            <w:tcW w:w="1417" w:type="dxa"/>
            <w:tcBorders>
              <w:top w:val="nil"/>
              <w:left w:val="nil"/>
              <w:bottom w:val="nil"/>
              <w:right w:val="nil"/>
            </w:tcBorders>
          </w:tcPr>
          <w:p w14:paraId="73048F10" w14:textId="77777777" w:rsidR="00713B1D" w:rsidRPr="00270E7F" w:rsidRDefault="00713B1D" w:rsidP="00EB30B9">
            <w:pPr>
              <w:jc w:val="right"/>
              <w:rPr>
                <w:rFonts w:ascii="Times New Roman" w:hAnsi="Times New Roman" w:cs="Times New Roman"/>
                <w:color w:val="000000"/>
              </w:rPr>
            </w:pPr>
          </w:p>
        </w:tc>
      </w:tr>
      <w:tr w:rsidR="00713B1D" w:rsidRPr="005D47E4" w14:paraId="55A7CC4D" w14:textId="10F13CB2" w:rsidTr="00713B1D">
        <w:trPr>
          <w:trHeight w:val="290"/>
        </w:trPr>
        <w:tc>
          <w:tcPr>
            <w:tcW w:w="3402" w:type="dxa"/>
            <w:tcBorders>
              <w:top w:val="nil"/>
              <w:left w:val="nil"/>
              <w:bottom w:val="nil"/>
              <w:right w:val="nil"/>
            </w:tcBorders>
            <w:shd w:val="clear" w:color="auto" w:fill="auto"/>
            <w:noWrap/>
            <w:vAlign w:val="bottom"/>
          </w:tcPr>
          <w:p w14:paraId="55A7CC44"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C45"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C46"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C47"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C48"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C49"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C4A"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C4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C4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14.85</w:t>
            </w:r>
          </w:p>
        </w:tc>
        <w:tc>
          <w:tcPr>
            <w:tcW w:w="1417" w:type="dxa"/>
            <w:tcBorders>
              <w:top w:val="nil"/>
              <w:left w:val="nil"/>
              <w:bottom w:val="nil"/>
              <w:right w:val="nil"/>
            </w:tcBorders>
          </w:tcPr>
          <w:p w14:paraId="11B23117" w14:textId="77777777" w:rsidR="00713B1D" w:rsidRPr="00270E7F" w:rsidRDefault="00713B1D" w:rsidP="00EB30B9">
            <w:pPr>
              <w:jc w:val="right"/>
              <w:rPr>
                <w:rFonts w:ascii="Times New Roman" w:hAnsi="Times New Roman" w:cs="Times New Roman"/>
                <w:color w:val="000000"/>
              </w:rPr>
            </w:pPr>
          </w:p>
        </w:tc>
      </w:tr>
      <w:tr w:rsidR="00713B1D" w:rsidRPr="005D47E4" w14:paraId="55A7CC57" w14:textId="7C11EA36" w:rsidTr="00713B1D">
        <w:trPr>
          <w:trHeight w:val="290"/>
        </w:trPr>
        <w:tc>
          <w:tcPr>
            <w:tcW w:w="3402" w:type="dxa"/>
            <w:tcBorders>
              <w:top w:val="nil"/>
              <w:left w:val="nil"/>
              <w:bottom w:val="nil"/>
              <w:right w:val="nil"/>
            </w:tcBorders>
            <w:shd w:val="clear" w:color="auto" w:fill="auto"/>
            <w:noWrap/>
            <w:vAlign w:val="bottom"/>
          </w:tcPr>
          <w:p w14:paraId="55A7CC4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Clematis flammula</w:t>
            </w:r>
          </w:p>
        </w:tc>
        <w:tc>
          <w:tcPr>
            <w:tcW w:w="1560" w:type="dxa"/>
            <w:tcBorders>
              <w:top w:val="nil"/>
              <w:left w:val="nil"/>
              <w:bottom w:val="nil"/>
              <w:right w:val="nil"/>
            </w:tcBorders>
            <w:shd w:val="clear" w:color="auto" w:fill="auto"/>
            <w:noWrap/>
            <w:vAlign w:val="bottom"/>
          </w:tcPr>
          <w:p w14:paraId="55A7CC4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Ranunculales</w:t>
            </w:r>
          </w:p>
        </w:tc>
        <w:tc>
          <w:tcPr>
            <w:tcW w:w="1984" w:type="dxa"/>
            <w:tcBorders>
              <w:top w:val="nil"/>
              <w:left w:val="nil"/>
              <w:bottom w:val="nil"/>
              <w:right w:val="nil"/>
            </w:tcBorders>
            <w:shd w:val="clear" w:color="auto" w:fill="auto"/>
            <w:noWrap/>
            <w:vAlign w:val="bottom"/>
          </w:tcPr>
          <w:p w14:paraId="55A7CC5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Ranunculaceae</w:t>
            </w:r>
          </w:p>
        </w:tc>
        <w:tc>
          <w:tcPr>
            <w:tcW w:w="851" w:type="dxa"/>
            <w:tcBorders>
              <w:top w:val="nil"/>
              <w:left w:val="nil"/>
              <w:bottom w:val="nil"/>
              <w:right w:val="nil"/>
            </w:tcBorders>
            <w:vAlign w:val="bottom"/>
          </w:tcPr>
          <w:p w14:paraId="55A7CC5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5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53"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C54"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8.12</w:t>
            </w:r>
          </w:p>
        </w:tc>
        <w:tc>
          <w:tcPr>
            <w:tcW w:w="1417" w:type="dxa"/>
            <w:tcBorders>
              <w:top w:val="nil"/>
              <w:left w:val="nil"/>
              <w:bottom w:val="nil"/>
              <w:right w:val="nil"/>
            </w:tcBorders>
            <w:vAlign w:val="bottom"/>
          </w:tcPr>
          <w:p w14:paraId="55A7CC5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C5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35.23</w:t>
            </w:r>
          </w:p>
        </w:tc>
        <w:tc>
          <w:tcPr>
            <w:tcW w:w="1417" w:type="dxa"/>
            <w:tcBorders>
              <w:top w:val="nil"/>
              <w:left w:val="nil"/>
              <w:bottom w:val="nil"/>
              <w:right w:val="nil"/>
            </w:tcBorders>
          </w:tcPr>
          <w:p w14:paraId="565315EC" w14:textId="77777777" w:rsidR="00713B1D" w:rsidRPr="00270E7F" w:rsidRDefault="00713B1D" w:rsidP="00EB30B9">
            <w:pPr>
              <w:jc w:val="right"/>
              <w:rPr>
                <w:rFonts w:ascii="Times New Roman" w:hAnsi="Times New Roman" w:cs="Times New Roman"/>
                <w:color w:val="000000"/>
              </w:rPr>
            </w:pPr>
          </w:p>
        </w:tc>
      </w:tr>
      <w:tr w:rsidR="00713B1D" w:rsidRPr="005D47E4" w14:paraId="55A7CC61" w14:textId="4C7CE5C3" w:rsidTr="00713B1D">
        <w:trPr>
          <w:trHeight w:val="290"/>
        </w:trPr>
        <w:tc>
          <w:tcPr>
            <w:tcW w:w="3402" w:type="dxa"/>
            <w:tcBorders>
              <w:top w:val="nil"/>
              <w:left w:val="nil"/>
              <w:bottom w:val="nil"/>
              <w:right w:val="nil"/>
            </w:tcBorders>
            <w:shd w:val="clear" w:color="auto" w:fill="auto"/>
            <w:noWrap/>
            <w:vAlign w:val="bottom"/>
          </w:tcPr>
          <w:p w14:paraId="55A7CC5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Clematis terniflora</w:t>
            </w:r>
          </w:p>
        </w:tc>
        <w:tc>
          <w:tcPr>
            <w:tcW w:w="1560" w:type="dxa"/>
            <w:tcBorders>
              <w:top w:val="nil"/>
              <w:left w:val="nil"/>
              <w:bottom w:val="nil"/>
              <w:right w:val="nil"/>
            </w:tcBorders>
            <w:shd w:val="clear" w:color="auto" w:fill="auto"/>
            <w:noWrap/>
            <w:vAlign w:val="bottom"/>
          </w:tcPr>
          <w:p w14:paraId="55A7CC5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Ranunculales</w:t>
            </w:r>
          </w:p>
        </w:tc>
        <w:tc>
          <w:tcPr>
            <w:tcW w:w="1984" w:type="dxa"/>
            <w:tcBorders>
              <w:top w:val="nil"/>
              <w:left w:val="nil"/>
              <w:bottom w:val="nil"/>
              <w:right w:val="nil"/>
            </w:tcBorders>
            <w:shd w:val="clear" w:color="auto" w:fill="auto"/>
            <w:noWrap/>
            <w:vAlign w:val="bottom"/>
          </w:tcPr>
          <w:p w14:paraId="55A7CC5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Ranunculaceae</w:t>
            </w:r>
          </w:p>
        </w:tc>
        <w:tc>
          <w:tcPr>
            <w:tcW w:w="851" w:type="dxa"/>
            <w:tcBorders>
              <w:top w:val="nil"/>
              <w:left w:val="nil"/>
              <w:bottom w:val="nil"/>
              <w:right w:val="nil"/>
            </w:tcBorders>
            <w:vAlign w:val="bottom"/>
          </w:tcPr>
          <w:p w14:paraId="55A7CC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5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5D"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C5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5.24</w:t>
            </w:r>
          </w:p>
        </w:tc>
        <w:tc>
          <w:tcPr>
            <w:tcW w:w="1417" w:type="dxa"/>
            <w:tcBorders>
              <w:top w:val="nil"/>
              <w:left w:val="nil"/>
              <w:bottom w:val="nil"/>
              <w:right w:val="nil"/>
            </w:tcBorders>
            <w:vAlign w:val="bottom"/>
          </w:tcPr>
          <w:p w14:paraId="55A7CC5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C6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36.29</w:t>
            </w:r>
          </w:p>
        </w:tc>
        <w:tc>
          <w:tcPr>
            <w:tcW w:w="1417" w:type="dxa"/>
            <w:tcBorders>
              <w:top w:val="nil"/>
              <w:left w:val="nil"/>
              <w:bottom w:val="nil"/>
              <w:right w:val="nil"/>
            </w:tcBorders>
          </w:tcPr>
          <w:p w14:paraId="6E873A4F" w14:textId="77777777" w:rsidR="00713B1D" w:rsidRPr="00270E7F" w:rsidRDefault="00713B1D" w:rsidP="00EB30B9">
            <w:pPr>
              <w:jc w:val="right"/>
              <w:rPr>
                <w:rFonts w:ascii="Times New Roman" w:hAnsi="Times New Roman" w:cs="Times New Roman"/>
                <w:color w:val="000000"/>
              </w:rPr>
            </w:pPr>
          </w:p>
        </w:tc>
      </w:tr>
      <w:tr w:rsidR="00713B1D" w:rsidRPr="005D47E4" w14:paraId="55A7CC6B" w14:textId="54D4EC0C" w:rsidTr="00713B1D">
        <w:trPr>
          <w:trHeight w:val="290"/>
        </w:trPr>
        <w:tc>
          <w:tcPr>
            <w:tcW w:w="3402" w:type="dxa"/>
            <w:tcBorders>
              <w:top w:val="nil"/>
              <w:left w:val="nil"/>
              <w:bottom w:val="nil"/>
              <w:right w:val="nil"/>
            </w:tcBorders>
            <w:shd w:val="clear" w:color="auto" w:fill="auto"/>
            <w:noWrap/>
            <w:vAlign w:val="bottom"/>
          </w:tcPr>
          <w:p w14:paraId="55A7CC6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Clematis vitalba</w:t>
            </w:r>
          </w:p>
        </w:tc>
        <w:tc>
          <w:tcPr>
            <w:tcW w:w="1560" w:type="dxa"/>
            <w:tcBorders>
              <w:top w:val="nil"/>
              <w:left w:val="nil"/>
              <w:bottom w:val="nil"/>
              <w:right w:val="nil"/>
            </w:tcBorders>
            <w:shd w:val="clear" w:color="auto" w:fill="auto"/>
            <w:noWrap/>
            <w:vAlign w:val="bottom"/>
          </w:tcPr>
          <w:p w14:paraId="55A7CC6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Ranunculales</w:t>
            </w:r>
          </w:p>
        </w:tc>
        <w:tc>
          <w:tcPr>
            <w:tcW w:w="1984" w:type="dxa"/>
            <w:tcBorders>
              <w:top w:val="nil"/>
              <w:left w:val="nil"/>
              <w:bottom w:val="nil"/>
              <w:right w:val="nil"/>
            </w:tcBorders>
            <w:shd w:val="clear" w:color="auto" w:fill="auto"/>
            <w:noWrap/>
            <w:vAlign w:val="bottom"/>
          </w:tcPr>
          <w:p w14:paraId="55A7CC6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Ranunculaceae</w:t>
            </w:r>
          </w:p>
        </w:tc>
        <w:tc>
          <w:tcPr>
            <w:tcW w:w="851" w:type="dxa"/>
            <w:tcBorders>
              <w:top w:val="nil"/>
              <w:left w:val="nil"/>
              <w:bottom w:val="nil"/>
              <w:right w:val="nil"/>
            </w:tcBorders>
            <w:vAlign w:val="bottom"/>
          </w:tcPr>
          <w:p w14:paraId="55A7CC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6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C67"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C6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2.22</w:t>
            </w:r>
          </w:p>
        </w:tc>
        <w:tc>
          <w:tcPr>
            <w:tcW w:w="1417" w:type="dxa"/>
            <w:tcBorders>
              <w:top w:val="nil"/>
              <w:left w:val="nil"/>
              <w:bottom w:val="nil"/>
              <w:right w:val="nil"/>
            </w:tcBorders>
            <w:vAlign w:val="bottom"/>
          </w:tcPr>
          <w:p w14:paraId="55A7CC6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C6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376.46</w:t>
            </w:r>
          </w:p>
        </w:tc>
        <w:tc>
          <w:tcPr>
            <w:tcW w:w="1417" w:type="dxa"/>
            <w:tcBorders>
              <w:top w:val="nil"/>
              <w:left w:val="nil"/>
              <w:bottom w:val="nil"/>
              <w:right w:val="nil"/>
            </w:tcBorders>
          </w:tcPr>
          <w:p w14:paraId="0770723D" w14:textId="77777777" w:rsidR="00713B1D" w:rsidRPr="00270E7F" w:rsidRDefault="00713B1D" w:rsidP="00EB30B9">
            <w:pPr>
              <w:jc w:val="right"/>
              <w:rPr>
                <w:rFonts w:ascii="Times New Roman" w:hAnsi="Times New Roman" w:cs="Times New Roman"/>
                <w:color w:val="000000"/>
              </w:rPr>
            </w:pPr>
          </w:p>
        </w:tc>
      </w:tr>
      <w:tr w:rsidR="00713B1D" w:rsidRPr="005D47E4" w14:paraId="55A7CC75" w14:textId="7FDB3485" w:rsidTr="00713B1D">
        <w:trPr>
          <w:trHeight w:val="290"/>
        </w:trPr>
        <w:tc>
          <w:tcPr>
            <w:tcW w:w="3402" w:type="dxa"/>
            <w:tcBorders>
              <w:top w:val="nil"/>
              <w:left w:val="nil"/>
              <w:bottom w:val="nil"/>
              <w:right w:val="nil"/>
            </w:tcBorders>
            <w:shd w:val="clear" w:color="auto" w:fill="auto"/>
            <w:noWrap/>
            <w:vAlign w:val="bottom"/>
          </w:tcPr>
          <w:p w14:paraId="55A7CC6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Cobaea scandens</w:t>
            </w:r>
          </w:p>
        </w:tc>
        <w:tc>
          <w:tcPr>
            <w:tcW w:w="1560" w:type="dxa"/>
            <w:tcBorders>
              <w:top w:val="nil"/>
              <w:left w:val="nil"/>
              <w:bottom w:val="nil"/>
              <w:right w:val="nil"/>
            </w:tcBorders>
            <w:shd w:val="clear" w:color="auto" w:fill="auto"/>
            <w:noWrap/>
            <w:vAlign w:val="bottom"/>
          </w:tcPr>
          <w:p w14:paraId="55A7CC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Ericales</w:t>
            </w:r>
          </w:p>
        </w:tc>
        <w:tc>
          <w:tcPr>
            <w:tcW w:w="1984" w:type="dxa"/>
            <w:tcBorders>
              <w:top w:val="nil"/>
              <w:left w:val="nil"/>
              <w:bottom w:val="nil"/>
              <w:right w:val="nil"/>
            </w:tcBorders>
            <w:shd w:val="clear" w:color="auto" w:fill="auto"/>
            <w:noWrap/>
            <w:vAlign w:val="bottom"/>
          </w:tcPr>
          <w:p w14:paraId="55A7CC6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Polemoniaceae</w:t>
            </w:r>
          </w:p>
        </w:tc>
        <w:tc>
          <w:tcPr>
            <w:tcW w:w="851" w:type="dxa"/>
            <w:tcBorders>
              <w:top w:val="nil"/>
              <w:left w:val="nil"/>
              <w:bottom w:val="nil"/>
              <w:right w:val="nil"/>
            </w:tcBorders>
            <w:vAlign w:val="bottom"/>
          </w:tcPr>
          <w:p w14:paraId="55A7CC6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7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71"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C72"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72.30</w:t>
            </w:r>
          </w:p>
        </w:tc>
        <w:tc>
          <w:tcPr>
            <w:tcW w:w="1417" w:type="dxa"/>
            <w:tcBorders>
              <w:top w:val="nil"/>
              <w:left w:val="nil"/>
              <w:bottom w:val="nil"/>
              <w:right w:val="nil"/>
            </w:tcBorders>
            <w:vAlign w:val="bottom"/>
          </w:tcPr>
          <w:p w14:paraId="55A7CC7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C7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21.01</w:t>
            </w:r>
          </w:p>
        </w:tc>
        <w:tc>
          <w:tcPr>
            <w:tcW w:w="1417" w:type="dxa"/>
            <w:tcBorders>
              <w:top w:val="nil"/>
              <w:left w:val="nil"/>
              <w:bottom w:val="nil"/>
              <w:right w:val="nil"/>
            </w:tcBorders>
          </w:tcPr>
          <w:p w14:paraId="177AD286" w14:textId="77777777" w:rsidR="00713B1D" w:rsidRPr="00270E7F" w:rsidRDefault="00713B1D" w:rsidP="00EB30B9">
            <w:pPr>
              <w:jc w:val="right"/>
              <w:rPr>
                <w:rFonts w:ascii="Times New Roman" w:hAnsi="Times New Roman" w:cs="Times New Roman"/>
                <w:color w:val="000000"/>
              </w:rPr>
            </w:pPr>
          </w:p>
        </w:tc>
      </w:tr>
      <w:tr w:rsidR="00713B1D" w:rsidRPr="005D47E4" w14:paraId="55A7CC7F" w14:textId="5DEB0A10" w:rsidTr="00713B1D">
        <w:trPr>
          <w:trHeight w:val="290"/>
        </w:trPr>
        <w:tc>
          <w:tcPr>
            <w:tcW w:w="3402" w:type="dxa"/>
            <w:tcBorders>
              <w:top w:val="nil"/>
              <w:left w:val="nil"/>
              <w:bottom w:val="nil"/>
              <w:right w:val="nil"/>
            </w:tcBorders>
            <w:shd w:val="clear" w:color="auto" w:fill="auto"/>
            <w:noWrap/>
            <w:vAlign w:val="bottom"/>
          </w:tcPr>
          <w:p w14:paraId="55A7CC7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Cornus capitata</w:t>
            </w:r>
          </w:p>
        </w:tc>
        <w:tc>
          <w:tcPr>
            <w:tcW w:w="1560" w:type="dxa"/>
            <w:tcBorders>
              <w:top w:val="nil"/>
              <w:left w:val="nil"/>
              <w:bottom w:val="nil"/>
              <w:right w:val="nil"/>
            </w:tcBorders>
            <w:shd w:val="clear" w:color="auto" w:fill="auto"/>
            <w:noWrap/>
            <w:vAlign w:val="bottom"/>
          </w:tcPr>
          <w:p w14:paraId="55A7CC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Cornales</w:t>
            </w:r>
          </w:p>
        </w:tc>
        <w:tc>
          <w:tcPr>
            <w:tcW w:w="1984" w:type="dxa"/>
            <w:tcBorders>
              <w:top w:val="nil"/>
              <w:left w:val="nil"/>
              <w:bottom w:val="nil"/>
              <w:right w:val="nil"/>
            </w:tcBorders>
            <w:shd w:val="clear" w:color="auto" w:fill="auto"/>
            <w:noWrap/>
            <w:vAlign w:val="bottom"/>
          </w:tcPr>
          <w:p w14:paraId="55A7CC7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Cornaceae</w:t>
            </w:r>
          </w:p>
        </w:tc>
        <w:tc>
          <w:tcPr>
            <w:tcW w:w="851" w:type="dxa"/>
            <w:tcBorders>
              <w:top w:val="nil"/>
              <w:left w:val="nil"/>
              <w:bottom w:val="nil"/>
              <w:right w:val="nil"/>
            </w:tcBorders>
            <w:vAlign w:val="bottom"/>
          </w:tcPr>
          <w:p w14:paraId="55A7CC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7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C7B"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CC7C"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36.90</w:t>
            </w:r>
          </w:p>
        </w:tc>
        <w:tc>
          <w:tcPr>
            <w:tcW w:w="1417" w:type="dxa"/>
            <w:tcBorders>
              <w:top w:val="nil"/>
              <w:left w:val="nil"/>
              <w:bottom w:val="nil"/>
              <w:right w:val="nil"/>
            </w:tcBorders>
            <w:vAlign w:val="bottom"/>
          </w:tcPr>
          <w:p w14:paraId="55A7CC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7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824.84</w:t>
            </w:r>
          </w:p>
        </w:tc>
        <w:tc>
          <w:tcPr>
            <w:tcW w:w="1417" w:type="dxa"/>
            <w:tcBorders>
              <w:top w:val="nil"/>
              <w:left w:val="nil"/>
              <w:bottom w:val="nil"/>
              <w:right w:val="nil"/>
            </w:tcBorders>
          </w:tcPr>
          <w:p w14:paraId="1CEDE82C" w14:textId="77777777" w:rsidR="00713B1D" w:rsidRPr="00270E7F" w:rsidRDefault="00713B1D" w:rsidP="00EB30B9">
            <w:pPr>
              <w:jc w:val="right"/>
              <w:rPr>
                <w:rFonts w:ascii="Times New Roman" w:hAnsi="Times New Roman" w:cs="Times New Roman"/>
                <w:color w:val="000000"/>
              </w:rPr>
            </w:pPr>
          </w:p>
        </w:tc>
      </w:tr>
      <w:tr w:rsidR="00713B1D" w:rsidRPr="005D47E4" w14:paraId="55A7CC89" w14:textId="6DF0AA16" w:rsidTr="00713B1D">
        <w:trPr>
          <w:trHeight w:val="290"/>
        </w:trPr>
        <w:tc>
          <w:tcPr>
            <w:tcW w:w="3402" w:type="dxa"/>
            <w:tcBorders>
              <w:top w:val="nil"/>
              <w:left w:val="nil"/>
              <w:bottom w:val="nil"/>
              <w:right w:val="nil"/>
            </w:tcBorders>
            <w:shd w:val="clear" w:color="auto" w:fill="auto"/>
            <w:noWrap/>
            <w:vAlign w:val="bottom"/>
          </w:tcPr>
          <w:p w14:paraId="55A7CC8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Cortaderia jubata</w:t>
            </w:r>
          </w:p>
        </w:tc>
        <w:tc>
          <w:tcPr>
            <w:tcW w:w="1560" w:type="dxa"/>
            <w:tcBorders>
              <w:top w:val="nil"/>
              <w:left w:val="nil"/>
              <w:bottom w:val="nil"/>
              <w:right w:val="nil"/>
            </w:tcBorders>
            <w:shd w:val="clear" w:color="auto" w:fill="auto"/>
            <w:noWrap/>
            <w:vAlign w:val="bottom"/>
          </w:tcPr>
          <w:p w14:paraId="55A7CC8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C8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CC8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8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8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4.5</w:t>
            </w:r>
          </w:p>
        </w:tc>
        <w:tc>
          <w:tcPr>
            <w:tcW w:w="1276" w:type="dxa"/>
            <w:tcBorders>
              <w:top w:val="nil"/>
              <w:left w:val="nil"/>
              <w:bottom w:val="nil"/>
              <w:right w:val="nil"/>
            </w:tcBorders>
            <w:vAlign w:val="bottom"/>
          </w:tcPr>
          <w:p w14:paraId="55A7CC8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C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C8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537.05</w:t>
            </w:r>
          </w:p>
        </w:tc>
        <w:tc>
          <w:tcPr>
            <w:tcW w:w="1417" w:type="dxa"/>
            <w:tcBorders>
              <w:top w:val="nil"/>
              <w:left w:val="nil"/>
              <w:bottom w:val="nil"/>
              <w:right w:val="nil"/>
            </w:tcBorders>
          </w:tcPr>
          <w:p w14:paraId="44BA007C" w14:textId="77777777" w:rsidR="00713B1D" w:rsidRPr="00270E7F" w:rsidRDefault="00713B1D" w:rsidP="00EB30B9">
            <w:pPr>
              <w:jc w:val="right"/>
              <w:rPr>
                <w:rFonts w:ascii="Times New Roman" w:hAnsi="Times New Roman" w:cs="Times New Roman"/>
                <w:color w:val="000000"/>
              </w:rPr>
            </w:pPr>
          </w:p>
        </w:tc>
      </w:tr>
      <w:tr w:rsidR="00713B1D" w:rsidRPr="005D47E4" w14:paraId="55A7CC93" w14:textId="2EB15D81" w:rsidTr="00713B1D">
        <w:trPr>
          <w:trHeight w:val="290"/>
        </w:trPr>
        <w:tc>
          <w:tcPr>
            <w:tcW w:w="3402" w:type="dxa"/>
            <w:tcBorders>
              <w:top w:val="nil"/>
              <w:left w:val="nil"/>
              <w:bottom w:val="nil"/>
              <w:right w:val="nil"/>
            </w:tcBorders>
            <w:shd w:val="clear" w:color="auto" w:fill="auto"/>
            <w:noWrap/>
            <w:vAlign w:val="bottom"/>
          </w:tcPr>
          <w:p w14:paraId="55A7CC8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Cortaderia selloana</w:t>
            </w:r>
          </w:p>
        </w:tc>
        <w:tc>
          <w:tcPr>
            <w:tcW w:w="1560" w:type="dxa"/>
            <w:tcBorders>
              <w:top w:val="nil"/>
              <w:left w:val="nil"/>
              <w:bottom w:val="nil"/>
              <w:right w:val="nil"/>
            </w:tcBorders>
            <w:shd w:val="clear" w:color="auto" w:fill="auto"/>
            <w:noWrap/>
            <w:vAlign w:val="bottom"/>
          </w:tcPr>
          <w:p w14:paraId="55A7CC8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C8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CC8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8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8F"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CC90"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C9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C9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587.47</w:t>
            </w:r>
          </w:p>
        </w:tc>
        <w:tc>
          <w:tcPr>
            <w:tcW w:w="1417" w:type="dxa"/>
            <w:tcBorders>
              <w:top w:val="nil"/>
              <w:left w:val="nil"/>
              <w:bottom w:val="nil"/>
              <w:right w:val="nil"/>
            </w:tcBorders>
          </w:tcPr>
          <w:p w14:paraId="655CEA23" w14:textId="77777777" w:rsidR="00713B1D" w:rsidRPr="00270E7F" w:rsidRDefault="00713B1D" w:rsidP="00EB30B9">
            <w:pPr>
              <w:jc w:val="right"/>
              <w:rPr>
                <w:rFonts w:ascii="Times New Roman" w:hAnsi="Times New Roman" w:cs="Times New Roman"/>
                <w:color w:val="000000"/>
              </w:rPr>
            </w:pPr>
          </w:p>
        </w:tc>
      </w:tr>
      <w:tr w:rsidR="00713B1D" w:rsidRPr="005D47E4" w14:paraId="55A7CC9D" w14:textId="388F3D79" w:rsidTr="00713B1D">
        <w:trPr>
          <w:trHeight w:val="290"/>
        </w:trPr>
        <w:tc>
          <w:tcPr>
            <w:tcW w:w="3402" w:type="dxa"/>
            <w:tcBorders>
              <w:top w:val="nil"/>
              <w:left w:val="nil"/>
              <w:bottom w:val="nil"/>
              <w:right w:val="nil"/>
            </w:tcBorders>
            <w:shd w:val="clear" w:color="auto" w:fill="auto"/>
            <w:noWrap/>
            <w:vAlign w:val="bottom"/>
          </w:tcPr>
          <w:p w14:paraId="55A7CC9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Cotoneaster coriaceus</w:t>
            </w:r>
          </w:p>
        </w:tc>
        <w:tc>
          <w:tcPr>
            <w:tcW w:w="1560" w:type="dxa"/>
            <w:tcBorders>
              <w:top w:val="nil"/>
              <w:left w:val="nil"/>
              <w:bottom w:val="nil"/>
              <w:right w:val="nil"/>
            </w:tcBorders>
            <w:shd w:val="clear" w:color="auto" w:fill="auto"/>
            <w:noWrap/>
            <w:vAlign w:val="bottom"/>
          </w:tcPr>
          <w:p w14:paraId="55A7CC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C9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CC9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9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99"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CC9A"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7.77</w:t>
            </w:r>
          </w:p>
        </w:tc>
        <w:tc>
          <w:tcPr>
            <w:tcW w:w="1417" w:type="dxa"/>
            <w:tcBorders>
              <w:top w:val="nil"/>
              <w:left w:val="nil"/>
              <w:bottom w:val="nil"/>
              <w:right w:val="nil"/>
            </w:tcBorders>
            <w:vAlign w:val="bottom"/>
          </w:tcPr>
          <w:p w14:paraId="55A7CC9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9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820.30</w:t>
            </w:r>
          </w:p>
        </w:tc>
        <w:tc>
          <w:tcPr>
            <w:tcW w:w="1417" w:type="dxa"/>
            <w:tcBorders>
              <w:top w:val="nil"/>
              <w:left w:val="nil"/>
              <w:bottom w:val="nil"/>
              <w:right w:val="nil"/>
            </w:tcBorders>
          </w:tcPr>
          <w:p w14:paraId="6A360EFD" w14:textId="77777777" w:rsidR="00713B1D" w:rsidRPr="00270E7F" w:rsidRDefault="00713B1D" w:rsidP="00EB30B9">
            <w:pPr>
              <w:jc w:val="right"/>
              <w:rPr>
                <w:rFonts w:ascii="Times New Roman" w:hAnsi="Times New Roman" w:cs="Times New Roman"/>
                <w:color w:val="000000"/>
              </w:rPr>
            </w:pPr>
          </w:p>
        </w:tc>
      </w:tr>
      <w:tr w:rsidR="00713B1D" w:rsidRPr="005D47E4" w14:paraId="55A7CCA7" w14:textId="36E9FD6A" w:rsidTr="00713B1D">
        <w:trPr>
          <w:trHeight w:val="290"/>
        </w:trPr>
        <w:tc>
          <w:tcPr>
            <w:tcW w:w="3402" w:type="dxa"/>
            <w:tcBorders>
              <w:top w:val="nil"/>
              <w:left w:val="nil"/>
              <w:bottom w:val="nil"/>
              <w:right w:val="nil"/>
            </w:tcBorders>
            <w:shd w:val="clear" w:color="auto" w:fill="auto"/>
            <w:noWrap/>
            <w:vAlign w:val="bottom"/>
          </w:tcPr>
          <w:p w14:paraId="55A7CC9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Cotoneaster franchetii</w:t>
            </w:r>
          </w:p>
        </w:tc>
        <w:tc>
          <w:tcPr>
            <w:tcW w:w="1560" w:type="dxa"/>
            <w:tcBorders>
              <w:top w:val="nil"/>
              <w:left w:val="nil"/>
              <w:bottom w:val="nil"/>
              <w:right w:val="nil"/>
            </w:tcBorders>
            <w:shd w:val="clear" w:color="auto" w:fill="auto"/>
            <w:noWrap/>
            <w:vAlign w:val="bottom"/>
          </w:tcPr>
          <w:p w14:paraId="55A7CC9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CA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CCA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A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A3"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CA4"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8.88</w:t>
            </w:r>
          </w:p>
        </w:tc>
        <w:tc>
          <w:tcPr>
            <w:tcW w:w="1417" w:type="dxa"/>
            <w:tcBorders>
              <w:top w:val="nil"/>
              <w:left w:val="nil"/>
              <w:bottom w:val="nil"/>
              <w:right w:val="nil"/>
            </w:tcBorders>
            <w:vAlign w:val="bottom"/>
          </w:tcPr>
          <w:p w14:paraId="55A7CCA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A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545.60</w:t>
            </w:r>
          </w:p>
        </w:tc>
        <w:tc>
          <w:tcPr>
            <w:tcW w:w="1417" w:type="dxa"/>
            <w:tcBorders>
              <w:top w:val="nil"/>
              <w:left w:val="nil"/>
              <w:bottom w:val="nil"/>
              <w:right w:val="nil"/>
            </w:tcBorders>
          </w:tcPr>
          <w:p w14:paraId="49ABAEDD" w14:textId="77777777" w:rsidR="00713B1D" w:rsidRPr="00270E7F" w:rsidRDefault="00713B1D" w:rsidP="00EB30B9">
            <w:pPr>
              <w:jc w:val="right"/>
              <w:rPr>
                <w:rFonts w:ascii="Times New Roman" w:hAnsi="Times New Roman" w:cs="Times New Roman"/>
                <w:color w:val="000000"/>
              </w:rPr>
            </w:pPr>
          </w:p>
        </w:tc>
      </w:tr>
      <w:tr w:rsidR="00713B1D" w:rsidRPr="005D47E4" w14:paraId="55A7CCB1" w14:textId="5A602894" w:rsidTr="00713B1D">
        <w:trPr>
          <w:trHeight w:val="290"/>
        </w:trPr>
        <w:tc>
          <w:tcPr>
            <w:tcW w:w="3402" w:type="dxa"/>
            <w:tcBorders>
              <w:top w:val="nil"/>
              <w:left w:val="nil"/>
              <w:bottom w:val="nil"/>
              <w:right w:val="nil"/>
            </w:tcBorders>
            <w:shd w:val="clear" w:color="auto" w:fill="auto"/>
            <w:noWrap/>
            <w:vAlign w:val="bottom"/>
          </w:tcPr>
          <w:p w14:paraId="55A7CCA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Cotoneaster glaucophyllus</w:t>
            </w:r>
          </w:p>
        </w:tc>
        <w:tc>
          <w:tcPr>
            <w:tcW w:w="1560" w:type="dxa"/>
            <w:tcBorders>
              <w:top w:val="nil"/>
              <w:left w:val="nil"/>
              <w:bottom w:val="nil"/>
              <w:right w:val="nil"/>
            </w:tcBorders>
            <w:shd w:val="clear" w:color="auto" w:fill="auto"/>
            <w:noWrap/>
            <w:vAlign w:val="bottom"/>
          </w:tcPr>
          <w:p w14:paraId="55A7CCA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CA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CC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A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AD"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4</w:t>
            </w:r>
          </w:p>
        </w:tc>
        <w:tc>
          <w:tcPr>
            <w:tcW w:w="1276" w:type="dxa"/>
            <w:tcBorders>
              <w:top w:val="nil"/>
              <w:left w:val="nil"/>
              <w:bottom w:val="nil"/>
              <w:right w:val="nil"/>
            </w:tcBorders>
            <w:vAlign w:val="bottom"/>
          </w:tcPr>
          <w:p w14:paraId="55A7CCA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7.18</w:t>
            </w:r>
          </w:p>
        </w:tc>
        <w:tc>
          <w:tcPr>
            <w:tcW w:w="1417" w:type="dxa"/>
            <w:tcBorders>
              <w:top w:val="nil"/>
              <w:left w:val="nil"/>
              <w:bottom w:val="nil"/>
              <w:right w:val="nil"/>
            </w:tcBorders>
            <w:vAlign w:val="bottom"/>
          </w:tcPr>
          <w:p w14:paraId="55A7CCA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B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762.13</w:t>
            </w:r>
          </w:p>
        </w:tc>
        <w:tc>
          <w:tcPr>
            <w:tcW w:w="1417" w:type="dxa"/>
            <w:tcBorders>
              <w:top w:val="nil"/>
              <w:left w:val="nil"/>
              <w:bottom w:val="nil"/>
              <w:right w:val="nil"/>
            </w:tcBorders>
          </w:tcPr>
          <w:p w14:paraId="36019CDE" w14:textId="77777777" w:rsidR="00713B1D" w:rsidRPr="00270E7F" w:rsidRDefault="00713B1D" w:rsidP="00EB30B9">
            <w:pPr>
              <w:jc w:val="right"/>
              <w:rPr>
                <w:rFonts w:ascii="Times New Roman" w:hAnsi="Times New Roman" w:cs="Times New Roman"/>
                <w:color w:val="000000"/>
              </w:rPr>
            </w:pPr>
          </w:p>
        </w:tc>
      </w:tr>
      <w:tr w:rsidR="00713B1D" w:rsidRPr="005D47E4" w14:paraId="55A7CCBB" w14:textId="76EBC816" w:rsidTr="00713B1D">
        <w:trPr>
          <w:trHeight w:val="290"/>
        </w:trPr>
        <w:tc>
          <w:tcPr>
            <w:tcW w:w="3402" w:type="dxa"/>
            <w:tcBorders>
              <w:top w:val="nil"/>
              <w:left w:val="nil"/>
              <w:bottom w:val="nil"/>
              <w:right w:val="nil"/>
            </w:tcBorders>
            <w:shd w:val="clear" w:color="auto" w:fill="auto"/>
            <w:noWrap/>
            <w:vAlign w:val="bottom"/>
          </w:tcPr>
          <w:p w14:paraId="55A7CCB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Cotoneaster simonsii</w:t>
            </w:r>
          </w:p>
        </w:tc>
        <w:tc>
          <w:tcPr>
            <w:tcW w:w="1560" w:type="dxa"/>
            <w:tcBorders>
              <w:top w:val="nil"/>
              <w:left w:val="nil"/>
              <w:bottom w:val="nil"/>
              <w:right w:val="nil"/>
            </w:tcBorders>
            <w:shd w:val="clear" w:color="auto" w:fill="auto"/>
            <w:noWrap/>
            <w:vAlign w:val="bottom"/>
          </w:tcPr>
          <w:p w14:paraId="55A7CCB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CB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CCB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B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B7"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3.5</w:t>
            </w:r>
          </w:p>
        </w:tc>
        <w:tc>
          <w:tcPr>
            <w:tcW w:w="1276" w:type="dxa"/>
            <w:tcBorders>
              <w:top w:val="nil"/>
              <w:left w:val="nil"/>
              <w:bottom w:val="nil"/>
              <w:right w:val="nil"/>
            </w:tcBorders>
            <w:vAlign w:val="bottom"/>
          </w:tcPr>
          <w:p w14:paraId="55A7CCB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13.18</w:t>
            </w:r>
          </w:p>
        </w:tc>
        <w:tc>
          <w:tcPr>
            <w:tcW w:w="1417" w:type="dxa"/>
            <w:tcBorders>
              <w:top w:val="nil"/>
              <w:left w:val="nil"/>
              <w:bottom w:val="nil"/>
              <w:right w:val="nil"/>
            </w:tcBorders>
            <w:vAlign w:val="bottom"/>
          </w:tcPr>
          <w:p w14:paraId="55A7CCB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B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626.94</w:t>
            </w:r>
          </w:p>
        </w:tc>
        <w:tc>
          <w:tcPr>
            <w:tcW w:w="1417" w:type="dxa"/>
            <w:tcBorders>
              <w:top w:val="nil"/>
              <w:left w:val="nil"/>
              <w:bottom w:val="nil"/>
              <w:right w:val="nil"/>
            </w:tcBorders>
          </w:tcPr>
          <w:p w14:paraId="4E67F338" w14:textId="77777777" w:rsidR="00713B1D" w:rsidRPr="00270E7F" w:rsidRDefault="00713B1D" w:rsidP="00EB30B9">
            <w:pPr>
              <w:jc w:val="right"/>
              <w:rPr>
                <w:rFonts w:ascii="Times New Roman" w:hAnsi="Times New Roman" w:cs="Times New Roman"/>
                <w:color w:val="000000"/>
              </w:rPr>
            </w:pPr>
          </w:p>
        </w:tc>
      </w:tr>
      <w:tr w:rsidR="00713B1D" w:rsidRPr="005D47E4" w14:paraId="55A7CCC5" w14:textId="04EA95AC" w:rsidTr="00713B1D">
        <w:trPr>
          <w:trHeight w:val="290"/>
        </w:trPr>
        <w:tc>
          <w:tcPr>
            <w:tcW w:w="3402" w:type="dxa"/>
            <w:tcBorders>
              <w:top w:val="nil"/>
              <w:left w:val="nil"/>
              <w:bottom w:val="nil"/>
              <w:right w:val="nil"/>
            </w:tcBorders>
            <w:shd w:val="clear" w:color="auto" w:fill="auto"/>
            <w:noWrap/>
            <w:vAlign w:val="bottom"/>
          </w:tcPr>
          <w:p w14:paraId="55A7CCB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Cotyledon orbiculata</w:t>
            </w:r>
          </w:p>
        </w:tc>
        <w:tc>
          <w:tcPr>
            <w:tcW w:w="1560" w:type="dxa"/>
            <w:tcBorders>
              <w:top w:val="nil"/>
              <w:left w:val="nil"/>
              <w:bottom w:val="nil"/>
              <w:right w:val="nil"/>
            </w:tcBorders>
            <w:shd w:val="clear" w:color="auto" w:fill="auto"/>
            <w:noWrap/>
            <w:vAlign w:val="bottom"/>
          </w:tcPr>
          <w:p w14:paraId="55A7CCB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Saxifragales</w:t>
            </w:r>
          </w:p>
        </w:tc>
        <w:tc>
          <w:tcPr>
            <w:tcW w:w="1984" w:type="dxa"/>
            <w:tcBorders>
              <w:top w:val="nil"/>
              <w:left w:val="nil"/>
              <w:bottom w:val="nil"/>
              <w:right w:val="nil"/>
            </w:tcBorders>
            <w:shd w:val="clear" w:color="auto" w:fill="auto"/>
            <w:noWrap/>
            <w:vAlign w:val="bottom"/>
          </w:tcPr>
          <w:p w14:paraId="55A7CCB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Crassulaceae</w:t>
            </w:r>
          </w:p>
        </w:tc>
        <w:tc>
          <w:tcPr>
            <w:tcW w:w="851" w:type="dxa"/>
            <w:tcBorders>
              <w:top w:val="nil"/>
              <w:left w:val="nil"/>
              <w:bottom w:val="nil"/>
              <w:right w:val="nil"/>
            </w:tcBorders>
            <w:vAlign w:val="bottom"/>
          </w:tcPr>
          <w:p w14:paraId="55A7CCB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C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C1"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0.5</w:t>
            </w:r>
          </w:p>
        </w:tc>
        <w:tc>
          <w:tcPr>
            <w:tcW w:w="1276" w:type="dxa"/>
            <w:tcBorders>
              <w:top w:val="nil"/>
              <w:left w:val="nil"/>
              <w:bottom w:val="nil"/>
              <w:right w:val="nil"/>
            </w:tcBorders>
            <w:vAlign w:val="bottom"/>
          </w:tcPr>
          <w:p w14:paraId="55A7CCC2"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0.02</w:t>
            </w:r>
          </w:p>
        </w:tc>
        <w:tc>
          <w:tcPr>
            <w:tcW w:w="1417" w:type="dxa"/>
            <w:tcBorders>
              <w:top w:val="nil"/>
              <w:left w:val="nil"/>
              <w:bottom w:val="nil"/>
              <w:right w:val="nil"/>
            </w:tcBorders>
            <w:vAlign w:val="bottom"/>
          </w:tcPr>
          <w:p w14:paraId="55A7CCC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CC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5.81</w:t>
            </w:r>
          </w:p>
        </w:tc>
        <w:tc>
          <w:tcPr>
            <w:tcW w:w="1417" w:type="dxa"/>
            <w:tcBorders>
              <w:top w:val="nil"/>
              <w:left w:val="nil"/>
              <w:bottom w:val="nil"/>
              <w:right w:val="nil"/>
            </w:tcBorders>
          </w:tcPr>
          <w:p w14:paraId="367C914C" w14:textId="77777777" w:rsidR="00713B1D" w:rsidRPr="00270E7F" w:rsidRDefault="00713B1D" w:rsidP="00EB30B9">
            <w:pPr>
              <w:jc w:val="right"/>
              <w:rPr>
                <w:rFonts w:ascii="Times New Roman" w:hAnsi="Times New Roman" w:cs="Times New Roman"/>
                <w:color w:val="000000"/>
              </w:rPr>
            </w:pPr>
          </w:p>
        </w:tc>
      </w:tr>
      <w:tr w:rsidR="00713B1D" w:rsidRPr="005D47E4" w14:paraId="55A7CCCF" w14:textId="63DED1B8" w:rsidTr="00713B1D">
        <w:trPr>
          <w:trHeight w:val="290"/>
        </w:trPr>
        <w:tc>
          <w:tcPr>
            <w:tcW w:w="3402" w:type="dxa"/>
            <w:tcBorders>
              <w:top w:val="nil"/>
              <w:left w:val="nil"/>
              <w:bottom w:val="nil"/>
              <w:right w:val="nil"/>
            </w:tcBorders>
            <w:shd w:val="clear" w:color="auto" w:fill="auto"/>
            <w:noWrap/>
            <w:vAlign w:val="bottom"/>
          </w:tcPr>
          <w:p w14:paraId="55A7CCC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Crataegus monogyna</w:t>
            </w:r>
          </w:p>
        </w:tc>
        <w:tc>
          <w:tcPr>
            <w:tcW w:w="1560" w:type="dxa"/>
            <w:tcBorders>
              <w:top w:val="nil"/>
              <w:left w:val="nil"/>
              <w:bottom w:val="nil"/>
              <w:right w:val="nil"/>
            </w:tcBorders>
            <w:shd w:val="clear" w:color="auto" w:fill="auto"/>
            <w:noWrap/>
            <w:vAlign w:val="bottom"/>
          </w:tcPr>
          <w:p w14:paraId="55A7CC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CC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CCC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CC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CCB"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CCC"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96.87</w:t>
            </w:r>
          </w:p>
        </w:tc>
        <w:tc>
          <w:tcPr>
            <w:tcW w:w="1417" w:type="dxa"/>
            <w:tcBorders>
              <w:top w:val="nil"/>
              <w:left w:val="nil"/>
              <w:bottom w:val="nil"/>
              <w:right w:val="nil"/>
            </w:tcBorders>
            <w:vAlign w:val="bottom"/>
          </w:tcPr>
          <w:p w14:paraId="55A7CCC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C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609.05</w:t>
            </w:r>
          </w:p>
        </w:tc>
        <w:tc>
          <w:tcPr>
            <w:tcW w:w="1417" w:type="dxa"/>
            <w:tcBorders>
              <w:top w:val="nil"/>
              <w:left w:val="nil"/>
              <w:bottom w:val="nil"/>
              <w:right w:val="nil"/>
            </w:tcBorders>
          </w:tcPr>
          <w:p w14:paraId="76207A20" w14:textId="77777777" w:rsidR="00713B1D" w:rsidRPr="00270E7F" w:rsidRDefault="00713B1D" w:rsidP="00EB30B9">
            <w:pPr>
              <w:jc w:val="right"/>
              <w:rPr>
                <w:rFonts w:ascii="Times New Roman" w:hAnsi="Times New Roman" w:cs="Times New Roman"/>
                <w:color w:val="000000"/>
              </w:rPr>
            </w:pPr>
          </w:p>
        </w:tc>
      </w:tr>
      <w:tr w:rsidR="00713B1D" w:rsidRPr="005D47E4" w14:paraId="55A7CCD9" w14:textId="56FA083F" w:rsidTr="00713B1D">
        <w:trPr>
          <w:trHeight w:val="290"/>
        </w:trPr>
        <w:tc>
          <w:tcPr>
            <w:tcW w:w="3402" w:type="dxa"/>
            <w:tcBorders>
              <w:top w:val="nil"/>
              <w:left w:val="nil"/>
              <w:bottom w:val="nil"/>
              <w:right w:val="nil"/>
            </w:tcBorders>
            <w:shd w:val="clear" w:color="auto" w:fill="auto"/>
            <w:noWrap/>
            <w:vAlign w:val="bottom"/>
          </w:tcPr>
          <w:p w14:paraId="55A7CCD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Cupressus macrocarpa</w:t>
            </w:r>
          </w:p>
        </w:tc>
        <w:tc>
          <w:tcPr>
            <w:tcW w:w="1560" w:type="dxa"/>
            <w:tcBorders>
              <w:top w:val="nil"/>
              <w:left w:val="nil"/>
              <w:bottom w:val="nil"/>
              <w:right w:val="nil"/>
            </w:tcBorders>
            <w:shd w:val="clear" w:color="auto" w:fill="auto"/>
            <w:noWrap/>
            <w:vAlign w:val="bottom"/>
          </w:tcPr>
          <w:p w14:paraId="55A7CCD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CCD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Cupressaceae</w:t>
            </w:r>
          </w:p>
        </w:tc>
        <w:tc>
          <w:tcPr>
            <w:tcW w:w="851" w:type="dxa"/>
            <w:tcBorders>
              <w:top w:val="nil"/>
              <w:left w:val="nil"/>
              <w:bottom w:val="nil"/>
              <w:right w:val="nil"/>
            </w:tcBorders>
            <w:vAlign w:val="bottom"/>
          </w:tcPr>
          <w:p w14:paraId="55A7CCD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D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CD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CD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11.73</w:t>
            </w:r>
          </w:p>
        </w:tc>
        <w:tc>
          <w:tcPr>
            <w:tcW w:w="1417" w:type="dxa"/>
            <w:tcBorders>
              <w:top w:val="nil"/>
              <w:left w:val="nil"/>
              <w:bottom w:val="nil"/>
              <w:right w:val="nil"/>
            </w:tcBorders>
            <w:vAlign w:val="bottom"/>
          </w:tcPr>
          <w:p w14:paraId="55A7CCD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CD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259.58</w:t>
            </w:r>
          </w:p>
        </w:tc>
        <w:tc>
          <w:tcPr>
            <w:tcW w:w="1417" w:type="dxa"/>
            <w:tcBorders>
              <w:top w:val="nil"/>
              <w:left w:val="nil"/>
              <w:bottom w:val="nil"/>
              <w:right w:val="nil"/>
            </w:tcBorders>
          </w:tcPr>
          <w:p w14:paraId="511B4502" w14:textId="77777777" w:rsidR="00713B1D" w:rsidRPr="00270E7F" w:rsidRDefault="00713B1D" w:rsidP="00EB30B9">
            <w:pPr>
              <w:jc w:val="right"/>
              <w:rPr>
                <w:rFonts w:ascii="Times New Roman" w:hAnsi="Times New Roman" w:cs="Times New Roman"/>
                <w:color w:val="000000"/>
              </w:rPr>
            </w:pPr>
          </w:p>
        </w:tc>
      </w:tr>
      <w:tr w:rsidR="00713B1D" w:rsidRPr="005D47E4" w14:paraId="55A7CCE3" w14:textId="1E333BB0" w:rsidTr="00713B1D">
        <w:trPr>
          <w:trHeight w:val="290"/>
        </w:trPr>
        <w:tc>
          <w:tcPr>
            <w:tcW w:w="3402" w:type="dxa"/>
            <w:tcBorders>
              <w:top w:val="nil"/>
              <w:left w:val="nil"/>
              <w:bottom w:val="nil"/>
              <w:right w:val="nil"/>
            </w:tcBorders>
            <w:shd w:val="clear" w:color="auto" w:fill="auto"/>
            <w:noWrap/>
            <w:vAlign w:val="bottom"/>
          </w:tcPr>
          <w:p w14:paraId="55A7CCD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Cuscuta campestris</w:t>
            </w:r>
          </w:p>
        </w:tc>
        <w:tc>
          <w:tcPr>
            <w:tcW w:w="1560" w:type="dxa"/>
            <w:tcBorders>
              <w:top w:val="nil"/>
              <w:left w:val="nil"/>
              <w:bottom w:val="nil"/>
              <w:right w:val="nil"/>
            </w:tcBorders>
            <w:shd w:val="clear" w:color="auto" w:fill="auto"/>
            <w:noWrap/>
            <w:vAlign w:val="bottom"/>
          </w:tcPr>
          <w:p w14:paraId="55A7CCD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Solanales</w:t>
            </w:r>
          </w:p>
        </w:tc>
        <w:tc>
          <w:tcPr>
            <w:tcW w:w="1984" w:type="dxa"/>
            <w:tcBorders>
              <w:top w:val="nil"/>
              <w:left w:val="nil"/>
              <w:bottom w:val="nil"/>
              <w:right w:val="nil"/>
            </w:tcBorders>
            <w:shd w:val="clear" w:color="auto" w:fill="auto"/>
            <w:noWrap/>
            <w:vAlign w:val="bottom"/>
          </w:tcPr>
          <w:p w14:paraId="55A7CCD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Convolvulaceae</w:t>
            </w:r>
          </w:p>
        </w:tc>
        <w:tc>
          <w:tcPr>
            <w:tcW w:w="851" w:type="dxa"/>
            <w:tcBorders>
              <w:top w:val="nil"/>
              <w:left w:val="nil"/>
              <w:bottom w:val="nil"/>
              <w:right w:val="nil"/>
            </w:tcBorders>
            <w:vAlign w:val="bottom"/>
          </w:tcPr>
          <w:p w14:paraId="55A7CCD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D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CDF"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CE0"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0.84</w:t>
            </w:r>
          </w:p>
        </w:tc>
        <w:tc>
          <w:tcPr>
            <w:tcW w:w="1417" w:type="dxa"/>
            <w:tcBorders>
              <w:top w:val="nil"/>
              <w:left w:val="nil"/>
              <w:bottom w:val="nil"/>
              <w:right w:val="nil"/>
            </w:tcBorders>
            <w:vAlign w:val="bottom"/>
          </w:tcPr>
          <w:p w14:paraId="55A7CC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E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69.51</w:t>
            </w:r>
          </w:p>
        </w:tc>
        <w:tc>
          <w:tcPr>
            <w:tcW w:w="1417" w:type="dxa"/>
            <w:tcBorders>
              <w:top w:val="nil"/>
              <w:left w:val="nil"/>
              <w:bottom w:val="nil"/>
              <w:right w:val="nil"/>
            </w:tcBorders>
          </w:tcPr>
          <w:p w14:paraId="2E85A03C" w14:textId="77777777" w:rsidR="00713B1D" w:rsidRPr="00270E7F" w:rsidRDefault="00713B1D" w:rsidP="00EB30B9">
            <w:pPr>
              <w:jc w:val="right"/>
              <w:rPr>
                <w:rFonts w:ascii="Times New Roman" w:hAnsi="Times New Roman" w:cs="Times New Roman"/>
                <w:color w:val="000000"/>
              </w:rPr>
            </w:pPr>
          </w:p>
        </w:tc>
      </w:tr>
      <w:tr w:rsidR="00713B1D" w:rsidRPr="005D47E4" w14:paraId="55A7CCED" w14:textId="5760FAB5" w:rsidTr="00713B1D">
        <w:trPr>
          <w:trHeight w:val="290"/>
        </w:trPr>
        <w:tc>
          <w:tcPr>
            <w:tcW w:w="3402" w:type="dxa"/>
            <w:tcBorders>
              <w:top w:val="nil"/>
              <w:left w:val="nil"/>
              <w:bottom w:val="nil"/>
              <w:right w:val="nil"/>
            </w:tcBorders>
            <w:shd w:val="clear" w:color="auto" w:fill="auto"/>
            <w:noWrap/>
            <w:vAlign w:val="bottom"/>
          </w:tcPr>
          <w:p w14:paraId="55A7CCE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Cynodon dactylon</w:t>
            </w:r>
          </w:p>
        </w:tc>
        <w:tc>
          <w:tcPr>
            <w:tcW w:w="1560" w:type="dxa"/>
            <w:tcBorders>
              <w:top w:val="nil"/>
              <w:left w:val="nil"/>
              <w:bottom w:val="nil"/>
              <w:right w:val="nil"/>
            </w:tcBorders>
            <w:shd w:val="clear" w:color="auto" w:fill="auto"/>
            <w:noWrap/>
            <w:vAlign w:val="bottom"/>
          </w:tcPr>
          <w:p w14:paraId="55A7CCE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CE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CCE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E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CE9"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0.5</w:t>
            </w:r>
          </w:p>
        </w:tc>
        <w:tc>
          <w:tcPr>
            <w:tcW w:w="1276" w:type="dxa"/>
            <w:tcBorders>
              <w:top w:val="nil"/>
              <w:left w:val="nil"/>
              <w:bottom w:val="nil"/>
              <w:right w:val="nil"/>
            </w:tcBorders>
            <w:vAlign w:val="bottom"/>
          </w:tcPr>
          <w:p w14:paraId="55A7CCEA"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0.30</w:t>
            </w:r>
          </w:p>
        </w:tc>
        <w:tc>
          <w:tcPr>
            <w:tcW w:w="1417" w:type="dxa"/>
            <w:tcBorders>
              <w:top w:val="nil"/>
              <w:left w:val="nil"/>
              <w:bottom w:val="nil"/>
              <w:right w:val="nil"/>
            </w:tcBorders>
            <w:vAlign w:val="bottom"/>
          </w:tcPr>
          <w:p w14:paraId="55A7CCE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CE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876.53</w:t>
            </w:r>
          </w:p>
        </w:tc>
        <w:tc>
          <w:tcPr>
            <w:tcW w:w="1417" w:type="dxa"/>
            <w:tcBorders>
              <w:top w:val="nil"/>
              <w:left w:val="nil"/>
              <w:bottom w:val="nil"/>
              <w:right w:val="nil"/>
            </w:tcBorders>
          </w:tcPr>
          <w:p w14:paraId="3E7ED496" w14:textId="77777777" w:rsidR="00713B1D" w:rsidRPr="00270E7F" w:rsidRDefault="00713B1D" w:rsidP="00EB30B9">
            <w:pPr>
              <w:jc w:val="right"/>
              <w:rPr>
                <w:rFonts w:ascii="Times New Roman" w:hAnsi="Times New Roman" w:cs="Times New Roman"/>
                <w:color w:val="000000"/>
              </w:rPr>
            </w:pPr>
          </w:p>
        </w:tc>
      </w:tr>
      <w:tr w:rsidR="00713B1D" w:rsidRPr="005D47E4" w14:paraId="55A7CCF7" w14:textId="22AE4860" w:rsidTr="00713B1D">
        <w:trPr>
          <w:trHeight w:val="290"/>
        </w:trPr>
        <w:tc>
          <w:tcPr>
            <w:tcW w:w="3402" w:type="dxa"/>
            <w:tcBorders>
              <w:top w:val="nil"/>
              <w:left w:val="nil"/>
              <w:bottom w:val="nil"/>
              <w:right w:val="nil"/>
            </w:tcBorders>
            <w:shd w:val="clear" w:color="auto" w:fill="auto"/>
            <w:noWrap/>
            <w:vAlign w:val="bottom"/>
          </w:tcPr>
          <w:p w14:paraId="55A7CCE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CE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CF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CF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CF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CF3"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CF4"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CF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CF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3.13</w:t>
            </w:r>
          </w:p>
        </w:tc>
        <w:tc>
          <w:tcPr>
            <w:tcW w:w="1417" w:type="dxa"/>
            <w:tcBorders>
              <w:top w:val="nil"/>
              <w:left w:val="nil"/>
              <w:bottom w:val="nil"/>
              <w:right w:val="nil"/>
            </w:tcBorders>
          </w:tcPr>
          <w:p w14:paraId="131B421A" w14:textId="77777777" w:rsidR="00713B1D" w:rsidRPr="00270E7F" w:rsidRDefault="00713B1D" w:rsidP="00EB30B9">
            <w:pPr>
              <w:jc w:val="right"/>
              <w:rPr>
                <w:rFonts w:ascii="Times New Roman" w:hAnsi="Times New Roman" w:cs="Times New Roman"/>
                <w:color w:val="000000"/>
              </w:rPr>
            </w:pPr>
          </w:p>
        </w:tc>
      </w:tr>
      <w:tr w:rsidR="00713B1D" w:rsidRPr="005D47E4" w14:paraId="55A7CD01" w14:textId="17C38DE7" w:rsidTr="00713B1D">
        <w:trPr>
          <w:trHeight w:val="290"/>
        </w:trPr>
        <w:tc>
          <w:tcPr>
            <w:tcW w:w="3402" w:type="dxa"/>
            <w:tcBorders>
              <w:top w:val="nil"/>
              <w:left w:val="nil"/>
              <w:bottom w:val="nil"/>
              <w:right w:val="nil"/>
            </w:tcBorders>
            <w:shd w:val="clear" w:color="auto" w:fill="auto"/>
            <w:noWrap/>
            <w:vAlign w:val="bottom"/>
          </w:tcPr>
          <w:p w14:paraId="55A7CCF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Cyperus eragrostis</w:t>
            </w:r>
          </w:p>
        </w:tc>
        <w:tc>
          <w:tcPr>
            <w:tcW w:w="1560" w:type="dxa"/>
            <w:tcBorders>
              <w:top w:val="nil"/>
              <w:left w:val="nil"/>
              <w:bottom w:val="nil"/>
              <w:right w:val="nil"/>
            </w:tcBorders>
            <w:shd w:val="clear" w:color="auto" w:fill="auto"/>
            <w:noWrap/>
            <w:vAlign w:val="bottom"/>
          </w:tcPr>
          <w:p w14:paraId="55A7CCF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CF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CCF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CF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CFD"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0.9</w:t>
            </w:r>
          </w:p>
        </w:tc>
        <w:tc>
          <w:tcPr>
            <w:tcW w:w="1276" w:type="dxa"/>
            <w:tcBorders>
              <w:top w:val="nil"/>
              <w:left w:val="nil"/>
              <w:bottom w:val="nil"/>
              <w:right w:val="nil"/>
            </w:tcBorders>
            <w:vAlign w:val="bottom"/>
          </w:tcPr>
          <w:p w14:paraId="55A7CCF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0.12</w:t>
            </w:r>
          </w:p>
        </w:tc>
        <w:tc>
          <w:tcPr>
            <w:tcW w:w="1417" w:type="dxa"/>
            <w:tcBorders>
              <w:top w:val="nil"/>
              <w:left w:val="nil"/>
              <w:bottom w:val="nil"/>
              <w:right w:val="nil"/>
            </w:tcBorders>
            <w:vAlign w:val="bottom"/>
          </w:tcPr>
          <w:p w14:paraId="55A7CCF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D0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345.14</w:t>
            </w:r>
          </w:p>
        </w:tc>
        <w:tc>
          <w:tcPr>
            <w:tcW w:w="1417" w:type="dxa"/>
            <w:tcBorders>
              <w:top w:val="nil"/>
              <w:left w:val="nil"/>
              <w:bottom w:val="nil"/>
              <w:right w:val="nil"/>
            </w:tcBorders>
          </w:tcPr>
          <w:p w14:paraId="4427A212" w14:textId="77777777" w:rsidR="00713B1D" w:rsidRPr="00270E7F" w:rsidRDefault="00713B1D" w:rsidP="00EB30B9">
            <w:pPr>
              <w:jc w:val="right"/>
              <w:rPr>
                <w:rFonts w:ascii="Times New Roman" w:hAnsi="Times New Roman" w:cs="Times New Roman"/>
                <w:color w:val="000000"/>
              </w:rPr>
            </w:pPr>
          </w:p>
        </w:tc>
      </w:tr>
      <w:tr w:rsidR="00713B1D" w:rsidRPr="005D47E4" w14:paraId="55A7CD0B" w14:textId="3F816D7F" w:rsidTr="00713B1D">
        <w:trPr>
          <w:trHeight w:val="290"/>
        </w:trPr>
        <w:tc>
          <w:tcPr>
            <w:tcW w:w="3402" w:type="dxa"/>
            <w:tcBorders>
              <w:top w:val="nil"/>
              <w:left w:val="nil"/>
              <w:bottom w:val="nil"/>
              <w:right w:val="nil"/>
            </w:tcBorders>
            <w:shd w:val="clear" w:color="auto" w:fill="auto"/>
            <w:noWrap/>
            <w:vAlign w:val="bottom"/>
          </w:tcPr>
          <w:p w14:paraId="55A7CD0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Cytisus multiflorus</w:t>
            </w:r>
          </w:p>
        </w:tc>
        <w:tc>
          <w:tcPr>
            <w:tcW w:w="1560" w:type="dxa"/>
            <w:tcBorders>
              <w:top w:val="nil"/>
              <w:left w:val="nil"/>
              <w:bottom w:val="nil"/>
              <w:right w:val="nil"/>
            </w:tcBorders>
            <w:shd w:val="clear" w:color="auto" w:fill="auto"/>
            <w:noWrap/>
            <w:vAlign w:val="bottom"/>
          </w:tcPr>
          <w:p w14:paraId="55A7CD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CD0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D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0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D07"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CD08"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5.25</w:t>
            </w:r>
          </w:p>
        </w:tc>
        <w:tc>
          <w:tcPr>
            <w:tcW w:w="1417" w:type="dxa"/>
            <w:tcBorders>
              <w:top w:val="nil"/>
              <w:left w:val="nil"/>
              <w:bottom w:val="nil"/>
              <w:right w:val="nil"/>
            </w:tcBorders>
            <w:vAlign w:val="bottom"/>
          </w:tcPr>
          <w:p w14:paraId="55A7CD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CD0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28.07</w:t>
            </w:r>
          </w:p>
        </w:tc>
        <w:tc>
          <w:tcPr>
            <w:tcW w:w="1417" w:type="dxa"/>
            <w:tcBorders>
              <w:top w:val="nil"/>
              <w:left w:val="nil"/>
              <w:bottom w:val="nil"/>
              <w:right w:val="nil"/>
            </w:tcBorders>
          </w:tcPr>
          <w:p w14:paraId="63527C9F" w14:textId="77777777" w:rsidR="00713B1D" w:rsidRPr="00270E7F" w:rsidRDefault="00713B1D" w:rsidP="00EB30B9">
            <w:pPr>
              <w:jc w:val="right"/>
              <w:rPr>
                <w:rFonts w:ascii="Times New Roman" w:hAnsi="Times New Roman" w:cs="Times New Roman"/>
                <w:color w:val="000000"/>
              </w:rPr>
            </w:pPr>
          </w:p>
        </w:tc>
      </w:tr>
      <w:tr w:rsidR="00713B1D" w:rsidRPr="005D47E4" w14:paraId="55A7CD15" w14:textId="6E83D7A5" w:rsidTr="00713B1D">
        <w:trPr>
          <w:trHeight w:val="290"/>
        </w:trPr>
        <w:tc>
          <w:tcPr>
            <w:tcW w:w="3402" w:type="dxa"/>
            <w:tcBorders>
              <w:top w:val="nil"/>
              <w:left w:val="nil"/>
              <w:bottom w:val="nil"/>
              <w:right w:val="nil"/>
            </w:tcBorders>
            <w:shd w:val="clear" w:color="auto" w:fill="auto"/>
            <w:noWrap/>
            <w:vAlign w:val="bottom"/>
          </w:tcPr>
          <w:p w14:paraId="55A7CD0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Cytisus scoparius</w:t>
            </w:r>
          </w:p>
        </w:tc>
        <w:tc>
          <w:tcPr>
            <w:tcW w:w="1560" w:type="dxa"/>
            <w:tcBorders>
              <w:top w:val="nil"/>
              <w:left w:val="nil"/>
              <w:bottom w:val="nil"/>
              <w:right w:val="nil"/>
            </w:tcBorders>
            <w:shd w:val="clear" w:color="auto" w:fill="auto"/>
            <w:noWrap/>
            <w:vAlign w:val="bottom"/>
          </w:tcPr>
          <w:p w14:paraId="55A7CD0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CD0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D0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1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D11"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D12"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8.78</w:t>
            </w:r>
          </w:p>
        </w:tc>
        <w:tc>
          <w:tcPr>
            <w:tcW w:w="1417" w:type="dxa"/>
            <w:tcBorders>
              <w:top w:val="nil"/>
              <w:left w:val="nil"/>
              <w:bottom w:val="nil"/>
              <w:right w:val="nil"/>
            </w:tcBorders>
            <w:vAlign w:val="bottom"/>
          </w:tcPr>
          <w:p w14:paraId="55A7CD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CD1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21.09</w:t>
            </w:r>
          </w:p>
        </w:tc>
        <w:tc>
          <w:tcPr>
            <w:tcW w:w="1417" w:type="dxa"/>
            <w:tcBorders>
              <w:top w:val="nil"/>
              <w:left w:val="nil"/>
              <w:bottom w:val="nil"/>
              <w:right w:val="nil"/>
            </w:tcBorders>
          </w:tcPr>
          <w:p w14:paraId="52F4C6C2" w14:textId="77777777" w:rsidR="00713B1D" w:rsidRPr="00270E7F" w:rsidRDefault="00713B1D" w:rsidP="00EB30B9">
            <w:pPr>
              <w:jc w:val="right"/>
              <w:rPr>
                <w:rFonts w:ascii="Times New Roman" w:hAnsi="Times New Roman" w:cs="Times New Roman"/>
                <w:color w:val="000000"/>
              </w:rPr>
            </w:pPr>
          </w:p>
        </w:tc>
      </w:tr>
      <w:tr w:rsidR="00713B1D" w:rsidRPr="005D47E4" w14:paraId="55A7CD1F" w14:textId="1379D706" w:rsidTr="00713B1D">
        <w:trPr>
          <w:trHeight w:val="290"/>
        </w:trPr>
        <w:tc>
          <w:tcPr>
            <w:tcW w:w="3402" w:type="dxa"/>
            <w:tcBorders>
              <w:top w:val="nil"/>
              <w:left w:val="nil"/>
              <w:bottom w:val="nil"/>
              <w:right w:val="nil"/>
            </w:tcBorders>
            <w:shd w:val="clear" w:color="auto" w:fill="auto"/>
            <w:noWrap/>
            <w:vAlign w:val="bottom"/>
          </w:tcPr>
          <w:p w14:paraId="55A7CD1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1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1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1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D1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D1B"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D1C"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D1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D1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844.48</w:t>
            </w:r>
          </w:p>
        </w:tc>
        <w:tc>
          <w:tcPr>
            <w:tcW w:w="1417" w:type="dxa"/>
            <w:tcBorders>
              <w:top w:val="nil"/>
              <w:left w:val="nil"/>
              <w:bottom w:val="nil"/>
              <w:right w:val="nil"/>
            </w:tcBorders>
          </w:tcPr>
          <w:p w14:paraId="443AACCA" w14:textId="77777777" w:rsidR="00713B1D" w:rsidRPr="00270E7F" w:rsidRDefault="00713B1D" w:rsidP="00EB30B9">
            <w:pPr>
              <w:jc w:val="right"/>
              <w:rPr>
                <w:rFonts w:ascii="Times New Roman" w:hAnsi="Times New Roman" w:cs="Times New Roman"/>
                <w:color w:val="000000"/>
              </w:rPr>
            </w:pPr>
          </w:p>
        </w:tc>
      </w:tr>
      <w:tr w:rsidR="00713B1D" w:rsidRPr="005D47E4" w14:paraId="55A7CD29" w14:textId="1A039049" w:rsidTr="00713B1D">
        <w:trPr>
          <w:trHeight w:val="290"/>
        </w:trPr>
        <w:tc>
          <w:tcPr>
            <w:tcW w:w="3402" w:type="dxa"/>
            <w:tcBorders>
              <w:top w:val="nil"/>
              <w:left w:val="nil"/>
              <w:bottom w:val="nil"/>
              <w:right w:val="nil"/>
            </w:tcBorders>
            <w:shd w:val="clear" w:color="auto" w:fill="auto"/>
            <w:noWrap/>
            <w:vAlign w:val="bottom"/>
          </w:tcPr>
          <w:p w14:paraId="55A7CD2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2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2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2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D2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D25"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D26"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D2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D2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68.03</w:t>
            </w:r>
          </w:p>
        </w:tc>
        <w:tc>
          <w:tcPr>
            <w:tcW w:w="1417" w:type="dxa"/>
            <w:tcBorders>
              <w:top w:val="nil"/>
              <w:left w:val="nil"/>
              <w:bottom w:val="nil"/>
              <w:right w:val="nil"/>
            </w:tcBorders>
          </w:tcPr>
          <w:p w14:paraId="15C2FE43" w14:textId="77777777" w:rsidR="00713B1D" w:rsidRPr="00270E7F" w:rsidRDefault="00713B1D" w:rsidP="00EB30B9">
            <w:pPr>
              <w:jc w:val="right"/>
              <w:rPr>
                <w:rFonts w:ascii="Times New Roman" w:hAnsi="Times New Roman" w:cs="Times New Roman"/>
                <w:color w:val="000000"/>
              </w:rPr>
            </w:pPr>
          </w:p>
        </w:tc>
      </w:tr>
      <w:tr w:rsidR="00713B1D" w:rsidRPr="005D47E4" w14:paraId="55A7CD33" w14:textId="74A11D97" w:rsidTr="00713B1D">
        <w:trPr>
          <w:trHeight w:val="290"/>
        </w:trPr>
        <w:tc>
          <w:tcPr>
            <w:tcW w:w="3402" w:type="dxa"/>
            <w:tcBorders>
              <w:top w:val="nil"/>
              <w:left w:val="nil"/>
              <w:bottom w:val="nil"/>
              <w:right w:val="nil"/>
            </w:tcBorders>
            <w:shd w:val="clear" w:color="auto" w:fill="auto"/>
            <w:noWrap/>
            <w:vAlign w:val="bottom"/>
          </w:tcPr>
          <w:p w14:paraId="55A7CD2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Dactylis glomerata</w:t>
            </w:r>
          </w:p>
        </w:tc>
        <w:tc>
          <w:tcPr>
            <w:tcW w:w="1560" w:type="dxa"/>
            <w:tcBorders>
              <w:top w:val="nil"/>
              <w:left w:val="nil"/>
              <w:bottom w:val="nil"/>
              <w:right w:val="nil"/>
            </w:tcBorders>
            <w:shd w:val="clear" w:color="auto" w:fill="auto"/>
            <w:noWrap/>
            <w:vAlign w:val="bottom"/>
          </w:tcPr>
          <w:p w14:paraId="55A7CD2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D2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CD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2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2F"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CD30"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0.81</w:t>
            </w:r>
          </w:p>
        </w:tc>
        <w:tc>
          <w:tcPr>
            <w:tcW w:w="1417" w:type="dxa"/>
            <w:tcBorders>
              <w:top w:val="nil"/>
              <w:left w:val="nil"/>
              <w:bottom w:val="nil"/>
              <w:right w:val="nil"/>
            </w:tcBorders>
            <w:vAlign w:val="bottom"/>
          </w:tcPr>
          <w:p w14:paraId="55A7CD3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D3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3.56</w:t>
            </w:r>
          </w:p>
        </w:tc>
        <w:tc>
          <w:tcPr>
            <w:tcW w:w="1417" w:type="dxa"/>
            <w:tcBorders>
              <w:top w:val="nil"/>
              <w:left w:val="nil"/>
              <w:bottom w:val="nil"/>
              <w:right w:val="nil"/>
            </w:tcBorders>
          </w:tcPr>
          <w:p w14:paraId="63F90E1C" w14:textId="77777777" w:rsidR="00713B1D" w:rsidRPr="00270E7F" w:rsidRDefault="00713B1D" w:rsidP="00EB30B9">
            <w:pPr>
              <w:jc w:val="right"/>
              <w:rPr>
                <w:rFonts w:ascii="Times New Roman" w:hAnsi="Times New Roman" w:cs="Times New Roman"/>
                <w:color w:val="000000"/>
              </w:rPr>
            </w:pPr>
          </w:p>
        </w:tc>
      </w:tr>
      <w:tr w:rsidR="00713B1D" w:rsidRPr="005D47E4" w14:paraId="55A7CD3D" w14:textId="649F2382" w:rsidTr="00713B1D">
        <w:trPr>
          <w:trHeight w:val="290"/>
        </w:trPr>
        <w:tc>
          <w:tcPr>
            <w:tcW w:w="3402" w:type="dxa"/>
            <w:tcBorders>
              <w:top w:val="nil"/>
              <w:left w:val="nil"/>
              <w:bottom w:val="nil"/>
              <w:right w:val="nil"/>
            </w:tcBorders>
            <w:shd w:val="clear" w:color="auto" w:fill="auto"/>
            <w:noWrap/>
            <w:vAlign w:val="bottom"/>
          </w:tcPr>
          <w:p w14:paraId="55A7CD34"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35"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36"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37"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D38"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D39"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D3A"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D3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D3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998.89</w:t>
            </w:r>
          </w:p>
        </w:tc>
        <w:tc>
          <w:tcPr>
            <w:tcW w:w="1417" w:type="dxa"/>
            <w:tcBorders>
              <w:top w:val="nil"/>
              <w:left w:val="nil"/>
              <w:bottom w:val="nil"/>
              <w:right w:val="nil"/>
            </w:tcBorders>
          </w:tcPr>
          <w:p w14:paraId="48221C2D" w14:textId="77777777" w:rsidR="00713B1D" w:rsidRPr="00270E7F" w:rsidRDefault="00713B1D" w:rsidP="00EB30B9">
            <w:pPr>
              <w:jc w:val="right"/>
              <w:rPr>
                <w:rFonts w:ascii="Times New Roman" w:hAnsi="Times New Roman" w:cs="Times New Roman"/>
                <w:color w:val="000000"/>
              </w:rPr>
            </w:pPr>
          </w:p>
        </w:tc>
      </w:tr>
      <w:tr w:rsidR="00713B1D" w:rsidRPr="005D47E4" w14:paraId="55A7CD47" w14:textId="5F9FBE0A" w:rsidTr="00713B1D">
        <w:trPr>
          <w:trHeight w:val="290"/>
        </w:trPr>
        <w:tc>
          <w:tcPr>
            <w:tcW w:w="3402" w:type="dxa"/>
            <w:tcBorders>
              <w:top w:val="nil"/>
              <w:left w:val="nil"/>
              <w:bottom w:val="nil"/>
              <w:right w:val="nil"/>
            </w:tcBorders>
            <w:shd w:val="clear" w:color="auto" w:fill="auto"/>
            <w:noWrap/>
            <w:vAlign w:val="bottom"/>
          </w:tcPr>
          <w:p w14:paraId="55A7CD3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Datura stramonium</w:t>
            </w:r>
          </w:p>
        </w:tc>
        <w:tc>
          <w:tcPr>
            <w:tcW w:w="1560" w:type="dxa"/>
            <w:tcBorders>
              <w:top w:val="nil"/>
              <w:left w:val="nil"/>
              <w:bottom w:val="nil"/>
              <w:right w:val="nil"/>
            </w:tcBorders>
            <w:shd w:val="clear" w:color="auto" w:fill="auto"/>
            <w:noWrap/>
            <w:vAlign w:val="bottom"/>
          </w:tcPr>
          <w:p w14:paraId="55A7CD3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Solanales</w:t>
            </w:r>
          </w:p>
        </w:tc>
        <w:tc>
          <w:tcPr>
            <w:tcW w:w="1984" w:type="dxa"/>
            <w:tcBorders>
              <w:top w:val="nil"/>
              <w:left w:val="nil"/>
              <w:bottom w:val="nil"/>
              <w:right w:val="nil"/>
            </w:tcBorders>
            <w:shd w:val="clear" w:color="auto" w:fill="auto"/>
            <w:noWrap/>
            <w:vAlign w:val="bottom"/>
          </w:tcPr>
          <w:p w14:paraId="55A7CD4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CD4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4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43"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D44"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8.10</w:t>
            </w:r>
          </w:p>
        </w:tc>
        <w:tc>
          <w:tcPr>
            <w:tcW w:w="1417" w:type="dxa"/>
            <w:tcBorders>
              <w:top w:val="nil"/>
              <w:left w:val="nil"/>
              <w:bottom w:val="nil"/>
              <w:right w:val="nil"/>
            </w:tcBorders>
            <w:vAlign w:val="bottom"/>
          </w:tcPr>
          <w:p w14:paraId="55A7CD4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D4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0.33</w:t>
            </w:r>
          </w:p>
        </w:tc>
        <w:tc>
          <w:tcPr>
            <w:tcW w:w="1417" w:type="dxa"/>
            <w:tcBorders>
              <w:top w:val="nil"/>
              <w:left w:val="nil"/>
              <w:bottom w:val="nil"/>
              <w:right w:val="nil"/>
            </w:tcBorders>
          </w:tcPr>
          <w:p w14:paraId="0E4A81B8" w14:textId="77777777" w:rsidR="00713B1D" w:rsidRPr="00270E7F" w:rsidRDefault="00713B1D" w:rsidP="00EB30B9">
            <w:pPr>
              <w:jc w:val="right"/>
              <w:rPr>
                <w:rFonts w:ascii="Times New Roman" w:hAnsi="Times New Roman" w:cs="Times New Roman"/>
                <w:color w:val="000000"/>
              </w:rPr>
            </w:pPr>
          </w:p>
        </w:tc>
      </w:tr>
      <w:tr w:rsidR="00713B1D" w:rsidRPr="005D47E4" w14:paraId="55A7CD51" w14:textId="5B5F1B87" w:rsidTr="00713B1D">
        <w:trPr>
          <w:trHeight w:val="290"/>
        </w:trPr>
        <w:tc>
          <w:tcPr>
            <w:tcW w:w="3402" w:type="dxa"/>
            <w:tcBorders>
              <w:top w:val="nil"/>
              <w:left w:val="nil"/>
              <w:bottom w:val="nil"/>
              <w:right w:val="nil"/>
            </w:tcBorders>
            <w:shd w:val="clear" w:color="auto" w:fill="auto"/>
            <w:noWrap/>
            <w:vAlign w:val="bottom"/>
          </w:tcPr>
          <w:p w14:paraId="55A7CD4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Digitalis purpurea</w:t>
            </w:r>
          </w:p>
        </w:tc>
        <w:tc>
          <w:tcPr>
            <w:tcW w:w="1560" w:type="dxa"/>
            <w:tcBorders>
              <w:top w:val="nil"/>
              <w:left w:val="nil"/>
              <w:bottom w:val="nil"/>
              <w:right w:val="nil"/>
            </w:tcBorders>
            <w:shd w:val="clear" w:color="auto" w:fill="auto"/>
            <w:noWrap/>
            <w:vAlign w:val="bottom"/>
          </w:tcPr>
          <w:p w14:paraId="55A7CD4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CD4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Plantaginaceae</w:t>
            </w:r>
          </w:p>
        </w:tc>
        <w:tc>
          <w:tcPr>
            <w:tcW w:w="851" w:type="dxa"/>
            <w:tcBorders>
              <w:top w:val="nil"/>
              <w:left w:val="nil"/>
              <w:bottom w:val="nil"/>
              <w:right w:val="nil"/>
            </w:tcBorders>
            <w:vAlign w:val="bottom"/>
          </w:tcPr>
          <w:p w14:paraId="55A7CD4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4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4D"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D4E"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0.08</w:t>
            </w:r>
          </w:p>
        </w:tc>
        <w:tc>
          <w:tcPr>
            <w:tcW w:w="1417" w:type="dxa"/>
            <w:tcBorders>
              <w:top w:val="nil"/>
              <w:left w:val="nil"/>
              <w:bottom w:val="nil"/>
              <w:right w:val="nil"/>
            </w:tcBorders>
            <w:vAlign w:val="bottom"/>
          </w:tcPr>
          <w:p w14:paraId="55A7CD4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D5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2.05</w:t>
            </w:r>
          </w:p>
        </w:tc>
        <w:tc>
          <w:tcPr>
            <w:tcW w:w="1417" w:type="dxa"/>
            <w:tcBorders>
              <w:top w:val="nil"/>
              <w:left w:val="nil"/>
              <w:bottom w:val="nil"/>
              <w:right w:val="nil"/>
            </w:tcBorders>
          </w:tcPr>
          <w:p w14:paraId="6AAFDFE9" w14:textId="77777777" w:rsidR="00713B1D" w:rsidRPr="00270E7F" w:rsidRDefault="00713B1D" w:rsidP="00EB30B9">
            <w:pPr>
              <w:jc w:val="right"/>
              <w:rPr>
                <w:rFonts w:ascii="Times New Roman" w:hAnsi="Times New Roman" w:cs="Times New Roman"/>
                <w:color w:val="000000"/>
              </w:rPr>
            </w:pPr>
          </w:p>
        </w:tc>
      </w:tr>
      <w:tr w:rsidR="00713B1D" w:rsidRPr="005D47E4" w14:paraId="55A7CD5B" w14:textId="782DCDA0" w:rsidTr="00713B1D">
        <w:trPr>
          <w:trHeight w:val="290"/>
        </w:trPr>
        <w:tc>
          <w:tcPr>
            <w:tcW w:w="3402" w:type="dxa"/>
            <w:tcBorders>
              <w:top w:val="nil"/>
              <w:left w:val="nil"/>
              <w:bottom w:val="nil"/>
              <w:right w:val="nil"/>
            </w:tcBorders>
            <w:shd w:val="clear" w:color="auto" w:fill="auto"/>
            <w:noWrap/>
            <w:vAlign w:val="bottom"/>
          </w:tcPr>
          <w:p w14:paraId="55A7CD52"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53"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54"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55"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D56"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D57" w14:textId="77777777" w:rsidR="00713B1D" w:rsidRPr="00270E7F" w:rsidRDefault="00713B1D" w:rsidP="00D91F9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D58" w14:textId="77777777" w:rsidR="00713B1D" w:rsidRPr="00270E7F" w:rsidRDefault="00713B1D" w:rsidP="00D91F9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D5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D5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575.96</w:t>
            </w:r>
          </w:p>
        </w:tc>
        <w:tc>
          <w:tcPr>
            <w:tcW w:w="1417" w:type="dxa"/>
            <w:tcBorders>
              <w:top w:val="nil"/>
              <w:left w:val="nil"/>
              <w:bottom w:val="nil"/>
              <w:right w:val="nil"/>
            </w:tcBorders>
          </w:tcPr>
          <w:p w14:paraId="1036671E" w14:textId="77777777" w:rsidR="00713B1D" w:rsidRPr="00270E7F" w:rsidRDefault="00713B1D" w:rsidP="00EB30B9">
            <w:pPr>
              <w:jc w:val="right"/>
              <w:rPr>
                <w:rFonts w:ascii="Times New Roman" w:hAnsi="Times New Roman" w:cs="Times New Roman"/>
                <w:color w:val="000000"/>
              </w:rPr>
            </w:pPr>
          </w:p>
        </w:tc>
      </w:tr>
      <w:tr w:rsidR="00713B1D" w:rsidRPr="005D47E4" w14:paraId="55A7CD65" w14:textId="121EA445" w:rsidTr="00713B1D">
        <w:trPr>
          <w:trHeight w:val="290"/>
        </w:trPr>
        <w:tc>
          <w:tcPr>
            <w:tcW w:w="3402" w:type="dxa"/>
            <w:tcBorders>
              <w:top w:val="nil"/>
              <w:left w:val="nil"/>
              <w:bottom w:val="nil"/>
              <w:right w:val="nil"/>
            </w:tcBorders>
            <w:shd w:val="clear" w:color="auto" w:fill="auto"/>
            <w:noWrap/>
            <w:vAlign w:val="bottom"/>
          </w:tcPr>
          <w:p w14:paraId="55A7CD5C"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Dimorphotheca fruticosa</w:t>
            </w:r>
          </w:p>
        </w:tc>
        <w:tc>
          <w:tcPr>
            <w:tcW w:w="1560" w:type="dxa"/>
            <w:tcBorders>
              <w:top w:val="nil"/>
              <w:left w:val="nil"/>
              <w:bottom w:val="nil"/>
              <w:right w:val="nil"/>
            </w:tcBorders>
            <w:shd w:val="clear" w:color="auto" w:fill="auto"/>
            <w:noWrap/>
            <w:vAlign w:val="bottom"/>
          </w:tcPr>
          <w:p w14:paraId="55A7CD5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D5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D5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D60"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D61" w14:textId="37F1ECCA" w:rsidR="00713B1D" w:rsidRPr="00270E7F" w:rsidRDefault="00713B1D" w:rsidP="00D91F9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D62" w14:textId="5715D46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D6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D64"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3C90B1A6" w14:textId="77777777" w:rsidR="00713B1D" w:rsidRPr="00270E7F" w:rsidRDefault="00713B1D" w:rsidP="00EB30B9">
            <w:pPr>
              <w:jc w:val="right"/>
              <w:rPr>
                <w:rFonts w:ascii="Times New Roman" w:hAnsi="Times New Roman" w:cs="Times New Roman"/>
                <w:color w:val="000000"/>
              </w:rPr>
            </w:pPr>
          </w:p>
        </w:tc>
      </w:tr>
      <w:tr w:rsidR="00713B1D" w:rsidRPr="005D47E4" w14:paraId="55A7CD6F" w14:textId="15FC0B31" w:rsidTr="00713B1D">
        <w:trPr>
          <w:trHeight w:val="290"/>
        </w:trPr>
        <w:tc>
          <w:tcPr>
            <w:tcW w:w="3402" w:type="dxa"/>
            <w:tcBorders>
              <w:top w:val="nil"/>
              <w:left w:val="nil"/>
              <w:bottom w:val="nil"/>
              <w:right w:val="nil"/>
            </w:tcBorders>
            <w:shd w:val="clear" w:color="auto" w:fill="auto"/>
            <w:noWrap/>
            <w:vAlign w:val="bottom"/>
          </w:tcPr>
          <w:p w14:paraId="55A7CD66"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lastRenderedPageBreak/>
              <w:t>Dipogon lignosus</w:t>
            </w:r>
          </w:p>
        </w:tc>
        <w:tc>
          <w:tcPr>
            <w:tcW w:w="1560" w:type="dxa"/>
            <w:tcBorders>
              <w:top w:val="nil"/>
              <w:left w:val="nil"/>
              <w:bottom w:val="nil"/>
              <w:right w:val="nil"/>
            </w:tcBorders>
            <w:shd w:val="clear" w:color="auto" w:fill="auto"/>
            <w:noWrap/>
            <w:vAlign w:val="bottom"/>
          </w:tcPr>
          <w:p w14:paraId="55A7CD6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CD6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CD6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D6A"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CD6B" w14:textId="521CDA5C" w:rsidR="00713B1D" w:rsidRPr="00270E7F" w:rsidRDefault="00713B1D" w:rsidP="00D91F9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D6C"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15.60</w:t>
            </w:r>
          </w:p>
        </w:tc>
        <w:tc>
          <w:tcPr>
            <w:tcW w:w="1417" w:type="dxa"/>
            <w:tcBorders>
              <w:top w:val="nil"/>
              <w:left w:val="nil"/>
              <w:bottom w:val="nil"/>
              <w:right w:val="nil"/>
            </w:tcBorders>
            <w:vAlign w:val="bottom"/>
          </w:tcPr>
          <w:p w14:paraId="55A7CD6D"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D6E"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01462122" w14:textId="77777777" w:rsidR="00713B1D" w:rsidRPr="00270E7F" w:rsidRDefault="00713B1D" w:rsidP="00EB30B9">
            <w:pPr>
              <w:rPr>
                <w:rFonts w:ascii="Times New Roman" w:hAnsi="Times New Roman" w:cs="Times New Roman"/>
              </w:rPr>
            </w:pPr>
          </w:p>
        </w:tc>
      </w:tr>
      <w:tr w:rsidR="00713B1D" w:rsidRPr="005D47E4" w14:paraId="55A7CD79" w14:textId="7A71D004" w:rsidTr="00713B1D">
        <w:trPr>
          <w:trHeight w:val="290"/>
        </w:trPr>
        <w:tc>
          <w:tcPr>
            <w:tcW w:w="3402" w:type="dxa"/>
            <w:tcBorders>
              <w:top w:val="nil"/>
              <w:left w:val="nil"/>
              <w:bottom w:val="nil"/>
              <w:right w:val="nil"/>
            </w:tcBorders>
            <w:shd w:val="clear" w:color="auto" w:fill="auto"/>
            <w:noWrap/>
            <w:vAlign w:val="bottom"/>
          </w:tcPr>
          <w:p w14:paraId="55A7CD7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Dolichandra unguis-cati</w:t>
            </w:r>
          </w:p>
        </w:tc>
        <w:tc>
          <w:tcPr>
            <w:tcW w:w="1560" w:type="dxa"/>
            <w:tcBorders>
              <w:top w:val="nil"/>
              <w:left w:val="nil"/>
              <w:bottom w:val="nil"/>
              <w:right w:val="nil"/>
            </w:tcBorders>
            <w:shd w:val="clear" w:color="auto" w:fill="auto"/>
            <w:noWrap/>
            <w:vAlign w:val="bottom"/>
          </w:tcPr>
          <w:p w14:paraId="55A7CD7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CD7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Bignoniaceae</w:t>
            </w:r>
          </w:p>
        </w:tc>
        <w:tc>
          <w:tcPr>
            <w:tcW w:w="851" w:type="dxa"/>
            <w:tcBorders>
              <w:top w:val="nil"/>
              <w:left w:val="nil"/>
              <w:bottom w:val="nil"/>
              <w:right w:val="nil"/>
            </w:tcBorders>
            <w:vAlign w:val="bottom"/>
          </w:tcPr>
          <w:p w14:paraId="55A7CD7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7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D75"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D76" w14:textId="77777777" w:rsidR="00713B1D" w:rsidRPr="00270E7F" w:rsidRDefault="00713B1D" w:rsidP="00D91F9B">
            <w:pPr>
              <w:jc w:val="center"/>
              <w:rPr>
                <w:rFonts w:ascii="Times New Roman" w:hAnsi="Times New Roman" w:cs="Times New Roman"/>
                <w:color w:val="000000"/>
              </w:rPr>
            </w:pPr>
            <w:r w:rsidRPr="00270E7F">
              <w:rPr>
                <w:rFonts w:ascii="Times New Roman" w:hAnsi="Times New Roman" w:cs="Times New Roman"/>
                <w:color w:val="000000"/>
              </w:rPr>
              <w:t>18.33</w:t>
            </w:r>
          </w:p>
        </w:tc>
        <w:tc>
          <w:tcPr>
            <w:tcW w:w="1417" w:type="dxa"/>
            <w:tcBorders>
              <w:top w:val="nil"/>
              <w:left w:val="nil"/>
              <w:bottom w:val="nil"/>
              <w:right w:val="nil"/>
            </w:tcBorders>
            <w:vAlign w:val="bottom"/>
          </w:tcPr>
          <w:p w14:paraId="55A7CD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D7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32.89</w:t>
            </w:r>
          </w:p>
        </w:tc>
        <w:tc>
          <w:tcPr>
            <w:tcW w:w="1417" w:type="dxa"/>
            <w:tcBorders>
              <w:top w:val="nil"/>
              <w:left w:val="nil"/>
              <w:bottom w:val="nil"/>
              <w:right w:val="nil"/>
            </w:tcBorders>
          </w:tcPr>
          <w:p w14:paraId="7B463245" w14:textId="77777777" w:rsidR="00713B1D" w:rsidRPr="00270E7F" w:rsidRDefault="00713B1D" w:rsidP="00EB30B9">
            <w:pPr>
              <w:jc w:val="right"/>
              <w:rPr>
                <w:rFonts w:ascii="Times New Roman" w:hAnsi="Times New Roman" w:cs="Times New Roman"/>
                <w:color w:val="000000"/>
              </w:rPr>
            </w:pPr>
          </w:p>
        </w:tc>
      </w:tr>
      <w:tr w:rsidR="00713B1D" w:rsidRPr="005D47E4" w14:paraId="55A7CD83" w14:textId="4F03805E" w:rsidTr="00713B1D">
        <w:trPr>
          <w:trHeight w:val="290"/>
        </w:trPr>
        <w:tc>
          <w:tcPr>
            <w:tcW w:w="3402" w:type="dxa"/>
            <w:tcBorders>
              <w:top w:val="nil"/>
              <w:left w:val="nil"/>
              <w:bottom w:val="nil"/>
              <w:right w:val="nil"/>
            </w:tcBorders>
            <w:shd w:val="clear" w:color="auto" w:fill="auto"/>
            <w:noWrap/>
            <w:vAlign w:val="bottom"/>
          </w:tcPr>
          <w:p w14:paraId="55A7CD7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Eccremocarpus scaber</w:t>
            </w:r>
          </w:p>
        </w:tc>
        <w:tc>
          <w:tcPr>
            <w:tcW w:w="1560" w:type="dxa"/>
            <w:tcBorders>
              <w:top w:val="nil"/>
              <w:left w:val="nil"/>
              <w:bottom w:val="nil"/>
              <w:right w:val="nil"/>
            </w:tcBorders>
            <w:shd w:val="clear" w:color="auto" w:fill="auto"/>
            <w:noWrap/>
            <w:vAlign w:val="bottom"/>
          </w:tcPr>
          <w:p w14:paraId="55A7CD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CD7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Bignoniaceae</w:t>
            </w:r>
          </w:p>
        </w:tc>
        <w:tc>
          <w:tcPr>
            <w:tcW w:w="851" w:type="dxa"/>
            <w:tcBorders>
              <w:top w:val="nil"/>
              <w:left w:val="nil"/>
              <w:bottom w:val="nil"/>
              <w:right w:val="nil"/>
            </w:tcBorders>
            <w:vAlign w:val="bottom"/>
          </w:tcPr>
          <w:p w14:paraId="55A7CD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7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D7F" w14:textId="77777777" w:rsidR="00713B1D" w:rsidRPr="00270E7F" w:rsidRDefault="00713B1D" w:rsidP="00DC1677">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D80" w14:textId="77777777" w:rsidR="00713B1D" w:rsidRPr="00270E7F" w:rsidRDefault="00713B1D" w:rsidP="00DC1677">
            <w:pPr>
              <w:jc w:val="center"/>
              <w:rPr>
                <w:rFonts w:ascii="Times New Roman" w:hAnsi="Times New Roman" w:cs="Times New Roman"/>
                <w:color w:val="000000"/>
              </w:rPr>
            </w:pPr>
            <w:r w:rsidRPr="00270E7F">
              <w:rPr>
                <w:rFonts w:ascii="Times New Roman" w:hAnsi="Times New Roman" w:cs="Times New Roman"/>
                <w:color w:val="000000"/>
              </w:rPr>
              <w:t>0.40</w:t>
            </w:r>
          </w:p>
        </w:tc>
        <w:tc>
          <w:tcPr>
            <w:tcW w:w="1417" w:type="dxa"/>
            <w:tcBorders>
              <w:top w:val="nil"/>
              <w:left w:val="nil"/>
              <w:bottom w:val="nil"/>
              <w:right w:val="nil"/>
            </w:tcBorders>
            <w:vAlign w:val="bottom"/>
          </w:tcPr>
          <w:p w14:paraId="55A7CD8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D8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42.67</w:t>
            </w:r>
          </w:p>
        </w:tc>
        <w:tc>
          <w:tcPr>
            <w:tcW w:w="1417" w:type="dxa"/>
            <w:tcBorders>
              <w:top w:val="nil"/>
              <w:left w:val="nil"/>
              <w:bottom w:val="nil"/>
              <w:right w:val="nil"/>
            </w:tcBorders>
          </w:tcPr>
          <w:p w14:paraId="5460875D" w14:textId="77777777" w:rsidR="00713B1D" w:rsidRPr="00270E7F" w:rsidRDefault="00713B1D" w:rsidP="00EB30B9">
            <w:pPr>
              <w:jc w:val="right"/>
              <w:rPr>
                <w:rFonts w:ascii="Times New Roman" w:hAnsi="Times New Roman" w:cs="Times New Roman"/>
                <w:color w:val="000000"/>
              </w:rPr>
            </w:pPr>
          </w:p>
        </w:tc>
      </w:tr>
      <w:tr w:rsidR="00713B1D" w:rsidRPr="005D47E4" w14:paraId="55A7CD8D" w14:textId="1635E63C" w:rsidTr="00713B1D">
        <w:trPr>
          <w:trHeight w:val="290"/>
        </w:trPr>
        <w:tc>
          <w:tcPr>
            <w:tcW w:w="3402" w:type="dxa"/>
            <w:tcBorders>
              <w:top w:val="nil"/>
              <w:left w:val="nil"/>
              <w:bottom w:val="nil"/>
              <w:right w:val="nil"/>
            </w:tcBorders>
            <w:shd w:val="clear" w:color="auto" w:fill="auto"/>
            <w:noWrap/>
            <w:vAlign w:val="bottom"/>
          </w:tcPr>
          <w:p w14:paraId="55A7CD8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Echium vulgare</w:t>
            </w:r>
          </w:p>
        </w:tc>
        <w:tc>
          <w:tcPr>
            <w:tcW w:w="1560" w:type="dxa"/>
            <w:tcBorders>
              <w:top w:val="nil"/>
              <w:left w:val="nil"/>
              <w:bottom w:val="nil"/>
              <w:right w:val="nil"/>
            </w:tcBorders>
            <w:shd w:val="clear" w:color="auto" w:fill="auto"/>
            <w:noWrap/>
            <w:vAlign w:val="bottom"/>
          </w:tcPr>
          <w:p w14:paraId="55A7CD8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Boraginales</w:t>
            </w:r>
          </w:p>
        </w:tc>
        <w:tc>
          <w:tcPr>
            <w:tcW w:w="1984" w:type="dxa"/>
            <w:tcBorders>
              <w:top w:val="nil"/>
              <w:left w:val="nil"/>
              <w:bottom w:val="nil"/>
              <w:right w:val="nil"/>
            </w:tcBorders>
            <w:shd w:val="clear" w:color="auto" w:fill="auto"/>
            <w:noWrap/>
            <w:vAlign w:val="bottom"/>
          </w:tcPr>
          <w:p w14:paraId="55A7CD8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Boraginaceae</w:t>
            </w:r>
          </w:p>
        </w:tc>
        <w:tc>
          <w:tcPr>
            <w:tcW w:w="851" w:type="dxa"/>
            <w:tcBorders>
              <w:top w:val="nil"/>
              <w:left w:val="nil"/>
              <w:bottom w:val="nil"/>
              <w:right w:val="nil"/>
            </w:tcBorders>
            <w:vAlign w:val="bottom"/>
          </w:tcPr>
          <w:p w14:paraId="55A7CD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8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89" w14:textId="77777777" w:rsidR="00713B1D" w:rsidRPr="00270E7F" w:rsidRDefault="00713B1D" w:rsidP="00DC1677">
            <w:pPr>
              <w:jc w:val="center"/>
              <w:rPr>
                <w:rFonts w:ascii="Times New Roman" w:hAnsi="Times New Roman" w:cs="Times New Roman"/>
                <w:color w:val="000000"/>
              </w:rPr>
            </w:pPr>
            <w:r w:rsidRPr="00270E7F">
              <w:rPr>
                <w:rFonts w:ascii="Times New Roman" w:hAnsi="Times New Roman" w:cs="Times New Roman"/>
                <w:color w:val="000000"/>
              </w:rPr>
              <w:t>0.9</w:t>
            </w:r>
          </w:p>
        </w:tc>
        <w:tc>
          <w:tcPr>
            <w:tcW w:w="1276" w:type="dxa"/>
            <w:tcBorders>
              <w:top w:val="nil"/>
              <w:left w:val="nil"/>
              <w:bottom w:val="nil"/>
              <w:right w:val="nil"/>
            </w:tcBorders>
            <w:vAlign w:val="bottom"/>
          </w:tcPr>
          <w:p w14:paraId="55A7CD8A" w14:textId="77777777" w:rsidR="00713B1D" w:rsidRPr="00270E7F" w:rsidRDefault="00713B1D" w:rsidP="00DC1677">
            <w:pPr>
              <w:jc w:val="center"/>
              <w:rPr>
                <w:rFonts w:ascii="Times New Roman" w:hAnsi="Times New Roman" w:cs="Times New Roman"/>
                <w:color w:val="000000"/>
              </w:rPr>
            </w:pPr>
            <w:r w:rsidRPr="00270E7F">
              <w:rPr>
                <w:rFonts w:ascii="Times New Roman" w:hAnsi="Times New Roman" w:cs="Times New Roman"/>
                <w:color w:val="000000"/>
              </w:rPr>
              <w:t>3.09</w:t>
            </w:r>
          </w:p>
        </w:tc>
        <w:tc>
          <w:tcPr>
            <w:tcW w:w="1417" w:type="dxa"/>
            <w:tcBorders>
              <w:top w:val="nil"/>
              <w:left w:val="nil"/>
              <w:bottom w:val="nil"/>
              <w:right w:val="nil"/>
            </w:tcBorders>
            <w:vAlign w:val="bottom"/>
          </w:tcPr>
          <w:p w14:paraId="55A7CD8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D8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0.42</w:t>
            </w:r>
          </w:p>
        </w:tc>
        <w:tc>
          <w:tcPr>
            <w:tcW w:w="1417" w:type="dxa"/>
            <w:tcBorders>
              <w:top w:val="nil"/>
              <w:left w:val="nil"/>
              <w:bottom w:val="nil"/>
              <w:right w:val="nil"/>
            </w:tcBorders>
          </w:tcPr>
          <w:p w14:paraId="2CCE5168" w14:textId="77777777" w:rsidR="00713B1D" w:rsidRPr="00270E7F" w:rsidRDefault="00713B1D" w:rsidP="00EB30B9">
            <w:pPr>
              <w:jc w:val="right"/>
              <w:rPr>
                <w:rFonts w:ascii="Times New Roman" w:hAnsi="Times New Roman" w:cs="Times New Roman"/>
                <w:color w:val="000000"/>
              </w:rPr>
            </w:pPr>
          </w:p>
        </w:tc>
      </w:tr>
      <w:tr w:rsidR="00713B1D" w:rsidRPr="005D47E4" w14:paraId="55A7CD97" w14:textId="0215D2CF" w:rsidTr="00713B1D">
        <w:trPr>
          <w:trHeight w:val="290"/>
        </w:trPr>
        <w:tc>
          <w:tcPr>
            <w:tcW w:w="3402" w:type="dxa"/>
            <w:tcBorders>
              <w:top w:val="nil"/>
              <w:left w:val="nil"/>
              <w:bottom w:val="nil"/>
              <w:right w:val="nil"/>
            </w:tcBorders>
            <w:shd w:val="clear" w:color="auto" w:fill="auto"/>
            <w:noWrap/>
            <w:vAlign w:val="bottom"/>
          </w:tcPr>
          <w:p w14:paraId="55A7CD8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Ehrharta erecta</w:t>
            </w:r>
          </w:p>
        </w:tc>
        <w:tc>
          <w:tcPr>
            <w:tcW w:w="1560" w:type="dxa"/>
            <w:tcBorders>
              <w:top w:val="nil"/>
              <w:left w:val="nil"/>
              <w:bottom w:val="nil"/>
              <w:right w:val="nil"/>
            </w:tcBorders>
            <w:shd w:val="clear" w:color="auto" w:fill="auto"/>
            <w:noWrap/>
            <w:vAlign w:val="bottom"/>
          </w:tcPr>
          <w:p w14:paraId="55A7CD8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D9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CD9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9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93"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0.8</w:t>
            </w:r>
          </w:p>
        </w:tc>
        <w:tc>
          <w:tcPr>
            <w:tcW w:w="1276" w:type="dxa"/>
            <w:tcBorders>
              <w:top w:val="nil"/>
              <w:left w:val="nil"/>
              <w:bottom w:val="nil"/>
              <w:right w:val="nil"/>
            </w:tcBorders>
            <w:vAlign w:val="bottom"/>
          </w:tcPr>
          <w:p w14:paraId="55A7CD94"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0.85</w:t>
            </w:r>
          </w:p>
        </w:tc>
        <w:tc>
          <w:tcPr>
            <w:tcW w:w="1417" w:type="dxa"/>
            <w:tcBorders>
              <w:top w:val="nil"/>
              <w:left w:val="nil"/>
              <w:bottom w:val="nil"/>
              <w:right w:val="nil"/>
            </w:tcBorders>
            <w:vAlign w:val="bottom"/>
          </w:tcPr>
          <w:p w14:paraId="55A7CD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D9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2.98</w:t>
            </w:r>
          </w:p>
        </w:tc>
        <w:tc>
          <w:tcPr>
            <w:tcW w:w="1417" w:type="dxa"/>
            <w:tcBorders>
              <w:top w:val="nil"/>
              <w:left w:val="nil"/>
              <w:bottom w:val="nil"/>
              <w:right w:val="nil"/>
            </w:tcBorders>
          </w:tcPr>
          <w:p w14:paraId="1A450261" w14:textId="77777777" w:rsidR="00713B1D" w:rsidRPr="00270E7F" w:rsidRDefault="00713B1D" w:rsidP="00EB30B9">
            <w:pPr>
              <w:jc w:val="right"/>
              <w:rPr>
                <w:rFonts w:ascii="Times New Roman" w:hAnsi="Times New Roman" w:cs="Times New Roman"/>
                <w:color w:val="000000"/>
              </w:rPr>
            </w:pPr>
          </w:p>
        </w:tc>
      </w:tr>
      <w:tr w:rsidR="00713B1D" w:rsidRPr="005D47E4" w14:paraId="55A7CDA1" w14:textId="6478F90A" w:rsidTr="00713B1D">
        <w:trPr>
          <w:trHeight w:val="290"/>
        </w:trPr>
        <w:tc>
          <w:tcPr>
            <w:tcW w:w="3402" w:type="dxa"/>
            <w:tcBorders>
              <w:top w:val="nil"/>
              <w:left w:val="nil"/>
              <w:bottom w:val="nil"/>
              <w:right w:val="nil"/>
            </w:tcBorders>
            <w:shd w:val="clear" w:color="auto" w:fill="auto"/>
            <w:noWrap/>
            <w:vAlign w:val="bottom"/>
          </w:tcPr>
          <w:p w14:paraId="55A7CD9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9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9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9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D9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D9D" w14:textId="77777777" w:rsidR="00713B1D" w:rsidRPr="00270E7F" w:rsidRDefault="00713B1D" w:rsidP="00B91B74">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D9E" w14:textId="77777777" w:rsidR="00713B1D" w:rsidRPr="00270E7F" w:rsidRDefault="00713B1D" w:rsidP="00B91B74">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D9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DA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837.07</w:t>
            </w:r>
          </w:p>
        </w:tc>
        <w:tc>
          <w:tcPr>
            <w:tcW w:w="1417" w:type="dxa"/>
            <w:tcBorders>
              <w:top w:val="nil"/>
              <w:left w:val="nil"/>
              <w:bottom w:val="nil"/>
              <w:right w:val="nil"/>
            </w:tcBorders>
          </w:tcPr>
          <w:p w14:paraId="0FF6CF26" w14:textId="77777777" w:rsidR="00713B1D" w:rsidRPr="00270E7F" w:rsidRDefault="00713B1D" w:rsidP="00EB30B9">
            <w:pPr>
              <w:jc w:val="right"/>
              <w:rPr>
                <w:rFonts w:ascii="Times New Roman" w:hAnsi="Times New Roman" w:cs="Times New Roman"/>
                <w:color w:val="000000"/>
              </w:rPr>
            </w:pPr>
          </w:p>
        </w:tc>
      </w:tr>
      <w:tr w:rsidR="00713B1D" w:rsidRPr="005D47E4" w14:paraId="55A7CDAB" w14:textId="0A75A878" w:rsidTr="00713B1D">
        <w:trPr>
          <w:trHeight w:val="290"/>
        </w:trPr>
        <w:tc>
          <w:tcPr>
            <w:tcW w:w="3402" w:type="dxa"/>
            <w:tcBorders>
              <w:top w:val="nil"/>
              <w:left w:val="nil"/>
              <w:bottom w:val="nil"/>
              <w:right w:val="nil"/>
            </w:tcBorders>
            <w:shd w:val="clear" w:color="auto" w:fill="auto"/>
            <w:noWrap/>
            <w:vAlign w:val="bottom"/>
          </w:tcPr>
          <w:p w14:paraId="55A7CDA2"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Ehrharta villosa</w:t>
            </w:r>
          </w:p>
        </w:tc>
        <w:tc>
          <w:tcPr>
            <w:tcW w:w="1560" w:type="dxa"/>
            <w:tcBorders>
              <w:top w:val="nil"/>
              <w:left w:val="nil"/>
              <w:bottom w:val="nil"/>
              <w:right w:val="nil"/>
            </w:tcBorders>
            <w:shd w:val="clear" w:color="auto" w:fill="auto"/>
            <w:noWrap/>
            <w:vAlign w:val="bottom"/>
          </w:tcPr>
          <w:p w14:paraId="55A7CDA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DA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CDA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DA6"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DA7"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2</w:t>
            </w:r>
          </w:p>
        </w:tc>
        <w:tc>
          <w:tcPr>
            <w:tcW w:w="1276" w:type="dxa"/>
            <w:tcBorders>
              <w:top w:val="nil"/>
              <w:left w:val="nil"/>
              <w:bottom w:val="nil"/>
              <w:right w:val="nil"/>
            </w:tcBorders>
            <w:vAlign w:val="bottom"/>
          </w:tcPr>
          <w:p w14:paraId="55A7CDA8" w14:textId="56951938"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DA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DAA" w14:textId="30F56B29" w:rsidR="00713B1D" w:rsidRPr="00270E7F" w:rsidRDefault="00713B1D" w:rsidP="00B0570C">
            <w:pPr>
              <w:jc w:val="right"/>
              <w:rPr>
                <w:rFonts w:ascii="Times New Roman" w:hAnsi="Times New Roman" w:cs="Times New Roman"/>
                <w:color w:val="000000"/>
              </w:rPr>
            </w:pPr>
            <w:r w:rsidRPr="00270E7F">
              <w:rPr>
                <w:rFonts w:ascii="Times New Roman" w:hAnsi="Times New Roman" w:cs="Times New Roman"/>
                <w:color w:val="000000"/>
              </w:rPr>
              <w:t>5</w:t>
            </w:r>
            <w:r>
              <w:rPr>
                <w:rFonts w:ascii="Times New Roman" w:hAnsi="Times New Roman" w:cs="Times New Roman"/>
                <w:color w:val="000000"/>
              </w:rPr>
              <w:t>.00</w:t>
            </w:r>
            <w:r w:rsidRPr="00270E7F">
              <w:rPr>
                <w:rFonts w:ascii="Times New Roman" w:hAnsi="Times New Roman" w:cs="Times New Roman"/>
                <w:color w:val="000000"/>
              </w:rPr>
              <w:t>*</w:t>
            </w:r>
          </w:p>
        </w:tc>
        <w:tc>
          <w:tcPr>
            <w:tcW w:w="1417" w:type="dxa"/>
            <w:tcBorders>
              <w:top w:val="nil"/>
              <w:left w:val="nil"/>
              <w:bottom w:val="nil"/>
              <w:right w:val="nil"/>
            </w:tcBorders>
          </w:tcPr>
          <w:p w14:paraId="5ECCB7E4" w14:textId="77777777" w:rsidR="00713B1D" w:rsidRPr="00270E7F" w:rsidRDefault="00713B1D" w:rsidP="00B0570C">
            <w:pPr>
              <w:jc w:val="right"/>
              <w:rPr>
                <w:rFonts w:ascii="Times New Roman" w:hAnsi="Times New Roman" w:cs="Times New Roman"/>
                <w:color w:val="000000"/>
              </w:rPr>
            </w:pPr>
          </w:p>
        </w:tc>
      </w:tr>
      <w:tr w:rsidR="00713B1D" w:rsidRPr="005D47E4" w14:paraId="55A7CDB5" w14:textId="6EB79DC9" w:rsidTr="00713B1D">
        <w:trPr>
          <w:trHeight w:val="290"/>
        </w:trPr>
        <w:tc>
          <w:tcPr>
            <w:tcW w:w="3402" w:type="dxa"/>
            <w:tcBorders>
              <w:top w:val="nil"/>
              <w:left w:val="nil"/>
              <w:bottom w:val="nil"/>
              <w:right w:val="nil"/>
            </w:tcBorders>
            <w:shd w:val="clear" w:color="auto" w:fill="auto"/>
            <w:noWrap/>
            <w:vAlign w:val="bottom"/>
          </w:tcPr>
          <w:p w14:paraId="55A7CDA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Embothrium coccineum</w:t>
            </w:r>
          </w:p>
        </w:tc>
        <w:tc>
          <w:tcPr>
            <w:tcW w:w="1560" w:type="dxa"/>
            <w:tcBorders>
              <w:top w:val="nil"/>
              <w:left w:val="nil"/>
              <w:bottom w:val="nil"/>
              <w:right w:val="nil"/>
            </w:tcBorders>
            <w:shd w:val="clear" w:color="auto" w:fill="auto"/>
            <w:noWrap/>
            <w:vAlign w:val="bottom"/>
          </w:tcPr>
          <w:p w14:paraId="55A7CD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Proteales</w:t>
            </w:r>
          </w:p>
        </w:tc>
        <w:tc>
          <w:tcPr>
            <w:tcW w:w="1984" w:type="dxa"/>
            <w:tcBorders>
              <w:top w:val="nil"/>
              <w:left w:val="nil"/>
              <w:bottom w:val="nil"/>
              <w:right w:val="nil"/>
            </w:tcBorders>
            <w:shd w:val="clear" w:color="auto" w:fill="auto"/>
            <w:noWrap/>
            <w:vAlign w:val="bottom"/>
          </w:tcPr>
          <w:p w14:paraId="55A7CDA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Proteaceae</w:t>
            </w:r>
          </w:p>
        </w:tc>
        <w:tc>
          <w:tcPr>
            <w:tcW w:w="851" w:type="dxa"/>
            <w:tcBorders>
              <w:top w:val="nil"/>
              <w:left w:val="nil"/>
              <w:bottom w:val="nil"/>
              <w:right w:val="nil"/>
            </w:tcBorders>
            <w:vAlign w:val="bottom"/>
          </w:tcPr>
          <w:p w14:paraId="55A7CDA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B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DB1"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CDB2"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15.26</w:t>
            </w:r>
          </w:p>
        </w:tc>
        <w:tc>
          <w:tcPr>
            <w:tcW w:w="1417" w:type="dxa"/>
            <w:tcBorders>
              <w:top w:val="nil"/>
              <w:left w:val="nil"/>
              <w:bottom w:val="nil"/>
              <w:right w:val="nil"/>
            </w:tcBorders>
            <w:vAlign w:val="bottom"/>
          </w:tcPr>
          <w:p w14:paraId="55A7CDB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DB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94.64</w:t>
            </w:r>
          </w:p>
        </w:tc>
        <w:tc>
          <w:tcPr>
            <w:tcW w:w="1417" w:type="dxa"/>
            <w:tcBorders>
              <w:top w:val="nil"/>
              <w:left w:val="nil"/>
              <w:bottom w:val="nil"/>
              <w:right w:val="nil"/>
            </w:tcBorders>
          </w:tcPr>
          <w:p w14:paraId="152D20CF" w14:textId="77777777" w:rsidR="00713B1D" w:rsidRPr="00270E7F" w:rsidRDefault="00713B1D" w:rsidP="00EB30B9">
            <w:pPr>
              <w:jc w:val="right"/>
              <w:rPr>
                <w:rFonts w:ascii="Times New Roman" w:hAnsi="Times New Roman" w:cs="Times New Roman"/>
                <w:color w:val="000000"/>
              </w:rPr>
            </w:pPr>
          </w:p>
        </w:tc>
      </w:tr>
      <w:tr w:rsidR="00713B1D" w:rsidRPr="005D47E4" w14:paraId="55A7CDBF" w14:textId="7F50512E" w:rsidTr="00713B1D">
        <w:trPr>
          <w:trHeight w:val="290"/>
        </w:trPr>
        <w:tc>
          <w:tcPr>
            <w:tcW w:w="3402" w:type="dxa"/>
            <w:tcBorders>
              <w:top w:val="nil"/>
              <w:left w:val="nil"/>
              <w:bottom w:val="nil"/>
              <w:right w:val="nil"/>
            </w:tcBorders>
            <w:shd w:val="clear" w:color="auto" w:fill="auto"/>
            <w:noWrap/>
            <w:vAlign w:val="bottom"/>
          </w:tcPr>
          <w:p w14:paraId="55A7CDB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Epilobium hirsutum</w:t>
            </w:r>
          </w:p>
        </w:tc>
        <w:tc>
          <w:tcPr>
            <w:tcW w:w="1560" w:type="dxa"/>
            <w:tcBorders>
              <w:top w:val="nil"/>
              <w:left w:val="nil"/>
              <w:bottom w:val="nil"/>
              <w:right w:val="nil"/>
            </w:tcBorders>
            <w:shd w:val="clear" w:color="auto" w:fill="auto"/>
            <w:noWrap/>
            <w:vAlign w:val="bottom"/>
          </w:tcPr>
          <w:p w14:paraId="55A7CDB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CDB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Onagraceae</w:t>
            </w:r>
          </w:p>
        </w:tc>
        <w:tc>
          <w:tcPr>
            <w:tcW w:w="851" w:type="dxa"/>
            <w:tcBorders>
              <w:top w:val="nil"/>
              <w:left w:val="nil"/>
              <w:bottom w:val="nil"/>
              <w:right w:val="nil"/>
            </w:tcBorders>
            <w:vAlign w:val="bottom"/>
          </w:tcPr>
          <w:p w14:paraId="55A7CDB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B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BB"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DBC"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CDB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DB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205.50</w:t>
            </w:r>
          </w:p>
        </w:tc>
        <w:tc>
          <w:tcPr>
            <w:tcW w:w="1417" w:type="dxa"/>
            <w:tcBorders>
              <w:top w:val="nil"/>
              <w:left w:val="nil"/>
              <w:bottom w:val="nil"/>
              <w:right w:val="nil"/>
            </w:tcBorders>
          </w:tcPr>
          <w:p w14:paraId="47474374" w14:textId="77777777" w:rsidR="00713B1D" w:rsidRPr="00270E7F" w:rsidRDefault="00713B1D" w:rsidP="00EB30B9">
            <w:pPr>
              <w:jc w:val="right"/>
              <w:rPr>
                <w:rFonts w:ascii="Times New Roman" w:hAnsi="Times New Roman" w:cs="Times New Roman"/>
                <w:color w:val="000000"/>
              </w:rPr>
            </w:pPr>
          </w:p>
        </w:tc>
      </w:tr>
      <w:tr w:rsidR="00713B1D" w:rsidRPr="005D47E4" w14:paraId="55A7CDC9" w14:textId="13F388CB" w:rsidTr="00713B1D">
        <w:trPr>
          <w:trHeight w:val="290"/>
        </w:trPr>
        <w:tc>
          <w:tcPr>
            <w:tcW w:w="3402" w:type="dxa"/>
            <w:tcBorders>
              <w:top w:val="nil"/>
              <w:left w:val="nil"/>
              <w:bottom w:val="nil"/>
              <w:right w:val="nil"/>
            </w:tcBorders>
            <w:shd w:val="clear" w:color="auto" w:fill="auto"/>
            <w:noWrap/>
            <w:vAlign w:val="bottom"/>
          </w:tcPr>
          <w:p w14:paraId="55A7CDC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C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C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C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DC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DC5" w14:textId="77777777" w:rsidR="00713B1D" w:rsidRPr="00270E7F" w:rsidRDefault="00713B1D" w:rsidP="00B91B74">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DC6" w14:textId="77777777" w:rsidR="00713B1D" w:rsidRPr="00270E7F" w:rsidRDefault="00713B1D" w:rsidP="00B91B74">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D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DC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3063.77</w:t>
            </w:r>
          </w:p>
        </w:tc>
        <w:tc>
          <w:tcPr>
            <w:tcW w:w="1417" w:type="dxa"/>
            <w:tcBorders>
              <w:top w:val="nil"/>
              <w:left w:val="nil"/>
              <w:bottom w:val="nil"/>
              <w:right w:val="nil"/>
            </w:tcBorders>
          </w:tcPr>
          <w:p w14:paraId="00D38A73" w14:textId="77777777" w:rsidR="00713B1D" w:rsidRPr="00270E7F" w:rsidRDefault="00713B1D" w:rsidP="00EB30B9">
            <w:pPr>
              <w:jc w:val="right"/>
              <w:rPr>
                <w:rFonts w:ascii="Times New Roman" w:hAnsi="Times New Roman" w:cs="Times New Roman"/>
                <w:color w:val="000000"/>
              </w:rPr>
            </w:pPr>
          </w:p>
        </w:tc>
      </w:tr>
      <w:tr w:rsidR="00713B1D" w:rsidRPr="005D47E4" w14:paraId="55A7CDD3" w14:textId="4E7301D1" w:rsidTr="00713B1D">
        <w:trPr>
          <w:trHeight w:val="290"/>
        </w:trPr>
        <w:tc>
          <w:tcPr>
            <w:tcW w:w="3402" w:type="dxa"/>
            <w:tcBorders>
              <w:top w:val="nil"/>
              <w:left w:val="nil"/>
              <w:bottom w:val="nil"/>
              <w:right w:val="nil"/>
            </w:tcBorders>
            <w:shd w:val="clear" w:color="auto" w:fill="auto"/>
            <w:noWrap/>
            <w:vAlign w:val="bottom"/>
          </w:tcPr>
          <w:p w14:paraId="55A7CDC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Eragrostis curvula</w:t>
            </w:r>
          </w:p>
        </w:tc>
        <w:tc>
          <w:tcPr>
            <w:tcW w:w="1560" w:type="dxa"/>
            <w:tcBorders>
              <w:top w:val="nil"/>
              <w:left w:val="nil"/>
              <w:bottom w:val="nil"/>
              <w:right w:val="nil"/>
            </w:tcBorders>
            <w:shd w:val="clear" w:color="auto" w:fill="auto"/>
            <w:noWrap/>
            <w:vAlign w:val="bottom"/>
          </w:tcPr>
          <w:p w14:paraId="55A7CDC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DC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CDC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C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DCF"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0.7</w:t>
            </w:r>
          </w:p>
        </w:tc>
        <w:tc>
          <w:tcPr>
            <w:tcW w:w="1276" w:type="dxa"/>
            <w:tcBorders>
              <w:top w:val="nil"/>
              <w:left w:val="nil"/>
              <w:bottom w:val="nil"/>
              <w:right w:val="nil"/>
            </w:tcBorders>
            <w:vAlign w:val="bottom"/>
          </w:tcPr>
          <w:p w14:paraId="55A7CDD0"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0.20</w:t>
            </w:r>
          </w:p>
        </w:tc>
        <w:tc>
          <w:tcPr>
            <w:tcW w:w="1417" w:type="dxa"/>
            <w:tcBorders>
              <w:top w:val="nil"/>
              <w:left w:val="nil"/>
              <w:bottom w:val="nil"/>
              <w:right w:val="nil"/>
            </w:tcBorders>
            <w:vAlign w:val="bottom"/>
          </w:tcPr>
          <w:p w14:paraId="55A7CDD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DD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3.94</w:t>
            </w:r>
          </w:p>
        </w:tc>
        <w:tc>
          <w:tcPr>
            <w:tcW w:w="1417" w:type="dxa"/>
            <w:tcBorders>
              <w:top w:val="nil"/>
              <w:left w:val="nil"/>
              <w:bottom w:val="nil"/>
              <w:right w:val="nil"/>
            </w:tcBorders>
          </w:tcPr>
          <w:p w14:paraId="2D1996EE" w14:textId="77777777" w:rsidR="00713B1D" w:rsidRPr="00270E7F" w:rsidRDefault="00713B1D" w:rsidP="00EB30B9">
            <w:pPr>
              <w:jc w:val="right"/>
              <w:rPr>
                <w:rFonts w:ascii="Times New Roman" w:hAnsi="Times New Roman" w:cs="Times New Roman"/>
                <w:color w:val="000000"/>
              </w:rPr>
            </w:pPr>
          </w:p>
        </w:tc>
      </w:tr>
      <w:tr w:rsidR="00713B1D" w:rsidRPr="005D47E4" w14:paraId="55A7CDDD" w14:textId="49BFEBE5" w:rsidTr="00713B1D">
        <w:trPr>
          <w:trHeight w:val="290"/>
        </w:trPr>
        <w:tc>
          <w:tcPr>
            <w:tcW w:w="3402" w:type="dxa"/>
            <w:tcBorders>
              <w:top w:val="nil"/>
              <w:left w:val="nil"/>
              <w:bottom w:val="nil"/>
              <w:right w:val="nil"/>
            </w:tcBorders>
            <w:shd w:val="clear" w:color="auto" w:fill="auto"/>
            <w:noWrap/>
            <w:vAlign w:val="bottom"/>
          </w:tcPr>
          <w:p w14:paraId="55A7CDD4"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Erica arborea</w:t>
            </w:r>
          </w:p>
        </w:tc>
        <w:tc>
          <w:tcPr>
            <w:tcW w:w="1560" w:type="dxa"/>
            <w:tcBorders>
              <w:top w:val="nil"/>
              <w:left w:val="nil"/>
              <w:bottom w:val="nil"/>
              <w:right w:val="nil"/>
            </w:tcBorders>
            <w:shd w:val="clear" w:color="auto" w:fill="auto"/>
            <w:noWrap/>
            <w:vAlign w:val="bottom"/>
          </w:tcPr>
          <w:p w14:paraId="55A7CDD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Ericales</w:t>
            </w:r>
          </w:p>
        </w:tc>
        <w:tc>
          <w:tcPr>
            <w:tcW w:w="1984" w:type="dxa"/>
            <w:tcBorders>
              <w:top w:val="nil"/>
              <w:left w:val="nil"/>
              <w:bottom w:val="nil"/>
              <w:right w:val="nil"/>
            </w:tcBorders>
            <w:shd w:val="clear" w:color="auto" w:fill="auto"/>
            <w:noWrap/>
            <w:vAlign w:val="bottom"/>
          </w:tcPr>
          <w:p w14:paraId="55A7CDD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CDD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DD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tree</w:t>
            </w:r>
          </w:p>
        </w:tc>
        <w:tc>
          <w:tcPr>
            <w:tcW w:w="1276" w:type="dxa"/>
            <w:tcBorders>
              <w:top w:val="nil"/>
              <w:left w:val="nil"/>
              <w:bottom w:val="nil"/>
              <w:right w:val="nil"/>
            </w:tcBorders>
            <w:vAlign w:val="bottom"/>
          </w:tcPr>
          <w:p w14:paraId="55A7CDD9"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5</w:t>
            </w:r>
          </w:p>
        </w:tc>
        <w:tc>
          <w:tcPr>
            <w:tcW w:w="1276" w:type="dxa"/>
            <w:tcBorders>
              <w:top w:val="nil"/>
              <w:left w:val="nil"/>
              <w:bottom w:val="nil"/>
              <w:right w:val="nil"/>
            </w:tcBorders>
            <w:vAlign w:val="bottom"/>
          </w:tcPr>
          <w:p w14:paraId="55A7CDDA"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0.07</w:t>
            </w:r>
          </w:p>
        </w:tc>
        <w:tc>
          <w:tcPr>
            <w:tcW w:w="1417" w:type="dxa"/>
            <w:tcBorders>
              <w:top w:val="nil"/>
              <w:left w:val="nil"/>
              <w:bottom w:val="nil"/>
              <w:right w:val="nil"/>
            </w:tcBorders>
            <w:vAlign w:val="bottom"/>
          </w:tcPr>
          <w:p w14:paraId="55A7CDD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DDC"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62C99C50" w14:textId="77777777" w:rsidR="00713B1D" w:rsidRPr="00270E7F" w:rsidRDefault="00713B1D" w:rsidP="00EB30B9">
            <w:pPr>
              <w:jc w:val="right"/>
              <w:rPr>
                <w:rFonts w:ascii="Times New Roman" w:hAnsi="Times New Roman" w:cs="Times New Roman"/>
                <w:color w:val="000000"/>
              </w:rPr>
            </w:pPr>
          </w:p>
        </w:tc>
      </w:tr>
      <w:tr w:rsidR="00713B1D" w:rsidRPr="005D47E4" w14:paraId="55A7CDE7" w14:textId="6B7E8705" w:rsidTr="00713B1D">
        <w:trPr>
          <w:trHeight w:val="290"/>
        </w:trPr>
        <w:tc>
          <w:tcPr>
            <w:tcW w:w="3402" w:type="dxa"/>
            <w:tcBorders>
              <w:top w:val="nil"/>
              <w:left w:val="nil"/>
              <w:bottom w:val="nil"/>
              <w:right w:val="nil"/>
            </w:tcBorders>
            <w:shd w:val="clear" w:color="auto" w:fill="auto"/>
            <w:noWrap/>
            <w:vAlign w:val="bottom"/>
          </w:tcPr>
          <w:p w14:paraId="55A7CDDE"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Erica baccans</w:t>
            </w:r>
          </w:p>
        </w:tc>
        <w:tc>
          <w:tcPr>
            <w:tcW w:w="1560" w:type="dxa"/>
            <w:tcBorders>
              <w:top w:val="nil"/>
              <w:left w:val="nil"/>
              <w:bottom w:val="nil"/>
              <w:right w:val="nil"/>
            </w:tcBorders>
            <w:shd w:val="clear" w:color="auto" w:fill="auto"/>
            <w:noWrap/>
            <w:vAlign w:val="bottom"/>
          </w:tcPr>
          <w:p w14:paraId="55A7CDD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Ericales</w:t>
            </w:r>
          </w:p>
        </w:tc>
        <w:tc>
          <w:tcPr>
            <w:tcW w:w="1984" w:type="dxa"/>
            <w:tcBorders>
              <w:top w:val="nil"/>
              <w:left w:val="nil"/>
              <w:bottom w:val="nil"/>
              <w:right w:val="nil"/>
            </w:tcBorders>
            <w:shd w:val="clear" w:color="auto" w:fill="auto"/>
            <w:noWrap/>
            <w:vAlign w:val="bottom"/>
          </w:tcPr>
          <w:p w14:paraId="55A7CDE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CDE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DE2"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CDE3"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2.5</w:t>
            </w:r>
          </w:p>
        </w:tc>
        <w:tc>
          <w:tcPr>
            <w:tcW w:w="1276" w:type="dxa"/>
            <w:tcBorders>
              <w:top w:val="nil"/>
              <w:left w:val="nil"/>
              <w:bottom w:val="nil"/>
              <w:right w:val="nil"/>
            </w:tcBorders>
            <w:vAlign w:val="bottom"/>
          </w:tcPr>
          <w:p w14:paraId="55A7CDE4"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0.08</w:t>
            </w:r>
          </w:p>
        </w:tc>
        <w:tc>
          <w:tcPr>
            <w:tcW w:w="1417" w:type="dxa"/>
            <w:tcBorders>
              <w:top w:val="nil"/>
              <w:left w:val="nil"/>
              <w:bottom w:val="nil"/>
              <w:right w:val="nil"/>
            </w:tcBorders>
            <w:vAlign w:val="bottom"/>
          </w:tcPr>
          <w:p w14:paraId="55A7CDE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DE6"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700EC279" w14:textId="77777777" w:rsidR="00713B1D" w:rsidRPr="00270E7F" w:rsidRDefault="00713B1D" w:rsidP="00EB30B9">
            <w:pPr>
              <w:rPr>
                <w:rFonts w:ascii="Times New Roman" w:hAnsi="Times New Roman" w:cs="Times New Roman"/>
              </w:rPr>
            </w:pPr>
          </w:p>
        </w:tc>
      </w:tr>
      <w:tr w:rsidR="00713B1D" w:rsidRPr="005D47E4" w14:paraId="55A7CDF1" w14:textId="01479F4F" w:rsidTr="00713B1D">
        <w:trPr>
          <w:trHeight w:val="290"/>
        </w:trPr>
        <w:tc>
          <w:tcPr>
            <w:tcW w:w="3402" w:type="dxa"/>
            <w:tcBorders>
              <w:top w:val="nil"/>
              <w:left w:val="nil"/>
              <w:bottom w:val="nil"/>
              <w:right w:val="nil"/>
            </w:tcBorders>
            <w:shd w:val="clear" w:color="auto" w:fill="auto"/>
            <w:noWrap/>
            <w:vAlign w:val="bottom"/>
          </w:tcPr>
          <w:p w14:paraId="55A7CDE8"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Erica caffra</w:t>
            </w:r>
          </w:p>
        </w:tc>
        <w:tc>
          <w:tcPr>
            <w:tcW w:w="1560" w:type="dxa"/>
            <w:tcBorders>
              <w:top w:val="nil"/>
              <w:left w:val="nil"/>
              <w:bottom w:val="nil"/>
              <w:right w:val="nil"/>
            </w:tcBorders>
            <w:shd w:val="clear" w:color="auto" w:fill="auto"/>
            <w:noWrap/>
            <w:vAlign w:val="bottom"/>
          </w:tcPr>
          <w:p w14:paraId="55A7CDE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Ericales</w:t>
            </w:r>
          </w:p>
        </w:tc>
        <w:tc>
          <w:tcPr>
            <w:tcW w:w="1984" w:type="dxa"/>
            <w:tcBorders>
              <w:top w:val="nil"/>
              <w:left w:val="nil"/>
              <w:bottom w:val="nil"/>
              <w:right w:val="nil"/>
            </w:tcBorders>
            <w:shd w:val="clear" w:color="auto" w:fill="auto"/>
            <w:noWrap/>
            <w:vAlign w:val="bottom"/>
          </w:tcPr>
          <w:p w14:paraId="55A7CDE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CDE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DEC"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CDED"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3</w:t>
            </w:r>
          </w:p>
        </w:tc>
        <w:tc>
          <w:tcPr>
            <w:tcW w:w="1276" w:type="dxa"/>
            <w:tcBorders>
              <w:top w:val="nil"/>
              <w:left w:val="nil"/>
              <w:bottom w:val="nil"/>
              <w:right w:val="nil"/>
            </w:tcBorders>
            <w:vAlign w:val="bottom"/>
          </w:tcPr>
          <w:p w14:paraId="55A7CDEE"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0.02</w:t>
            </w:r>
          </w:p>
        </w:tc>
        <w:tc>
          <w:tcPr>
            <w:tcW w:w="1417" w:type="dxa"/>
            <w:tcBorders>
              <w:top w:val="nil"/>
              <w:left w:val="nil"/>
              <w:bottom w:val="nil"/>
              <w:right w:val="nil"/>
            </w:tcBorders>
            <w:vAlign w:val="bottom"/>
          </w:tcPr>
          <w:p w14:paraId="55A7CDE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DF0"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33B75D36" w14:textId="77777777" w:rsidR="00713B1D" w:rsidRPr="00270E7F" w:rsidRDefault="00713B1D" w:rsidP="00EB30B9">
            <w:pPr>
              <w:rPr>
                <w:rFonts w:ascii="Times New Roman" w:hAnsi="Times New Roman" w:cs="Times New Roman"/>
              </w:rPr>
            </w:pPr>
          </w:p>
        </w:tc>
      </w:tr>
      <w:tr w:rsidR="00713B1D" w:rsidRPr="005D47E4" w14:paraId="55A7CDFB" w14:textId="1C7FAD59" w:rsidTr="00713B1D">
        <w:trPr>
          <w:trHeight w:val="290"/>
        </w:trPr>
        <w:tc>
          <w:tcPr>
            <w:tcW w:w="3402" w:type="dxa"/>
            <w:tcBorders>
              <w:top w:val="nil"/>
              <w:left w:val="nil"/>
              <w:bottom w:val="nil"/>
              <w:right w:val="nil"/>
            </w:tcBorders>
            <w:shd w:val="clear" w:color="auto" w:fill="auto"/>
            <w:noWrap/>
            <w:vAlign w:val="bottom"/>
          </w:tcPr>
          <w:p w14:paraId="55A7CDF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Erica cinerea</w:t>
            </w:r>
          </w:p>
        </w:tc>
        <w:tc>
          <w:tcPr>
            <w:tcW w:w="1560" w:type="dxa"/>
            <w:tcBorders>
              <w:top w:val="nil"/>
              <w:left w:val="nil"/>
              <w:bottom w:val="nil"/>
              <w:right w:val="nil"/>
            </w:tcBorders>
            <w:shd w:val="clear" w:color="auto" w:fill="auto"/>
            <w:noWrap/>
            <w:vAlign w:val="bottom"/>
          </w:tcPr>
          <w:p w14:paraId="55A7CD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Ericales</w:t>
            </w:r>
          </w:p>
        </w:tc>
        <w:tc>
          <w:tcPr>
            <w:tcW w:w="1984" w:type="dxa"/>
            <w:tcBorders>
              <w:top w:val="nil"/>
              <w:left w:val="nil"/>
              <w:bottom w:val="nil"/>
              <w:right w:val="nil"/>
            </w:tcBorders>
            <w:shd w:val="clear" w:color="auto" w:fill="auto"/>
            <w:noWrap/>
            <w:vAlign w:val="bottom"/>
          </w:tcPr>
          <w:p w14:paraId="55A7CDF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CDF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DF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DF7"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0.3</w:t>
            </w:r>
          </w:p>
        </w:tc>
        <w:tc>
          <w:tcPr>
            <w:tcW w:w="1276" w:type="dxa"/>
            <w:tcBorders>
              <w:top w:val="nil"/>
              <w:left w:val="nil"/>
              <w:bottom w:val="nil"/>
              <w:right w:val="nil"/>
            </w:tcBorders>
            <w:vAlign w:val="bottom"/>
          </w:tcPr>
          <w:p w14:paraId="55A7CDF8"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0.13</w:t>
            </w:r>
          </w:p>
        </w:tc>
        <w:tc>
          <w:tcPr>
            <w:tcW w:w="1417" w:type="dxa"/>
            <w:tcBorders>
              <w:top w:val="nil"/>
              <w:left w:val="nil"/>
              <w:bottom w:val="nil"/>
              <w:right w:val="nil"/>
            </w:tcBorders>
            <w:vAlign w:val="bottom"/>
          </w:tcPr>
          <w:p w14:paraId="55A7CDF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DF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3.15</w:t>
            </w:r>
          </w:p>
        </w:tc>
        <w:tc>
          <w:tcPr>
            <w:tcW w:w="1417" w:type="dxa"/>
            <w:tcBorders>
              <w:top w:val="nil"/>
              <w:left w:val="nil"/>
              <w:bottom w:val="nil"/>
              <w:right w:val="nil"/>
            </w:tcBorders>
          </w:tcPr>
          <w:p w14:paraId="6929EE4F" w14:textId="77777777" w:rsidR="00713B1D" w:rsidRPr="00270E7F" w:rsidRDefault="00713B1D" w:rsidP="00EB30B9">
            <w:pPr>
              <w:jc w:val="right"/>
              <w:rPr>
                <w:rFonts w:ascii="Times New Roman" w:hAnsi="Times New Roman" w:cs="Times New Roman"/>
                <w:color w:val="000000"/>
              </w:rPr>
            </w:pPr>
          </w:p>
        </w:tc>
      </w:tr>
      <w:tr w:rsidR="00713B1D" w:rsidRPr="005D47E4" w14:paraId="55A7CE05" w14:textId="08A82D06" w:rsidTr="00713B1D">
        <w:trPr>
          <w:trHeight w:val="290"/>
        </w:trPr>
        <w:tc>
          <w:tcPr>
            <w:tcW w:w="3402" w:type="dxa"/>
            <w:tcBorders>
              <w:top w:val="nil"/>
              <w:left w:val="nil"/>
              <w:bottom w:val="nil"/>
              <w:right w:val="nil"/>
            </w:tcBorders>
            <w:shd w:val="clear" w:color="auto" w:fill="auto"/>
            <w:noWrap/>
            <w:vAlign w:val="bottom"/>
          </w:tcPr>
          <w:p w14:paraId="55A7CDF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DF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DF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DF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E0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E01" w14:textId="77777777" w:rsidR="00713B1D" w:rsidRPr="00270E7F" w:rsidRDefault="00713B1D" w:rsidP="00B91B74">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E02" w14:textId="77777777" w:rsidR="00713B1D" w:rsidRPr="00270E7F" w:rsidRDefault="00713B1D" w:rsidP="00B91B74">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E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0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883.61</w:t>
            </w:r>
          </w:p>
        </w:tc>
        <w:tc>
          <w:tcPr>
            <w:tcW w:w="1417" w:type="dxa"/>
            <w:tcBorders>
              <w:top w:val="nil"/>
              <w:left w:val="nil"/>
              <w:bottom w:val="nil"/>
              <w:right w:val="nil"/>
            </w:tcBorders>
          </w:tcPr>
          <w:p w14:paraId="36D3F295" w14:textId="77777777" w:rsidR="00713B1D" w:rsidRPr="00270E7F" w:rsidRDefault="00713B1D" w:rsidP="00EB30B9">
            <w:pPr>
              <w:jc w:val="right"/>
              <w:rPr>
                <w:rFonts w:ascii="Times New Roman" w:hAnsi="Times New Roman" w:cs="Times New Roman"/>
                <w:color w:val="000000"/>
              </w:rPr>
            </w:pPr>
          </w:p>
        </w:tc>
      </w:tr>
      <w:tr w:rsidR="00713B1D" w:rsidRPr="005D47E4" w14:paraId="55A7CE0F" w14:textId="7C0E08D4" w:rsidTr="00713B1D">
        <w:trPr>
          <w:trHeight w:val="290"/>
        </w:trPr>
        <w:tc>
          <w:tcPr>
            <w:tcW w:w="3402" w:type="dxa"/>
            <w:tcBorders>
              <w:top w:val="nil"/>
              <w:left w:val="nil"/>
              <w:bottom w:val="nil"/>
              <w:right w:val="nil"/>
            </w:tcBorders>
            <w:shd w:val="clear" w:color="auto" w:fill="auto"/>
            <w:noWrap/>
            <w:vAlign w:val="bottom"/>
          </w:tcPr>
          <w:p w14:paraId="55A7CE0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Erica lusitanica</w:t>
            </w:r>
          </w:p>
        </w:tc>
        <w:tc>
          <w:tcPr>
            <w:tcW w:w="1560" w:type="dxa"/>
            <w:tcBorders>
              <w:top w:val="nil"/>
              <w:left w:val="nil"/>
              <w:bottom w:val="nil"/>
              <w:right w:val="nil"/>
            </w:tcBorders>
            <w:shd w:val="clear" w:color="auto" w:fill="auto"/>
            <w:noWrap/>
            <w:vAlign w:val="bottom"/>
          </w:tcPr>
          <w:p w14:paraId="55A7CE0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Ericales</w:t>
            </w:r>
          </w:p>
        </w:tc>
        <w:tc>
          <w:tcPr>
            <w:tcW w:w="1984" w:type="dxa"/>
            <w:tcBorders>
              <w:top w:val="nil"/>
              <w:left w:val="nil"/>
              <w:bottom w:val="nil"/>
              <w:right w:val="nil"/>
            </w:tcBorders>
            <w:shd w:val="clear" w:color="auto" w:fill="auto"/>
            <w:noWrap/>
            <w:vAlign w:val="bottom"/>
          </w:tcPr>
          <w:p w14:paraId="55A7CE0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CE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0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0B"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E0C"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0.01</w:t>
            </w:r>
          </w:p>
        </w:tc>
        <w:tc>
          <w:tcPr>
            <w:tcW w:w="1417" w:type="dxa"/>
            <w:tcBorders>
              <w:top w:val="nil"/>
              <w:left w:val="nil"/>
              <w:bottom w:val="nil"/>
              <w:right w:val="nil"/>
            </w:tcBorders>
            <w:vAlign w:val="bottom"/>
          </w:tcPr>
          <w:p w14:paraId="55A7CE0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E0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11.97</w:t>
            </w:r>
          </w:p>
        </w:tc>
        <w:tc>
          <w:tcPr>
            <w:tcW w:w="1417" w:type="dxa"/>
            <w:tcBorders>
              <w:top w:val="nil"/>
              <w:left w:val="nil"/>
              <w:bottom w:val="nil"/>
              <w:right w:val="nil"/>
            </w:tcBorders>
          </w:tcPr>
          <w:p w14:paraId="4175B0E4" w14:textId="77777777" w:rsidR="00713B1D" w:rsidRPr="00270E7F" w:rsidRDefault="00713B1D" w:rsidP="00EB30B9">
            <w:pPr>
              <w:jc w:val="right"/>
              <w:rPr>
                <w:rFonts w:ascii="Times New Roman" w:hAnsi="Times New Roman" w:cs="Times New Roman"/>
                <w:color w:val="000000"/>
              </w:rPr>
            </w:pPr>
          </w:p>
        </w:tc>
      </w:tr>
      <w:tr w:rsidR="00713B1D" w:rsidRPr="005D47E4" w14:paraId="55A7CE19" w14:textId="5B0FE8AD" w:rsidTr="00713B1D">
        <w:trPr>
          <w:trHeight w:val="290"/>
        </w:trPr>
        <w:tc>
          <w:tcPr>
            <w:tcW w:w="3402" w:type="dxa"/>
            <w:tcBorders>
              <w:top w:val="nil"/>
              <w:left w:val="nil"/>
              <w:bottom w:val="nil"/>
              <w:right w:val="nil"/>
            </w:tcBorders>
            <w:shd w:val="clear" w:color="auto" w:fill="auto"/>
            <w:noWrap/>
            <w:vAlign w:val="bottom"/>
          </w:tcPr>
          <w:p w14:paraId="55A7CE1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Erigeron karvinskianus</w:t>
            </w:r>
          </w:p>
        </w:tc>
        <w:tc>
          <w:tcPr>
            <w:tcW w:w="1560" w:type="dxa"/>
            <w:tcBorders>
              <w:top w:val="nil"/>
              <w:left w:val="nil"/>
              <w:bottom w:val="nil"/>
              <w:right w:val="nil"/>
            </w:tcBorders>
            <w:shd w:val="clear" w:color="auto" w:fill="auto"/>
            <w:noWrap/>
            <w:vAlign w:val="bottom"/>
          </w:tcPr>
          <w:p w14:paraId="55A7CE1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E1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E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1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15"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0.4</w:t>
            </w:r>
          </w:p>
        </w:tc>
        <w:tc>
          <w:tcPr>
            <w:tcW w:w="1276" w:type="dxa"/>
            <w:tcBorders>
              <w:top w:val="nil"/>
              <w:left w:val="nil"/>
              <w:bottom w:val="nil"/>
              <w:right w:val="nil"/>
            </w:tcBorders>
            <w:vAlign w:val="bottom"/>
          </w:tcPr>
          <w:p w14:paraId="55A7CE16"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0.05</w:t>
            </w:r>
          </w:p>
        </w:tc>
        <w:tc>
          <w:tcPr>
            <w:tcW w:w="1417" w:type="dxa"/>
            <w:tcBorders>
              <w:top w:val="nil"/>
              <w:left w:val="nil"/>
              <w:bottom w:val="nil"/>
              <w:right w:val="nil"/>
            </w:tcBorders>
            <w:vAlign w:val="bottom"/>
          </w:tcPr>
          <w:p w14:paraId="55A7CE1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E1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18.15</w:t>
            </w:r>
          </w:p>
        </w:tc>
        <w:tc>
          <w:tcPr>
            <w:tcW w:w="1417" w:type="dxa"/>
            <w:tcBorders>
              <w:top w:val="nil"/>
              <w:left w:val="nil"/>
              <w:bottom w:val="nil"/>
              <w:right w:val="nil"/>
            </w:tcBorders>
          </w:tcPr>
          <w:p w14:paraId="0C5E2A7D" w14:textId="77777777" w:rsidR="00713B1D" w:rsidRPr="00270E7F" w:rsidRDefault="00713B1D" w:rsidP="00EB30B9">
            <w:pPr>
              <w:jc w:val="right"/>
              <w:rPr>
                <w:rFonts w:ascii="Times New Roman" w:hAnsi="Times New Roman" w:cs="Times New Roman"/>
                <w:color w:val="000000"/>
              </w:rPr>
            </w:pPr>
          </w:p>
        </w:tc>
      </w:tr>
      <w:tr w:rsidR="00713B1D" w:rsidRPr="005D47E4" w14:paraId="55A7CE23" w14:textId="1390B7A2" w:rsidTr="00713B1D">
        <w:trPr>
          <w:trHeight w:val="290"/>
        </w:trPr>
        <w:tc>
          <w:tcPr>
            <w:tcW w:w="3402" w:type="dxa"/>
            <w:tcBorders>
              <w:top w:val="nil"/>
              <w:left w:val="nil"/>
              <w:bottom w:val="nil"/>
              <w:right w:val="nil"/>
            </w:tcBorders>
            <w:shd w:val="clear" w:color="auto" w:fill="auto"/>
            <w:noWrap/>
            <w:vAlign w:val="bottom"/>
          </w:tcPr>
          <w:p w14:paraId="55A7CE1A"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Erythranthe guttata</w:t>
            </w:r>
          </w:p>
        </w:tc>
        <w:tc>
          <w:tcPr>
            <w:tcW w:w="1560" w:type="dxa"/>
            <w:tcBorders>
              <w:top w:val="nil"/>
              <w:left w:val="nil"/>
              <w:bottom w:val="nil"/>
              <w:right w:val="nil"/>
            </w:tcBorders>
            <w:shd w:val="clear" w:color="auto" w:fill="auto"/>
            <w:noWrap/>
            <w:vAlign w:val="bottom"/>
          </w:tcPr>
          <w:p w14:paraId="55A7CE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CE1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Phrymaceae</w:t>
            </w:r>
          </w:p>
        </w:tc>
        <w:tc>
          <w:tcPr>
            <w:tcW w:w="851" w:type="dxa"/>
            <w:tcBorders>
              <w:top w:val="nil"/>
              <w:left w:val="nil"/>
              <w:bottom w:val="nil"/>
              <w:right w:val="nil"/>
            </w:tcBorders>
            <w:vAlign w:val="bottom"/>
          </w:tcPr>
          <w:p w14:paraId="55A7CE1D"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E1E"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E1F"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0.6</w:t>
            </w:r>
          </w:p>
        </w:tc>
        <w:tc>
          <w:tcPr>
            <w:tcW w:w="1276" w:type="dxa"/>
            <w:tcBorders>
              <w:top w:val="nil"/>
              <w:left w:val="nil"/>
              <w:bottom w:val="nil"/>
              <w:right w:val="nil"/>
            </w:tcBorders>
            <w:vAlign w:val="bottom"/>
          </w:tcPr>
          <w:p w14:paraId="55A7CE20"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0.03</w:t>
            </w:r>
          </w:p>
        </w:tc>
        <w:tc>
          <w:tcPr>
            <w:tcW w:w="1417" w:type="dxa"/>
            <w:tcBorders>
              <w:top w:val="nil"/>
              <w:left w:val="nil"/>
              <w:bottom w:val="nil"/>
              <w:right w:val="nil"/>
            </w:tcBorders>
            <w:vAlign w:val="bottom"/>
          </w:tcPr>
          <w:p w14:paraId="55A7CE2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E22"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31E17A80" w14:textId="77777777" w:rsidR="00713B1D" w:rsidRPr="00270E7F" w:rsidRDefault="00713B1D" w:rsidP="00EB30B9">
            <w:pPr>
              <w:jc w:val="right"/>
              <w:rPr>
                <w:rFonts w:ascii="Times New Roman" w:hAnsi="Times New Roman" w:cs="Times New Roman"/>
                <w:color w:val="000000"/>
              </w:rPr>
            </w:pPr>
          </w:p>
        </w:tc>
      </w:tr>
      <w:tr w:rsidR="00713B1D" w:rsidRPr="005D47E4" w14:paraId="55A7CE2D" w14:textId="32254044" w:rsidTr="00713B1D">
        <w:trPr>
          <w:trHeight w:val="290"/>
        </w:trPr>
        <w:tc>
          <w:tcPr>
            <w:tcW w:w="3402" w:type="dxa"/>
            <w:tcBorders>
              <w:top w:val="nil"/>
              <w:left w:val="nil"/>
              <w:bottom w:val="nil"/>
              <w:right w:val="nil"/>
            </w:tcBorders>
            <w:shd w:val="clear" w:color="auto" w:fill="auto"/>
            <w:noWrap/>
            <w:vAlign w:val="bottom"/>
          </w:tcPr>
          <w:p w14:paraId="55A7CE24"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Eschscholzia californica</w:t>
            </w:r>
          </w:p>
        </w:tc>
        <w:tc>
          <w:tcPr>
            <w:tcW w:w="1560" w:type="dxa"/>
            <w:tcBorders>
              <w:top w:val="nil"/>
              <w:left w:val="nil"/>
              <w:bottom w:val="nil"/>
              <w:right w:val="nil"/>
            </w:tcBorders>
            <w:shd w:val="clear" w:color="auto" w:fill="auto"/>
            <w:noWrap/>
            <w:vAlign w:val="bottom"/>
          </w:tcPr>
          <w:p w14:paraId="55A7CE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Ranunculales</w:t>
            </w:r>
          </w:p>
        </w:tc>
        <w:tc>
          <w:tcPr>
            <w:tcW w:w="1984" w:type="dxa"/>
            <w:tcBorders>
              <w:top w:val="nil"/>
              <w:left w:val="nil"/>
              <w:bottom w:val="nil"/>
              <w:right w:val="nil"/>
            </w:tcBorders>
            <w:shd w:val="clear" w:color="auto" w:fill="auto"/>
            <w:noWrap/>
            <w:vAlign w:val="bottom"/>
          </w:tcPr>
          <w:p w14:paraId="55A7CE2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Papaveraceae</w:t>
            </w:r>
          </w:p>
        </w:tc>
        <w:tc>
          <w:tcPr>
            <w:tcW w:w="851" w:type="dxa"/>
            <w:tcBorders>
              <w:top w:val="nil"/>
              <w:left w:val="nil"/>
              <w:bottom w:val="nil"/>
              <w:right w:val="nil"/>
            </w:tcBorders>
            <w:vAlign w:val="bottom"/>
          </w:tcPr>
          <w:p w14:paraId="55A7CE2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E2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E29"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0.3</w:t>
            </w:r>
          </w:p>
        </w:tc>
        <w:tc>
          <w:tcPr>
            <w:tcW w:w="1276" w:type="dxa"/>
            <w:tcBorders>
              <w:top w:val="nil"/>
              <w:left w:val="nil"/>
              <w:bottom w:val="nil"/>
              <w:right w:val="nil"/>
            </w:tcBorders>
            <w:vAlign w:val="bottom"/>
          </w:tcPr>
          <w:p w14:paraId="55A7CE2A"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1.50</w:t>
            </w:r>
          </w:p>
        </w:tc>
        <w:tc>
          <w:tcPr>
            <w:tcW w:w="1417" w:type="dxa"/>
            <w:tcBorders>
              <w:top w:val="nil"/>
              <w:left w:val="nil"/>
              <w:bottom w:val="nil"/>
              <w:right w:val="nil"/>
            </w:tcBorders>
            <w:vAlign w:val="bottom"/>
          </w:tcPr>
          <w:p w14:paraId="55A7CE2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E2C"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5A1F3A48" w14:textId="77777777" w:rsidR="00713B1D" w:rsidRPr="00270E7F" w:rsidRDefault="00713B1D" w:rsidP="00EB30B9">
            <w:pPr>
              <w:rPr>
                <w:rFonts w:ascii="Times New Roman" w:hAnsi="Times New Roman" w:cs="Times New Roman"/>
              </w:rPr>
            </w:pPr>
          </w:p>
        </w:tc>
      </w:tr>
      <w:tr w:rsidR="00713B1D" w:rsidRPr="005D47E4" w14:paraId="55A7CE37" w14:textId="7B0BC43A" w:rsidTr="00713B1D">
        <w:trPr>
          <w:trHeight w:val="290"/>
        </w:trPr>
        <w:tc>
          <w:tcPr>
            <w:tcW w:w="3402" w:type="dxa"/>
            <w:tcBorders>
              <w:top w:val="nil"/>
              <w:left w:val="nil"/>
              <w:bottom w:val="nil"/>
              <w:right w:val="nil"/>
            </w:tcBorders>
            <w:shd w:val="clear" w:color="auto" w:fill="auto"/>
            <w:noWrap/>
            <w:vAlign w:val="bottom"/>
          </w:tcPr>
          <w:p w14:paraId="55A7CE2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Eucalyptus delegatensis</w:t>
            </w:r>
          </w:p>
        </w:tc>
        <w:tc>
          <w:tcPr>
            <w:tcW w:w="1560" w:type="dxa"/>
            <w:tcBorders>
              <w:top w:val="nil"/>
              <w:left w:val="nil"/>
              <w:bottom w:val="nil"/>
              <w:right w:val="nil"/>
            </w:tcBorders>
            <w:shd w:val="clear" w:color="auto" w:fill="auto"/>
            <w:noWrap/>
            <w:vAlign w:val="bottom"/>
          </w:tcPr>
          <w:p w14:paraId="55A7CE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CE3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Myrtaceae</w:t>
            </w:r>
          </w:p>
        </w:tc>
        <w:tc>
          <w:tcPr>
            <w:tcW w:w="851" w:type="dxa"/>
            <w:tcBorders>
              <w:top w:val="nil"/>
              <w:left w:val="nil"/>
              <w:bottom w:val="nil"/>
              <w:right w:val="nil"/>
            </w:tcBorders>
            <w:vAlign w:val="bottom"/>
          </w:tcPr>
          <w:p w14:paraId="55A7CE3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3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E33"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30</w:t>
            </w:r>
          </w:p>
        </w:tc>
        <w:tc>
          <w:tcPr>
            <w:tcW w:w="1276" w:type="dxa"/>
            <w:tcBorders>
              <w:top w:val="nil"/>
              <w:left w:val="nil"/>
              <w:bottom w:val="nil"/>
              <w:right w:val="nil"/>
            </w:tcBorders>
            <w:vAlign w:val="bottom"/>
          </w:tcPr>
          <w:p w14:paraId="55A7CE34"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8.91</w:t>
            </w:r>
          </w:p>
        </w:tc>
        <w:tc>
          <w:tcPr>
            <w:tcW w:w="1417" w:type="dxa"/>
            <w:tcBorders>
              <w:top w:val="nil"/>
              <w:left w:val="nil"/>
              <w:bottom w:val="nil"/>
              <w:right w:val="nil"/>
            </w:tcBorders>
            <w:vAlign w:val="bottom"/>
          </w:tcPr>
          <w:p w14:paraId="55A7CE3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E3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18.90</w:t>
            </w:r>
          </w:p>
        </w:tc>
        <w:tc>
          <w:tcPr>
            <w:tcW w:w="1417" w:type="dxa"/>
            <w:tcBorders>
              <w:top w:val="nil"/>
              <w:left w:val="nil"/>
              <w:bottom w:val="nil"/>
              <w:right w:val="nil"/>
            </w:tcBorders>
          </w:tcPr>
          <w:p w14:paraId="0D73F0BD" w14:textId="77777777" w:rsidR="00713B1D" w:rsidRPr="00270E7F" w:rsidRDefault="00713B1D" w:rsidP="00EB30B9">
            <w:pPr>
              <w:jc w:val="right"/>
              <w:rPr>
                <w:rFonts w:ascii="Times New Roman" w:hAnsi="Times New Roman" w:cs="Times New Roman"/>
                <w:color w:val="000000"/>
              </w:rPr>
            </w:pPr>
          </w:p>
        </w:tc>
      </w:tr>
      <w:tr w:rsidR="00713B1D" w:rsidRPr="005D47E4" w14:paraId="55A7CE41" w14:textId="33E74C51" w:rsidTr="00713B1D">
        <w:trPr>
          <w:trHeight w:val="290"/>
        </w:trPr>
        <w:tc>
          <w:tcPr>
            <w:tcW w:w="3402" w:type="dxa"/>
            <w:tcBorders>
              <w:top w:val="nil"/>
              <w:left w:val="nil"/>
              <w:bottom w:val="nil"/>
              <w:right w:val="nil"/>
            </w:tcBorders>
            <w:shd w:val="clear" w:color="auto" w:fill="auto"/>
            <w:noWrap/>
            <w:vAlign w:val="bottom"/>
          </w:tcPr>
          <w:p w14:paraId="55A7CE3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Euonymus europaeus</w:t>
            </w:r>
          </w:p>
        </w:tc>
        <w:tc>
          <w:tcPr>
            <w:tcW w:w="1560" w:type="dxa"/>
            <w:tcBorders>
              <w:top w:val="nil"/>
              <w:left w:val="nil"/>
              <w:bottom w:val="nil"/>
              <w:right w:val="nil"/>
            </w:tcBorders>
            <w:shd w:val="clear" w:color="auto" w:fill="auto"/>
            <w:noWrap/>
            <w:vAlign w:val="bottom"/>
          </w:tcPr>
          <w:p w14:paraId="55A7CE3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Celastrales</w:t>
            </w:r>
          </w:p>
        </w:tc>
        <w:tc>
          <w:tcPr>
            <w:tcW w:w="1984" w:type="dxa"/>
            <w:tcBorders>
              <w:top w:val="nil"/>
              <w:left w:val="nil"/>
              <w:bottom w:val="nil"/>
              <w:right w:val="nil"/>
            </w:tcBorders>
            <w:shd w:val="clear" w:color="auto" w:fill="auto"/>
            <w:noWrap/>
            <w:vAlign w:val="bottom"/>
          </w:tcPr>
          <w:p w14:paraId="55A7CE3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Celastraceae</w:t>
            </w:r>
          </w:p>
        </w:tc>
        <w:tc>
          <w:tcPr>
            <w:tcW w:w="851" w:type="dxa"/>
            <w:tcBorders>
              <w:top w:val="nil"/>
              <w:left w:val="nil"/>
              <w:bottom w:val="nil"/>
              <w:right w:val="nil"/>
            </w:tcBorders>
            <w:vAlign w:val="bottom"/>
          </w:tcPr>
          <w:p w14:paraId="55A7CE3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E3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3D"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CE3E"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38.95</w:t>
            </w:r>
          </w:p>
        </w:tc>
        <w:tc>
          <w:tcPr>
            <w:tcW w:w="1417" w:type="dxa"/>
            <w:tcBorders>
              <w:top w:val="nil"/>
              <w:left w:val="nil"/>
              <w:bottom w:val="nil"/>
              <w:right w:val="nil"/>
            </w:tcBorders>
            <w:vAlign w:val="bottom"/>
          </w:tcPr>
          <w:p w14:paraId="55A7CE3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4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594.34</w:t>
            </w:r>
          </w:p>
        </w:tc>
        <w:tc>
          <w:tcPr>
            <w:tcW w:w="1417" w:type="dxa"/>
            <w:tcBorders>
              <w:top w:val="nil"/>
              <w:left w:val="nil"/>
              <w:bottom w:val="nil"/>
              <w:right w:val="nil"/>
            </w:tcBorders>
          </w:tcPr>
          <w:p w14:paraId="4B67881B" w14:textId="77777777" w:rsidR="00713B1D" w:rsidRPr="00270E7F" w:rsidRDefault="00713B1D" w:rsidP="00EB30B9">
            <w:pPr>
              <w:jc w:val="right"/>
              <w:rPr>
                <w:rFonts w:ascii="Times New Roman" w:hAnsi="Times New Roman" w:cs="Times New Roman"/>
                <w:color w:val="000000"/>
              </w:rPr>
            </w:pPr>
          </w:p>
        </w:tc>
      </w:tr>
      <w:tr w:rsidR="00713B1D" w:rsidRPr="005D47E4" w14:paraId="55A7CE4B" w14:textId="5DDD54FD" w:rsidTr="00713B1D">
        <w:trPr>
          <w:trHeight w:val="290"/>
        </w:trPr>
        <w:tc>
          <w:tcPr>
            <w:tcW w:w="3402" w:type="dxa"/>
            <w:tcBorders>
              <w:top w:val="nil"/>
              <w:left w:val="nil"/>
              <w:bottom w:val="nil"/>
              <w:right w:val="nil"/>
            </w:tcBorders>
            <w:shd w:val="clear" w:color="auto" w:fill="auto"/>
            <w:noWrap/>
            <w:vAlign w:val="bottom"/>
          </w:tcPr>
          <w:p w14:paraId="55A7CE4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Euonymus japonicus</w:t>
            </w:r>
          </w:p>
        </w:tc>
        <w:tc>
          <w:tcPr>
            <w:tcW w:w="1560" w:type="dxa"/>
            <w:tcBorders>
              <w:top w:val="nil"/>
              <w:left w:val="nil"/>
              <w:bottom w:val="nil"/>
              <w:right w:val="nil"/>
            </w:tcBorders>
            <w:shd w:val="clear" w:color="auto" w:fill="auto"/>
            <w:noWrap/>
            <w:vAlign w:val="bottom"/>
          </w:tcPr>
          <w:p w14:paraId="55A7CE4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Celastrales</w:t>
            </w:r>
          </w:p>
        </w:tc>
        <w:tc>
          <w:tcPr>
            <w:tcW w:w="1984" w:type="dxa"/>
            <w:tcBorders>
              <w:top w:val="nil"/>
              <w:left w:val="nil"/>
              <w:bottom w:val="nil"/>
              <w:right w:val="nil"/>
            </w:tcBorders>
            <w:shd w:val="clear" w:color="auto" w:fill="auto"/>
            <w:noWrap/>
            <w:vAlign w:val="bottom"/>
          </w:tcPr>
          <w:p w14:paraId="55A7CE4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Celastraceae</w:t>
            </w:r>
          </w:p>
        </w:tc>
        <w:tc>
          <w:tcPr>
            <w:tcW w:w="851" w:type="dxa"/>
            <w:tcBorders>
              <w:top w:val="nil"/>
              <w:left w:val="nil"/>
              <w:bottom w:val="nil"/>
              <w:right w:val="nil"/>
            </w:tcBorders>
            <w:vAlign w:val="bottom"/>
          </w:tcPr>
          <w:p w14:paraId="55A7CE4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E4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47"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7</w:t>
            </w:r>
          </w:p>
        </w:tc>
        <w:tc>
          <w:tcPr>
            <w:tcW w:w="1276" w:type="dxa"/>
            <w:tcBorders>
              <w:top w:val="nil"/>
              <w:left w:val="nil"/>
              <w:bottom w:val="nil"/>
              <w:right w:val="nil"/>
            </w:tcBorders>
            <w:vAlign w:val="bottom"/>
          </w:tcPr>
          <w:p w14:paraId="55A7CE48"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29.67</w:t>
            </w:r>
          </w:p>
        </w:tc>
        <w:tc>
          <w:tcPr>
            <w:tcW w:w="1417" w:type="dxa"/>
            <w:tcBorders>
              <w:top w:val="nil"/>
              <w:left w:val="nil"/>
              <w:bottom w:val="nil"/>
              <w:right w:val="nil"/>
            </w:tcBorders>
            <w:vAlign w:val="bottom"/>
          </w:tcPr>
          <w:p w14:paraId="55A7CE4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4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711.24</w:t>
            </w:r>
          </w:p>
        </w:tc>
        <w:tc>
          <w:tcPr>
            <w:tcW w:w="1417" w:type="dxa"/>
            <w:tcBorders>
              <w:top w:val="nil"/>
              <w:left w:val="nil"/>
              <w:bottom w:val="nil"/>
              <w:right w:val="nil"/>
            </w:tcBorders>
          </w:tcPr>
          <w:p w14:paraId="0F125E4E" w14:textId="77777777" w:rsidR="00713B1D" w:rsidRPr="00270E7F" w:rsidRDefault="00713B1D" w:rsidP="00EB30B9">
            <w:pPr>
              <w:jc w:val="right"/>
              <w:rPr>
                <w:rFonts w:ascii="Times New Roman" w:hAnsi="Times New Roman" w:cs="Times New Roman"/>
                <w:color w:val="000000"/>
              </w:rPr>
            </w:pPr>
          </w:p>
        </w:tc>
      </w:tr>
      <w:tr w:rsidR="00713B1D" w:rsidRPr="005D47E4" w14:paraId="55A7CE55" w14:textId="4EB89B7F" w:rsidTr="00713B1D">
        <w:trPr>
          <w:trHeight w:val="290"/>
        </w:trPr>
        <w:tc>
          <w:tcPr>
            <w:tcW w:w="3402" w:type="dxa"/>
            <w:tcBorders>
              <w:top w:val="nil"/>
              <w:left w:val="nil"/>
              <w:bottom w:val="nil"/>
              <w:right w:val="nil"/>
            </w:tcBorders>
            <w:shd w:val="clear" w:color="auto" w:fill="auto"/>
            <w:noWrap/>
            <w:vAlign w:val="bottom"/>
          </w:tcPr>
          <w:p w14:paraId="55A7CE4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Eupatorium cannabinum</w:t>
            </w:r>
          </w:p>
        </w:tc>
        <w:tc>
          <w:tcPr>
            <w:tcW w:w="1560" w:type="dxa"/>
            <w:tcBorders>
              <w:top w:val="nil"/>
              <w:left w:val="nil"/>
              <w:bottom w:val="nil"/>
              <w:right w:val="nil"/>
            </w:tcBorders>
            <w:shd w:val="clear" w:color="auto" w:fill="auto"/>
            <w:noWrap/>
            <w:vAlign w:val="bottom"/>
          </w:tcPr>
          <w:p w14:paraId="55A7CE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E4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E4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5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51"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1.8</w:t>
            </w:r>
          </w:p>
        </w:tc>
        <w:tc>
          <w:tcPr>
            <w:tcW w:w="1276" w:type="dxa"/>
            <w:tcBorders>
              <w:top w:val="nil"/>
              <w:left w:val="nil"/>
              <w:bottom w:val="nil"/>
              <w:right w:val="nil"/>
            </w:tcBorders>
            <w:vAlign w:val="bottom"/>
          </w:tcPr>
          <w:p w14:paraId="55A7CE52"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0.29</w:t>
            </w:r>
          </w:p>
        </w:tc>
        <w:tc>
          <w:tcPr>
            <w:tcW w:w="1417" w:type="dxa"/>
            <w:tcBorders>
              <w:top w:val="nil"/>
              <w:left w:val="nil"/>
              <w:bottom w:val="nil"/>
              <w:right w:val="nil"/>
            </w:tcBorders>
            <w:vAlign w:val="bottom"/>
          </w:tcPr>
          <w:p w14:paraId="55A7CE5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E5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22.70</w:t>
            </w:r>
          </w:p>
        </w:tc>
        <w:tc>
          <w:tcPr>
            <w:tcW w:w="1417" w:type="dxa"/>
            <w:tcBorders>
              <w:top w:val="nil"/>
              <w:left w:val="nil"/>
              <w:bottom w:val="nil"/>
              <w:right w:val="nil"/>
            </w:tcBorders>
          </w:tcPr>
          <w:p w14:paraId="1B3223B7" w14:textId="77777777" w:rsidR="00713B1D" w:rsidRPr="00270E7F" w:rsidRDefault="00713B1D" w:rsidP="00EB30B9">
            <w:pPr>
              <w:jc w:val="right"/>
              <w:rPr>
                <w:rFonts w:ascii="Times New Roman" w:hAnsi="Times New Roman" w:cs="Times New Roman"/>
                <w:color w:val="000000"/>
              </w:rPr>
            </w:pPr>
          </w:p>
        </w:tc>
      </w:tr>
      <w:tr w:rsidR="00713B1D" w:rsidRPr="005D47E4" w14:paraId="55A7CE5F" w14:textId="6D90EF61" w:rsidTr="00713B1D">
        <w:trPr>
          <w:trHeight w:val="290"/>
        </w:trPr>
        <w:tc>
          <w:tcPr>
            <w:tcW w:w="3402" w:type="dxa"/>
            <w:tcBorders>
              <w:top w:val="nil"/>
              <w:left w:val="nil"/>
              <w:bottom w:val="nil"/>
              <w:right w:val="nil"/>
            </w:tcBorders>
            <w:shd w:val="clear" w:color="auto" w:fill="auto"/>
            <w:noWrap/>
            <w:vAlign w:val="bottom"/>
          </w:tcPr>
          <w:p w14:paraId="55A7CE5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E5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E5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E5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E5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E5B" w14:textId="77777777" w:rsidR="00713B1D" w:rsidRPr="00270E7F" w:rsidRDefault="00713B1D" w:rsidP="00B91B74">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E5C" w14:textId="77777777" w:rsidR="00713B1D" w:rsidRPr="00270E7F" w:rsidRDefault="00713B1D" w:rsidP="00B91B74">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E5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5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338.42</w:t>
            </w:r>
          </w:p>
        </w:tc>
        <w:tc>
          <w:tcPr>
            <w:tcW w:w="1417" w:type="dxa"/>
            <w:tcBorders>
              <w:top w:val="nil"/>
              <w:left w:val="nil"/>
              <w:bottom w:val="nil"/>
              <w:right w:val="nil"/>
            </w:tcBorders>
          </w:tcPr>
          <w:p w14:paraId="6C3C5C83" w14:textId="77777777" w:rsidR="00713B1D" w:rsidRPr="00270E7F" w:rsidRDefault="00713B1D" w:rsidP="00EB30B9">
            <w:pPr>
              <w:jc w:val="right"/>
              <w:rPr>
                <w:rFonts w:ascii="Times New Roman" w:hAnsi="Times New Roman" w:cs="Times New Roman"/>
                <w:color w:val="000000"/>
              </w:rPr>
            </w:pPr>
          </w:p>
        </w:tc>
      </w:tr>
      <w:tr w:rsidR="00713B1D" w:rsidRPr="005D47E4" w14:paraId="55A7CE69" w14:textId="62B60C97" w:rsidTr="00713B1D">
        <w:trPr>
          <w:trHeight w:val="290"/>
        </w:trPr>
        <w:tc>
          <w:tcPr>
            <w:tcW w:w="3402" w:type="dxa"/>
            <w:tcBorders>
              <w:top w:val="nil"/>
              <w:left w:val="nil"/>
              <w:bottom w:val="nil"/>
              <w:right w:val="nil"/>
            </w:tcBorders>
            <w:shd w:val="clear" w:color="auto" w:fill="auto"/>
            <w:noWrap/>
            <w:vAlign w:val="bottom"/>
          </w:tcPr>
          <w:p w14:paraId="55A7CE60"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Euphorbia paralias</w:t>
            </w:r>
          </w:p>
        </w:tc>
        <w:tc>
          <w:tcPr>
            <w:tcW w:w="1560" w:type="dxa"/>
            <w:tcBorders>
              <w:top w:val="nil"/>
              <w:left w:val="nil"/>
              <w:bottom w:val="nil"/>
              <w:right w:val="nil"/>
            </w:tcBorders>
            <w:shd w:val="clear" w:color="auto" w:fill="auto"/>
            <w:noWrap/>
            <w:vAlign w:val="bottom"/>
          </w:tcPr>
          <w:p w14:paraId="55A7CE6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Malpighiales</w:t>
            </w:r>
          </w:p>
        </w:tc>
        <w:tc>
          <w:tcPr>
            <w:tcW w:w="1984" w:type="dxa"/>
            <w:tcBorders>
              <w:top w:val="nil"/>
              <w:left w:val="nil"/>
              <w:bottom w:val="nil"/>
              <w:right w:val="nil"/>
            </w:tcBorders>
            <w:shd w:val="clear" w:color="auto" w:fill="auto"/>
            <w:noWrap/>
            <w:vAlign w:val="bottom"/>
          </w:tcPr>
          <w:p w14:paraId="55A7CE6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Euphorbiaceae</w:t>
            </w:r>
          </w:p>
        </w:tc>
        <w:tc>
          <w:tcPr>
            <w:tcW w:w="851" w:type="dxa"/>
            <w:tcBorders>
              <w:top w:val="nil"/>
              <w:left w:val="nil"/>
              <w:bottom w:val="nil"/>
              <w:right w:val="nil"/>
            </w:tcBorders>
            <w:vAlign w:val="bottom"/>
          </w:tcPr>
          <w:p w14:paraId="55A7CE6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E64"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E65" w14:textId="77777777" w:rsidR="00713B1D" w:rsidRPr="00270E7F" w:rsidRDefault="00713B1D" w:rsidP="00B91B74">
            <w:pPr>
              <w:jc w:val="center"/>
              <w:rPr>
                <w:rFonts w:ascii="Times New Roman" w:hAnsi="Times New Roman" w:cs="Times New Roman"/>
              </w:rPr>
            </w:pPr>
            <w:r w:rsidRPr="00270E7F">
              <w:rPr>
                <w:rFonts w:ascii="Times New Roman" w:hAnsi="Times New Roman" w:cs="Times New Roman"/>
              </w:rPr>
              <w:t>0.7</w:t>
            </w:r>
          </w:p>
        </w:tc>
        <w:tc>
          <w:tcPr>
            <w:tcW w:w="1276" w:type="dxa"/>
            <w:tcBorders>
              <w:top w:val="nil"/>
              <w:left w:val="nil"/>
              <w:bottom w:val="nil"/>
              <w:right w:val="nil"/>
            </w:tcBorders>
            <w:vAlign w:val="bottom"/>
          </w:tcPr>
          <w:p w14:paraId="55A7CE66"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5.80</w:t>
            </w:r>
          </w:p>
        </w:tc>
        <w:tc>
          <w:tcPr>
            <w:tcW w:w="1417" w:type="dxa"/>
            <w:tcBorders>
              <w:top w:val="nil"/>
              <w:left w:val="nil"/>
              <w:bottom w:val="nil"/>
              <w:right w:val="nil"/>
            </w:tcBorders>
            <w:vAlign w:val="bottom"/>
          </w:tcPr>
          <w:p w14:paraId="55A7CE6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E68"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7D0DF88F" w14:textId="77777777" w:rsidR="00713B1D" w:rsidRPr="00270E7F" w:rsidRDefault="00713B1D" w:rsidP="00EB30B9">
            <w:pPr>
              <w:jc w:val="right"/>
              <w:rPr>
                <w:rFonts w:ascii="Times New Roman" w:hAnsi="Times New Roman" w:cs="Times New Roman"/>
                <w:color w:val="000000"/>
              </w:rPr>
            </w:pPr>
          </w:p>
        </w:tc>
      </w:tr>
      <w:tr w:rsidR="00713B1D" w:rsidRPr="005D47E4" w14:paraId="55A7CE73" w14:textId="1C0581E2" w:rsidTr="00713B1D">
        <w:trPr>
          <w:trHeight w:val="290"/>
        </w:trPr>
        <w:tc>
          <w:tcPr>
            <w:tcW w:w="3402" w:type="dxa"/>
            <w:tcBorders>
              <w:top w:val="nil"/>
              <w:left w:val="nil"/>
              <w:bottom w:val="nil"/>
              <w:right w:val="nil"/>
            </w:tcBorders>
            <w:shd w:val="clear" w:color="auto" w:fill="auto"/>
            <w:noWrap/>
            <w:vAlign w:val="bottom"/>
          </w:tcPr>
          <w:p w14:paraId="55A7CE6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Fallopia japonica</w:t>
            </w:r>
          </w:p>
        </w:tc>
        <w:tc>
          <w:tcPr>
            <w:tcW w:w="1560" w:type="dxa"/>
            <w:tcBorders>
              <w:top w:val="nil"/>
              <w:left w:val="nil"/>
              <w:bottom w:val="nil"/>
              <w:right w:val="nil"/>
            </w:tcBorders>
            <w:shd w:val="clear" w:color="auto" w:fill="auto"/>
            <w:noWrap/>
            <w:vAlign w:val="bottom"/>
          </w:tcPr>
          <w:p w14:paraId="55A7CE6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CE6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Polygonaceae</w:t>
            </w:r>
          </w:p>
        </w:tc>
        <w:tc>
          <w:tcPr>
            <w:tcW w:w="851" w:type="dxa"/>
            <w:tcBorders>
              <w:top w:val="nil"/>
              <w:left w:val="nil"/>
              <w:bottom w:val="nil"/>
              <w:right w:val="nil"/>
            </w:tcBorders>
            <w:vAlign w:val="bottom"/>
          </w:tcPr>
          <w:p w14:paraId="55A7CE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6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6F"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E70"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2.07</w:t>
            </w:r>
          </w:p>
        </w:tc>
        <w:tc>
          <w:tcPr>
            <w:tcW w:w="1417" w:type="dxa"/>
            <w:tcBorders>
              <w:top w:val="nil"/>
              <w:left w:val="nil"/>
              <w:bottom w:val="nil"/>
              <w:right w:val="nil"/>
            </w:tcBorders>
            <w:vAlign w:val="bottom"/>
          </w:tcPr>
          <w:p w14:paraId="55A7CE7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E7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25.26</w:t>
            </w:r>
          </w:p>
        </w:tc>
        <w:tc>
          <w:tcPr>
            <w:tcW w:w="1417" w:type="dxa"/>
            <w:tcBorders>
              <w:top w:val="nil"/>
              <w:left w:val="nil"/>
              <w:bottom w:val="nil"/>
              <w:right w:val="nil"/>
            </w:tcBorders>
          </w:tcPr>
          <w:p w14:paraId="1A547F5D" w14:textId="77777777" w:rsidR="00713B1D" w:rsidRPr="00270E7F" w:rsidRDefault="00713B1D" w:rsidP="00EB30B9">
            <w:pPr>
              <w:jc w:val="right"/>
              <w:rPr>
                <w:rFonts w:ascii="Times New Roman" w:hAnsi="Times New Roman" w:cs="Times New Roman"/>
                <w:color w:val="000000"/>
              </w:rPr>
            </w:pPr>
          </w:p>
        </w:tc>
      </w:tr>
      <w:tr w:rsidR="00713B1D" w:rsidRPr="005D47E4" w14:paraId="55A7CE7D" w14:textId="36A6D878" w:rsidTr="00713B1D">
        <w:trPr>
          <w:trHeight w:val="290"/>
        </w:trPr>
        <w:tc>
          <w:tcPr>
            <w:tcW w:w="3402" w:type="dxa"/>
            <w:tcBorders>
              <w:top w:val="nil"/>
              <w:left w:val="nil"/>
              <w:bottom w:val="nil"/>
              <w:right w:val="nil"/>
            </w:tcBorders>
            <w:shd w:val="clear" w:color="auto" w:fill="auto"/>
            <w:noWrap/>
            <w:vAlign w:val="bottom"/>
          </w:tcPr>
          <w:p w14:paraId="55A7CE7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Fatsia japonica</w:t>
            </w:r>
          </w:p>
        </w:tc>
        <w:tc>
          <w:tcPr>
            <w:tcW w:w="1560" w:type="dxa"/>
            <w:tcBorders>
              <w:top w:val="nil"/>
              <w:left w:val="nil"/>
              <w:bottom w:val="nil"/>
              <w:right w:val="nil"/>
            </w:tcBorders>
            <w:shd w:val="clear" w:color="auto" w:fill="auto"/>
            <w:noWrap/>
            <w:vAlign w:val="bottom"/>
          </w:tcPr>
          <w:p w14:paraId="55A7CE7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Apiales</w:t>
            </w:r>
          </w:p>
        </w:tc>
        <w:tc>
          <w:tcPr>
            <w:tcW w:w="1984" w:type="dxa"/>
            <w:tcBorders>
              <w:top w:val="nil"/>
              <w:left w:val="nil"/>
              <w:bottom w:val="nil"/>
              <w:right w:val="nil"/>
            </w:tcBorders>
            <w:shd w:val="clear" w:color="auto" w:fill="auto"/>
            <w:noWrap/>
            <w:vAlign w:val="bottom"/>
          </w:tcPr>
          <w:p w14:paraId="55A7CE7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Araliaceae</w:t>
            </w:r>
          </w:p>
        </w:tc>
        <w:tc>
          <w:tcPr>
            <w:tcW w:w="851" w:type="dxa"/>
            <w:tcBorders>
              <w:top w:val="nil"/>
              <w:left w:val="nil"/>
              <w:bottom w:val="nil"/>
              <w:right w:val="nil"/>
            </w:tcBorders>
            <w:vAlign w:val="bottom"/>
          </w:tcPr>
          <w:p w14:paraId="55A7CE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E7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79"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E7A"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7.10</w:t>
            </w:r>
          </w:p>
        </w:tc>
        <w:tc>
          <w:tcPr>
            <w:tcW w:w="1417" w:type="dxa"/>
            <w:tcBorders>
              <w:top w:val="nil"/>
              <w:left w:val="nil"/>
              <w:bottom w:val="nil"/>
              <w:right w:val="nil"/>
            </w:tcBorders>
            <w:vAlign w:val="bottom"/>
          </w:tcPr>
          <w:p w14:paraId="55A7CE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7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696.97</w:t>
            </w:r>
          </w:p>
        </w:tc>
        <w:tc>
          <w:tcPr>
            <w:tcW w:w="1417" w:type="dxa"/>
            <w:tcBorders>
              <w:top w:val="nil"/>
              <w:left w:val="nil"/>
              <w:bottom w:val="nil"/>
              <w:right w:val="nil"/>
            </w:tcBorders>
          </w:tcPr>
          <w:p w14:paraId="39CB4A96" w14:textId="77777777" w:rsidR="00713B1D" w:rsidRPr="00270E7F" w:rsidRDefault="00713B1D" w:rsidP="00EB30B9">
            <w:pPr>
              <w:jc w:val="right"/>
              <w:rPr>
                <w:rFonts w:ascii="Times New Roman" w:hAnsi="Times New Roman" w:cs="Times New Roman"/>
                <w:color w:val="000000"/>
              </w:rPr>
            </w:pPr>
          </w:p>
        </w:tc>
      </w:tr>
      <w:tr w:rsidR="00713B1D" w:rsidRPr="005D47E4" w14:paraId="55A7CE87" w14:textId="46F931E9" w:rsidTr="00713B1D">
        <w:trPr>
          <w:trHeight w:val="290"/>
        </w:trPr>
        <w:tc>
          <w:tcPr>
            <w:tcW w:w="3402" w:type="dxa"/>
            <w:tcBorders>
              <w:top w:val="nil"/>
              <w:left w:val="nil"/>
              <w:bottom w:val="nil"/>
              <w:right w:val="nil"/>
            </w:tcBorders>
            <w:shd w:val="clear" w:color="auto" w:fill="auto"/>
            <w:noWrap/>
            <w:vAlign w:val="bottom"/>
          </w:tcPr>
          <w:p w14:paraId="55A7CE7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Festuca rubra</w:t>
            </w:r>
          </w:p>
        </w:tc>
        <w:tc>
          <w:tcPr>
            <w:tcW w:w="1560" w:type="dxa"/>
            <w:tcBorders>
              <w:top w:val="nil"/>
              <w:left w:val="nil"/>
              <w:bottom w:val="nil"/>
              <w:right w:val="nil"/>
            </w:tcBorders>
            <w:shd w:val="clear" w:color="auto" w:fill="auto"/>
            <w:noWrap/>
            <w:vAlign w:val="bottom"/>
          </w:tcPr>
          <w:p w14:paraId="55A7CE7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E8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CE8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8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83"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0.45</w:t>
            </w:r>
          </w:p>
        </w:tc>
        <w:tc>
          <w:tcPr>
            <w:tcW w:w="1276" w:type="dxa"/>
            <w:tcBorders>
              <w:top w:val="nil"/>
              <w:left w:val="nil"/>
              <w:bottom w:val="nil"/>
              <w:right w:val="nil"/>
            </w:tcBorders>
            <w:vAlign w:val="bottom"/>
          </w:tcPr>
          <w:p w14:paraId="55A7CE84"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1.10</w:t>
            </w:r>
          </w:p>
        </w:tc>
        <w:tc>
          <w:tcPr>
            <w:tcW w:w="1417" w:type="dxa"/>
            <w:tcBorders>
              <w:top w:val="nil"/>
              <w:left w:val="nil"/>
              <w:bottom w:val="nil"/>
              <w:right w:val="nil"/>
            </w:tcBorders>
            <w:vAlign w:val="bottom"/>
          </w:tcPr>
          <w:p w14:paraId="55A7CE8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8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621.70</w:t>
            </w:r>
          </w:p>
        </w:tc>
        <w:tc>
          <w:tcPr>
            <w:tcW w:w="1417" w:type="dxa"/>
            <w:tcBorders>
              <w:top w:val="nil"/>
              <w:left w:val="nil"/>
              <w:bottom w:val="nil"/>
              <w:right w:val="nil"/>
            </w:tcBorders>
          </w:tcPr>
          <w:p w14:paraId="60FC942E" w14:textId="77777777" w:rsidR="00713B1D" w:rsidRPr="00270E7F" w:rsidRDefault="00713B1D" w:rsidP="00EB30B9">
            <w:pPr>
              <w:jc w:val="right"/>
              <w:rPr>
                <w:rFonts w:ascii="Times New Roman" w:hAnsi="Times New Roman" w:cs="Times New Roman"/>
                <w:color w:val="000000"/>
              </w:rPr>
            </w:pPr>
          </w:p>
        </w:tc>
      </w:tr>
      <w:tr w:rsidR="00713B1D" w:rsidRPr="005D47E4" w14:paraId="55A7CE91" w14:textId="54CD8F10" w:rsidTr="00713B1D">
        <w:trPr>
          <w:trHeight w:val="290"/>
        </w:trPr>
        <w:tc>
          <w:tcPr>
            <w:tcW w:w="3402" w:type="dxa"/>
            <w:tcBorders>
              <w:top w:val="nil"/>
              <w:left w:val="nil"/>
              <w:bottom w:val="nil"/>
              <w:right w:val="nil"/>
            </w:tcBorders>
            <w:shd w:val="clear" w:color="auto" w:fill="auto"/>
            <w:noWrap/>
            <w:vAlign w:val="bottom"/>
          </w:tcPr>
          <w:p w14:paraId="55A7CE8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Ficus macrophylla</w:t>
            </w:r>
          </w:p>
        </w:tc>
        <w:tc>
          <w:tcPr>
            <w:tcW w:w="1560" w:type="dxa"/>
            <w:tcBorders>
              <w:top w:val="nil"/>
              <w:left w:val="nil"/>
              <w:bottom w:val="nil"/>
              <w:right w:val="nil"/>
            </w:tcBorders>
            <w:shd w:val="clear" w:color="auto" w:fill="auto"/>
            <w:noWrap/>
            <w:vAlign w:val="bottom"/>
          </w:tcPr>
          <w:p w14:paraId="55A7CE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E8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Moraceae</w:t>
            </w:r>
          </w:p>
        </w:tc>
        <w:tc>
          <w:tcPr>
            <w:tcW w:w="851" w:type="dxa"/>
            <w:tcBorders>
              <w:top w:val="nil"/>
              <w:left w:val="nil"/>
              <w:bottom w:val="nil"/>
              <w:right w:val="nil"/>
            </w:tcBorders>
            <w:vAlign w:val="bottom"/>
          </w:tcPr>
          <w:p w14:paraId="55A7CE8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E8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E8D"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55</w:t>
            </w:r>
          </w:p>
        </w:tc>
        <w:tc>
          <w:tcPr>
            <w:tcW w:w="1276" w:type="dxa"/>
            <w:tcBorders>
              <w:top w:val="nil"/>
              <w:left w:val="nil"/>
              <w:bottom w:val="nil"/>
              <w:right w:val="nil"/>
            </w:tcBorders>
            <w:vAlign w:val="bottom"/>
          </w:tcPr>
          <w:p w14:paraId="55A7CE8E" w14:textId="77777777" w:rsidR="00713B1D" w:rsidRPr="00270E7F" w:rsidRDefault="00713B1D" w:rsidP="00B91B74">
            <w:pPr>
              <w:jc w:val="center"/>
              <w:rPr>
                <w:rFonts w:ascii="Times New Roman" w:hAnsi="Times New Roman" w:cs="Times New Roman"/>
                <w:color w:val="000000"/>
              </w:rPr>
            </w:pPr>
            <w:r w:rsidRPr="00270E7F">
              <w:rPr>
                <w:rFonts w:ascii="Times New Roman" w:hAnsi="Times New Roman" w:cs="Times New Roman"/>
                <w:color w:val="000000"/>
              </w:rPr>
              <w:t>2.03</w:t>
            </w:r>
          </w:p>
        </w:tc>
        <w:tc>
          <w:tcPr>
            <w:tcW w:w="1417" w:type="dxa"/>
            <w:tcBorders>
              <w:top w:val="nil"/>
              <w:left w:val="nil"/>
              <w:bottom w:val="nil"/>
              <w:right w:val="nil"/>
            </w:tcBorders>
            <w:vAlign w:val="bottom"/>
          </w:tcPr>
          <w:p w14:paraId="55A7CE8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9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4089.34</w:t>
            </w:r>
          </w:p>
        </w:tc>
        <w:tc>
          <w:tcPr>
            <w:tcW w:w="1417" w:type="dxa"/>
            <w:tcBorders>
              <w:top w:val="nil"/>
              <w:left w:val="nil"/>
              <w:bottom w:val="nil"/>
              <w:right w:val="nil"/>
            </w:tcBorders>
          </w:tcPr>
          <w:p w14:paraId="6CF6374B" w14:textId="77777777" w:rsidR="00713B1D" w:rsidRPr="00270E7F" w:rsidRDefault="00713B1D" w:rsidP="00EB30B9">
            <w:pPr>
              <w:jc w:val="right"/>
              <w:rPr>
                <w:rFonts w:ascii="Times New Roman" w:hAnsi="Times New Roman" w:cs="Times New Roman"/>
                <w:color w:val="000000"/>
              </w:rPr>
            </w:pPr>
          </w:p>
        </w:tc>
      </w:tr>
      <w:tr w:rsidR="00713B1D" w:rsidRPr="005D47E4" w14:paraId="55A7CE9B" w14:textId="3CB43A52" w:rsidTr="00713B1D">
        <w:trPr>
          <w:trHeight w:val="290"/>
        </w:trPr>
        <w:tc>
          <w:tcPr>
            <w:tcW w:w="3402" w:type="dxa"/>
            <w:tcBorders>
              <w:top w:val="nil"/>
              <w:left w:val="nil"/>
              <w:bottom w:val="nil"/>
              <w:right w:val="nil"/>
            </w:tcBorders>
            <w:shd w:val="clear" w:color="auto" w:fill="auto"/>
            <w:noWrap/>
            <w:vAlign w:val="bottom"/>
          </w:tcPr>
          <w:p w14:paraId="55A7CE9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Fraxinus excelsior</w:t>
            </w:r>
          </w:p>
        </w:tc>
        <w:tc>
          <w:tcPr>
            <w:tcW w:w="1560" w:type="dxa"/>
            <w:tcBorders>
              <w:top w:val="nil"/>
              <w:left w:val="nil"/>
              <w:bottom w:val="nil"/>
              <w:right w:val="nil"/>
            </w:tcBorders>
            <w:shd w:val="clear" w:color="auto" w:fill="auto"/>
            <w:noWrap/>
            <w:vAlign w:val="bottom"/>
          </w:tcPr>
          <w:p w14:paraId="55A7CE9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CE9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Oleaceae</w:t>
            </w:r>
          </w:p>
        </w:tc>
        <w:tc>
          <w:tcPr>
            <w:tcW w:w="851" w:type="dxa"/>
            <w:tcBorders>
              <w:top w:val="nil"/>
              <w:left w:val="nil"/>
              <w:bottom w:val="nil"/>
              <w:right w:val="nil"/>
            </w:tcBorders>
            <w:vAlign w:val="bottom"/>
          </w:tcPr>
          <w:p w14:paraId="55A7CE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9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E97"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30</w:t>
            </w:r>
          </w:p>
        </w:tc>
        <w:tc>
          <w:tcPr>
            <w:tcW w:w="1276" w:type="dxa"/>
            <w:tcBorders>
              <w:top w:val="nil"/>
              <w:left w:val="nil"/>
              <w:bottom w:val="nil"/>
              <w:right w:val="nil"/>
            </w:tcBorders>
            <w:vAlign w:val="bottom"/>
          </w:tcPr>
          <w:p w14:paraId="55A7CE98"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61.60</w:t>
            </w:r>
          </w:p>
        </w:tc>
        <w:tc>
          <w:tcPr>
            <w:tcW w:w="1417" w:type="dxa"/>
            <w:tcBorders>
              <w:top w:val="nil"/>
              <w:left w:val="nil"/>
              <w:bottom w:val="nil"/>
              <w:right w:val="nil"/>
            </w:tcBorders>
            <w:vAlign w:val="bottom"/>
          </w:tcPr>
          <w:p w14:paraId="55A7CE9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E9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145.70</w:t>
            </w:r>
          </w:p>
        </w:tc>
        <w:tc>
          <w:tcPr>
            <w:tcW w:w="1417" w:type="dxa"/>
            <w:tcBorders>
              <w:top w:val="nil"/>
              <w:left w:val="nil"/>
              <w:bottom w:val="nil"/>
              <w:right w:val="nil"/>
            </w:tcBorders>
          </w:tcPr>
          <w:p w14:paraId="692E4237" w14:textId="77777777" w:rsidR="00713B1D" w:rsidRPr="00270E7F" w:rsidRDefault="00713B1D" w:rsidP="00EB30B9">
            <w:pPr>
              <w:jc w:val="right"/>
              <w:rPr>
                <w:rFonts w:ascii="Times New Roman" w:hAnsi="Times New Roman" w:cs="Times New Roman"/>
                <w:color w:val="000000"/>
              </w:rPr>
            </w:pPr>
          </w:p>
        </w:tc>
      </w:tr>
      <w:tr w:rsidR="00713B1D" w:rsidRPr="005D47E4" w14:paraId="55A7CEA5" w14:textId="2EAF1D6F" w:rsidTr="00713B1D">
        <w:trPr>
          <w:trHeight w:val="290"/>
        </w:trPr>
        <w:tc>
          <w:tcPr>
            <w:tcW w:w="3402" w:type="dxa"/>
            <w:tcBorders>
              <w:top w:val="nil"/>
              <w:left w:val="nil"/>
              <w:bottom w:val="nil"/>
              <w:right w:val="nil"/>
            </w:tcBorders>
            <w:shd w:val="clear" w:color="auto" w:fill="auto"/>
            <w:noWrap/>
            <w:vAlign w:val="bottom"/>
          </w:tcPr>
          <w:p w14:paraId="55A7CE9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E9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E9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E9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EA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EA1" w14:textId="77777777" w:rsidR="00713B1D" w:rsidRPr="00270E7F" w:rsidRDefault="00713B1D" w:rsidP="00B0570C">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EA2" w14:textId="77777777" w:rsidR="00713B1D" w:rsidRPr="00270E7F" w:rsidRDefault="00713B1D" w:rsidP="00B0570C">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EA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A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2172.25</w:t>
            </w:r>
          </w:p>
        </w:tc>
        <w:tc>
          <w:tcPr>
            <w:tcW w:w="1417" w:type="dxa"/>
            <w:tcBorders>
              <w:top w:val="nil"/>
              <w:left w:val="nil"/>
              <w:bottom w:val="nil"/>
              <w:right w:val="nil"/>
            </w:tcBorders>
          </w:tcPr>
          <w:p w14:paraId="0F0902EB" w14:textId="77777777" w:rsidR="00713B1D" w:rsidRPr="00270E7F" w:rsidRDefault="00713B1D" w:rsidP="00EB30B9">
            <w:pPr>
              <w:jc w:val="right"/>
              <w:rPr>
                <w:rFonts w:ascii="Times New Roman" w:hAnsi="Times New Roman" w:cs="Times New Roman"/>
                <w:color w:val="000000"/>
              </w:rPr>
            </w:pPr>
          </w:p>
        </w:tc>
      </w:tr>
      <w:tr w:rsidR="00713B1D" w:rsidRPr="005D47E4" w14:paraId="55A7CEAF" w14:textId="67C1B1CF" w:rsidTr="00713B1D">
        <w:trPr>
          <w:trHeight w:val="290"/>
        </w:trPr>
        <w:tc>
          <w:tcPr>
            <w:tcW w:w="3402" w:type="dxa"/>
            <w:tcBorders>
              <w:top w:val="nil"/>
              <w:left w:val="nil"/>
              <w:bottom w:val="nil"/>
              <w:right w:val="nil"/>
            </w:tcBorders>
            <w:shd w:val="clear" w:color="auto" w:fill="auto"/>
            <w:noWrap/>
            <w:vAlign w:val="bottom"/>
          </w:tcPr>
          <w:p w14:paraId="55A7CEA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Fuchsia boliviana</w:t>
            </w:r>
          </w:p>
        </w:tc>
        <w:tc>
          <w:tcPr>
            <w:tcW w:w="1560" w:type="dxa"/>
            <w:tcBorders>
              <w:top w:val="nil"/>
              <w:left w:val="nil"/>
              <w:bottom w:val="nil"/>
              <w:right w:val="nil"/>
            </w:tcBorders>
            <w:shd w:val="clear" w:color="auto" w:fill="auto"/>
            <w:noWrap/>
            <w:vAlign w:val="bottom"/>
          </w:tcPr>
          <w:p w14:paraId="55A7CE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CEA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Onagraceae</w:t>
            </w:r>
          </w:p>
        </w:tc>
        <w:tc>
          <w:tcPr>
            <w:tcW w:w="851" w:type="dxa"/>
            <w:tcBorders>
              <w:top w:val="nil"/>
              <w:left w:val="nil"/>
              <w:bottom w:val="nil"/>
              <w:right w:val="nil"/>
            </w:tcBorders>
            <w:vAlign w:val="bottom"/>
          </w:tcPr>
          <w:p w14:paraId="55A7CEA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EA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AB"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CEAC"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E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A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14835.20</w:t>
            </w:r>
          </w:p>
        </w:tc>
        <w:tc>
          <w:tcPr>
            <w:tcW w:w="1417" w:type="dxa"/>
            <w:tcBorders>
              <w:top w:val="nil"/>
              <w:left w:val="nil"/>
              <w:bottom w:val="nil"/>
              <w:right w:val="nil"/>
            </w:tcBorders>
          </w:tcPr>
          <w:p w14:paraId="0CCF3422" w14:textId="77777777" w:rsidR="00713B1D" w:rsidRPr="00270E7F" w:rsidRDefault="00713B1D" w:rsidP="00EB30B9">
            <w:pPr>
              <w:jc w:val="right"/>
              <w:rPr>
                <w:rFonts w:ascii="Times New Roman" w:hAnsi="Times New Roman" w:cs="Times New Roman"/>
                <w:color w:val="000000"/>
              </w:rPr>
            </w:pPr>
          </w:p>
        </w:tc>
      </w:tr>
      <w:tr w:rsidR="00713B1D" w:rsidRPr="005D47E4" w14:paraId="55A7CEB9" w14:textId="040FBF57" w:rsidTr="00713B1D">
        <w:trPr>
          <w:trHeight w:val="290"/>
        </w:trPr>
        <w:tc>
          <w:tcPr>
            <w:tcW w:w="3402" w:type="dxa"/>
            <w:tcBorders>
              <w:top w:val="nil"/>
              <w:left w:val="nil"/>
              <w:bottom w:val="nil"/>
              <w:right w:val="nil"/>
            </w:tcBorders>
            <w:shd w:val="clear" w:color="auto" w:fill="auto"/>
            <w:noWrap/>
            <w:vAlign w:val="bottom"/>
          </w:tcPr>
          <w:p w14:paraId="55A7CEB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Glaucium flavum</w:t>
            </w:r>
          </w:p>
        </w:tc>
        <w:tc>
          <w:tcPr>
            <w:tcW w:w="1560" w:type="dxa"/>
            <w:tcBorders>
              <w:top w:val="nil"/>
              <w:left w:val="nil"/>
              <w:bottom w:val="nil"/>
              <w:right w:val="nil"/>
            </w:tcBorders>
            <w:shd w:val="clear" w:color="auto" w:fill="auto"/>
            <w:noWrap/>
            <w:vAlign w:val="bottom"/>
          </w:tcPr>
          <w:p w14:paraId="55A7CEB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Ranunculales</w:t>
            </w:r>
          </w:p>
        </w:tc>
        <w:tc>
          <w:tcPr>
            <w:tcW w:w="1984" w:type="dxa"/>
            <w:tcBorders>
              <w:top w:val="nil"/>
              <w:left w:val="nil"/>
              <w:bottom w:val="nil"/>
              <w:right w:val="nil"/>
            </w:tcBorders>
            <w:shd w:val="clear" w:color="auto" w:fill="auto"/>
            <w:noWrap/>
            <w:vAlign w:val="bottom"/>
          </w:tcPr>
          <w:p w14:paraId="55A7CEB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Papaveraceae</w:t>
            </w:r>
          </w:p>
        </w:tc>
        <w:tc>
          <w:tcPr>
            <w:tcW w:w="851" w:type="dxa"/>
            <w:tcBorders>
              <w:top w:val="nil"/>
              <w:left w:val="nil"/>
              <w:bottom w:val="nil"/>
              <w:right w:val="nil"/>
            </w:tcBorders>
            <w:vAlign w:val="bottom"/>
          </w:tcPr>
          <w:p w14:paraId="55A7CEB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B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B5"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0.3</w:t>
            </w:r>
          </w:p>
        </w:tc>
        <w:tc>
          <w:tcPr>
            <w:tcW w:w="1276" w:type="dxa"/>
            <w:tcBorders>
              <w:top w:val="nil"/>
              <w:left w:val="nil"/>
              <w:bottom w:val="nil"/>
              <w:right w:val="nil"/>
            </w:tcBorders>
            <w:vAlign w:val="bottom"/>
          </w:tcPr>
          <w:p w14:paraId="55A7CEB6"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0.96</w:t>
            </w:r>
          </w:p>
        </w:tc>
        <w:tc>
          <w:tcPr>
            <w:tcW w:w="1417" w:type="dxa"/>
            <w:tcBorders>
              <w:top w:val="nil"/>
              <w:left w:val="nil"/>
              <w:bottom w:val="nil"/>
              <w:right w:val="nil"/>
            </w:tcBorders>
            <w:vAlign w:val="bottom"/>
          </w:tcPr>
          <w:p w14:paraId="55A7CEB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CEB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5.88</w:t>
            </w:r>
          </w:p>
        </w:tc>
        <w:tc>
          <w:tcPr>
            <w:tcW w:w="1417" w:type="dxa"/>
            <w:tcBorders>
              <w:top w:val="nil"/>
              <w:left w:val="nil"/>
              <w:bottom w:val="nil"/>
              <w:right w:val="nil"/>
            </w:tcBorders>
          </w:tcPr>
          <w:p w14:paraId="6B2C2EEA" w14:textId="77777777" w:rsidR="00713B1D" w:rsidRPr="00270E7F" w:rsidRDefault="00713B1D" w:rsidP="00EB30B9">
            <w:pPr>
              <w:jc w:val="right"/>
              <w:rPr>
                <w:rFonts w:ascii="Times New Roman" w:hAnsi="Times New Roman" w:cs="Times New Roman"/>
                <w:color w:val="000000"/>
              </w:rPr>
            </w:pPr>
          </w:p>
        </w:tc>
      </w:tr>
      <w:tr w:rsidR="00713B1D" w:rsidRPr="005D47E4" w14:paraId="55A7CEC3" w14:textId="1910BDB2" w:rsidTr="00713B1D">
        <w:trPr>
          <w:trHeight w:val="290"/>
        </w:trPr>
        <w:tc>
          <w:tcPr>
            <w:tcW w:w="3402" w:type="dxa"/>
            <w:tcBorders>
              <w:top w:val="nil"/>
              <w:left w:val="nil"/>
              <w:bottom w:val="nil"/>
              <w:right w:val="nil"/>
            </w:tcBorders>
            <w:shd w:val="clear" w:color="auto" w:fill="auto"/>
            <w:noWrap/>
            <w:vAlign w:val="bottom"/>
          </w:tcPr>
          <w:p w14:paraId="55A7CEB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EB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EB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EB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EB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EBF" w14:textId="77777777" w:rsidR="00713B1D" w:rsidRPr="00270E7F" w:rsidRDefault="00713B1D" w:rsidP="00B0570C">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EC0" w14:textId="77777777" w:rsidR="00713B1D" w:rsidRPr="00270E7F" w:rsidRDefault="00713B1D" w:rsidP="00B0570C">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EC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EC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0.84</w:t>
            </w:r>
          </w:p>
        </w:tc>
        <w:tc>
          <w:tcPr>
            <w:tcW w:w="1417" w:type="dxa"/>
            <w:tcBorders>
              <w:top w:val="nil"/>
              <w:left w:val="nil"/>
              <w:bottom w:val="nil"/>
              <w:right w:val="nil"/>
            </w:tcBorders>
          </w:tcPr>
          <w:p w14:paraId="324A24B7" w14:textId="77777777" w:rsidR="00713B1D" w:rsidRPr="00270E7F" w:rsidRDefault="00713B1D" w:rsidP="00EB30B9">
            <w:pPr>
              <w:jc w:val="right"/>
              <w:rPr>
                <w:rFonts w:ascii="Times New Roman" w:hAnsi="Times New Roman" w:cs="Times New Roman"/>
                <w:color w:val="000000"/>
              </w:rPr>
            </w:pPr>
          </w:p>
        </w:tc>
      </w:tr>
      <w:tr w:rsidR="00713B1D" w:rsidRPr="005D47E4" w14:paraId="55A7CECD" w14:textId="616F4C28" w:rsidTr="00713B1D">
        <w:trPr>
          <w:trHeight w:val="290"/>
        </w:trPr>
        <w:tc>
          <w:tcPr>
            <w:tcW w:w="3402" w:type="dxa"/>
            <w:tcBorders>
              <w:top w:val="nil"/>
              <w:left w:val="nil"/>
              <w:bottom w:val="nil"/>
              <w:right w:val="nil"/>
            </w:tcBorders>
            <w:shd w:val="clear" w:color="auto" w:fill="auto"/>
            <w:noWrap/>
            <w:vAlign w:val="bottom"/>
          </w:tcPr>
          <w:p w14:paraId="55A7CEC4"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Glyceria declinata</w:t>
            </w:r>
          </w:p>
        </w:tc>
        <w:tc>
          <w:tcPr>
            <w:tcW w:w="1560" w:type="dxa"/>
            <w:tcBorders>
              <w:top w:val="nil"/>
              <w:left w:val="nil"/>
              <w:bottom w:val="nil"/>
              <w:right w:val="nil"/>
            </w:tcBorders>
            <w:shd w:val="clear" w:color="auto" w:fill="auto"/>
            <w:noWrap/>
            <w:vAlign w:val="bottom"/>
          </w:tcPr>
          <w:p w14:paraId="55A7CEC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EC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CEC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EC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EC9" w14:textId="2CA5254F" w:rsidR="00713B1D" w:rsidRPr="00270E7F" w:rsidRDefault="00713B1D" w:rsidP="00B0570C">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ECA"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1.28</w:t>
            </w:r>
          </w:p>
        </w:tc>
        <w:tc>
          <w:tcPr>
            <w:tcW w:w="1417" w:type="dxa"/>
            <w:tcBorders>
              <w:top w:val="nil"/>
              <w:left w:val="nil"/>
              <w:bottom w:val="nil"/>
              <w:right w:val="nil"/>
            </w:tcBorders>
            <w:vAlign w:val="bottom"/>
          </w:tcPr>
          <w:p w14:paraId="55A7CEC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ECC"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05C985E8" w14:textId="77777777" w:rsidR="00713B1D" w:rsidRPr="00270E7F" w:rsidRDefault="00713B1D" w:rsidP="00EB30B9">
            <w:pPr>
              <w:jc w:val="right"/>
              <w:rPr>
                <w:rFonts w:ascii="Times New Roman" w:hAnsi="Times New Roman" w:cs="Times New Roman"/>
                <w:color w:val="000000"/>
              </w:rPr>
            </w:pPr>
          </w:p>
        </w:tc>
      </w:tr>
      <w:tr w:rsidR="00713B1D" w:rsidRPr="005D47E4" w14:paraId="55A7CED7" w14:textId="1F22D3EC" w:rsidTr="00713B1D">
        <w:trPr>
          <w:trHeight w:val="290"/>
        </w:trPr>
        <w:tc>
          <w:tcPr>
            <w:tcW w:w="3402" w:type="dxa"/>
            <w:tcBorders>
              <w:top w:val="nil"/>
              <w:left w:val="nil"/>
              <w:bottom w:val="nil"/>
              <w:right w:val="nil"/>
            </w:tcBorders>
            <w:shd w:val="clear" w:color="auto" w:fill="auto"/>
            <w:noWrap/>
            <w:vAlign w:val="bottom"/>
          </w:tcPr>
          <w:p w14:paraId="55A7CEC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Glyceria fluitans</w:t>
            </w:r>
          </w:p>
        </w:tc>
        <w:tc>
          <w:tcPr>
            <w:tcW w:w="1560" w:type="dxa"/>
            <w:tcBorders>
              <w:top w:val="nil"/>
              <w:left w:val="nil"/>
              <w:bottom w:val="nil"/>
              <w:right w:val="nil"/>
            </w:tcBorders>
            <w:shd w:val="clear" w:color="auto" w:fill="auto"/>
            <w:noWrap/>
            <w:vAlign w:val="bottom"/>
          </w:tcPr>
          <w:p w14:paraId="55A7CEC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ED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CED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D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D3"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ED4"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1.43</w:t>
            </w:r>
          </w:p>
        </w:tc>
        <w:tc>
          <w:tcPr>
            <w:tcW w:w="1417" w:type="dxa"/>
            <w:tcBorders>
              <w:top w:val="nil"/>
              <w:left w:val="nil"/>
              <w:bottom w:val="nil"/>
              <w:right w:val="nil"/>
            </w:tcBorders>
            <w:vAlign w:val="bottom"/>
          </w:tcPr>
          <w:p w14:paraId="55A7CED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D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115.79</w:t>
            </w:r>
          </w:p>
        </w:tc>
        <w:tc>
          <w:tcPr>
            <w:tcW w:w="1417" w:type="dxa"/>
            <w:tcBorders>
              <w:top w:val="nil"/>
              <w:left w:val="nil"/>
              <w:bottom w:val="nil"/>
              <w:right w:val="nil"/>
            </w:tcBorders>
          </w:tcPr>
          <w:p w14:paraId="1628D8E2" w14:textId="77777777" w:rsidR="00713B1D" w:rsidRPr="00270E7F" w:rsidRDefault="00713B1D" w:rsidP="00EB30B9">
            <w:pPr>
              <w:jc w:val="right"/>
              <w:rPr>
                <w:rFonts w:ascii="Times New Roman" w:hAnsi="Times New Roman" w:cs="Times New Roman"/>
                <w:color w:val="000000"/>
              </w:rPr>
            </w:pPr>
          </w:p>
        </w:tc>
      </w:tr>
      <w:tr w:rsidR="00713B1D" w:rsidRPr="005D47E4" w14:paraId="55A7CEE1" w14:textId="381508E7" w:rsidTr="00713B1D">
        <w:trPr>
          <w:trHeight w:val="290"/>
        </w:trPr>
        <w:tc>
          <w:tcPr>
            <w:tcW w:w="3402" w:type="dxa"/>
            <w:tcBorders>
              <w:top w:val="nil"/>
              <w:left w:val="nil"/>
              <w:bottom w:val="nil"/>
              <w:right w:val="nil"/>
            </w:tcBorders>
            <w:shd w:val="clear" w:color="auto" w:fill="auto"/>
            <w:noWrap/>
            <w:vAlign w:val="bottom"/>
          </w:tcPr>
          <w:p w14:paraId="55A7CED8"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Glyceria maxima</w:t>
            </w:r>
          </w:p>
        </w:tc>
        <w:tc>
          <w:tcPr>
            <w:tcW w:w="1560" w:type="dxa"/>
            <w:tcBorders>
              <w:top w:val="nil"/>
              <w:left w:val="nil"/>
              <w:bottom w:val="nil"/>
              <w:right w:val="nil"/>
            </w:tcBorders>
            <w:shd w:val="clear" w:color="auto" w:fill="auto"/>
            <w:noWrap/>
            <w:vAlign w:val="bottom"/>
          </w:tcPr>
          <w:p w14:paraId="55A7CED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ED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CED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EDC"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EDD" w14:textId="460AEFFA" w:rsidR="00713B1D" w:rsidRPr="00270E7F" w:rsidRDefault="00713B1D" w:rsidP="00B0570C">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EDE"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0.95</w:t>
            </w:r>
          </w:p>
        </w:tc>
        <w:tc>
          <w:tcPr>
            <w:tcW w:w="1417" w:type="dxa"/>
            <w:tcBorders>
              <w:top w:val="nil"/>
              <w:left w:val="nil"/>
              <w:bottom w:val="nil"/>
              <w:right w:val="nil"/>
            </w:tcBorders>
            <w:vAlign w:val="bottom"/>
          </w:tcPr>
          <w:p w14:paraId="55A7CED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EE0"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1A03659B" w14:textId="77777777" w:rsidR="00713B1D" w:rsidRPr="00270E7F" w:rsidRDefault="00713B1D" w:rsidP="00EB30B9">
            <w:pPr>
              <w:jc w:val="right"/>
              <w:rPr>
                <w:rFonts w:ascii="Times New Roman" w:hAnsi="Times New Roman" w:cs="Times New Roman"/>
                <w:color w:val="000000"/>
              </w:rPr>
            </w:pPr>
          </w:p>
        </w:tc>
      </w:tr>
      <w:tr w:rsidR="00713B1D" w:rsidRPr="005D47E4" w14:paraId="55A7CEEB" w14:textId="0F5D9D10" w:rsidTr="00713B1D">
        <w:trPr>
          <w:trHeight w:val="290"/>
        </w:trPr>
        <w:tc>
          <w:tcPr>
            <w:tcW w:w="3402" w:type="dxa"/>
            <w:tcBorders>
              <w:top w:val="nil"/>
              <w:left w:val="nil"/>
              <w:bottom w:val="nil"/>
              <w:right w:val="nil"/>
            </w:tcBorders>
            <w:shd w:val="clear" w:color="auto" w:fill="auto"/>
            <w:noWrap/>
            <w:vAlign w:val="bottom"/>
          </w:tcPr>
          <w:p w14:paraId="55A7CEE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Gunnera tinctoria</w:t>
            </w:r>
          </w:p>
        </w:tc>
        <w:tc>
          <w:tcPr>
            <w:tcW w:w="1560" w:type="dxa"/>
            <w:tcBorders>
              <w:top w:val="nil"/>
              <w:left w:val="nil"/>
              <w:bottom w:val="nil"/>
              <w:right w:val="nil"/>
            </w:tcBorders>
            <w:shd w:val="clear" w:color="auto" w:fill="auto"/>
            <w:noWrap/>
            <w:vAlign w:val="bottom"/>
          </w:tcPr>
          <w:p w14:paraId="55A7CEE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Gunnerales</w:t>
            </w:r>
          </w:p>
        </w:tc>
        <w:tc>
          <w:tcPr>
            <w:tcW w:w="1984" w:type="dxa"/>
            <w:tcBorders>
              <w:top w:val="nil"/>
              <w:left w:val="nil"/>
              <w:bottom w:val="nil"/>
              <w:right w:val="nil"/>
            </w:tcBorders>
            <w:shd w:val="clear" w:color="auto" w:fill="auto"/>
            <w:noWrap/>
            <w:vAlign w:val="bottom"/>
          </w:tcPr>
          <w:p w14:paraId="55A7CEE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Gunneraceae</w:t>
            </w:r>
          </w:p>
        </w:tc>
        <w:tc>
          <w:tcPr>
            <w:tcW w:w="851" w:type="dxa"/>
            <w:tcBorders>
              <w:top w:val="nil"/>
              <w:left w:val="nil"/>
              <w:bottom w:val="nil"/>
              <w:right w:val="nil"/>
            </w:tcBorders>
            <w:vAlign w:val="bottom"/>
          </w:tcPr>
          <w:p w14:paraId="55A7CEE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EE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E7"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EE8"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0.78</w:t>
            </w:r>
          </w:p>
        </w:tc>
        <w:tc>
          <w:tcPr>
            <w:tcW w:w="1417" w:type="dxa"/>
            <w:tcBorders>
              <w:top w:val="nil"/>
              <w:left w:val="nil"/>
              <w:bottom w:val="nil"/>
              <w:right w:val="nil"/>
            </w:tcBorders>
            <w:vAlign w:val="bottom"/>
          </w:tcPr>
          <w:p w14:paraId="55A7CEE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E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295.03</w:t>
            </w:r>
          </w:p>
        </w:tc>
        <w:tc>
          <w:tcPr>
            <w:tcW w:w="1417" w:type="dxa"/>
            <w:tcBorders>
              <w:top w:val="nil"/>
              <w:left w:val="nil"/>
              <w:bottom w:val="nil"/>
              <w:right w:val="nil"/>
            </w:tcBorders>
          </w:tcPr>
          <w:p w14:paraId="155F39AB" w14:textId="77777777" w:rsidR="00713B1D" w:rsidRPr="00270E7F" w:rsidRDefault="00713B1D" w:rsidP="00EB30B9">
            <w:pPr>
              <w:jc w:val="right"/>
              <w:rPr>
                <w:rFonts w:ascii="Times New Roman" w:hAnsi="Times New Roman" w:cs="Times New Roman"/>
                <w:color w:val="000000"/>
              </w:rPr>
            </w:pPr>
          </w:p>
        </w:tc>
      </w:tr>
      <w:tr w:rsidR="00713B1D" w:rsidRPr="005D47E4" w14:paraId="55A7CEF5" w14:textId="01341A36" w:rsidTr="00713B1D">
        <w:trPr>
          <w:trHeight w:val="290"/>
        </w:trPr>
        <w:tc>
          <w:tcPr>
            <w:tcW w:w="3402" w:type="dxa"/>
            <w:tcBorders>
              <w:top w:val="nil"/>
              <w:left w:val="nil"/>
              <w:bottom w:val="nil"/>
              <w:right w:val="nil"/>
            </w:tcBorders>
            <w:shd w:val="clear" w:color="auto" w:fill="auto"/>
            <w:noWrap/>
            <w:vAlign w:val="bottom"/>
          </w:tcPr>
          <w:p w14:paraId="55A7CEE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Gymnocoronis spilanthoides</w:t>
            </w:r>
          </w:p>
        </w:tc>
        <w:tc>
          <w:tcPr>
            <w:tcW w:w="1560" w:type="dxa"/>
            <w:tcBorders>
              <w:top w:val="nil"/>
              <w:left w:val="nil"/>
              <w:bottom w:val="nil"/>
              <w:right w:val="nil"/>
            </w:tcBorders>
            <w:shd w:val="clear" w:color="auto" w:fill="auto"/>
            <w:noWrap/>
            <w:vAlign w:val="bottom"/>
          </w:tcPr>
          <w:p w14:paraId="55A7CE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EE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EE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F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EF1"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EF2"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E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EF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166.35</w:t>
            </w:r>
          </w:p>
        </w:tc>
        <w:tc>
          <w:tcPr>
            <w:tcW w:w="1417" w:type="dxa"/>
            <w:tcBorders>
              <w:top w:val="nil"/>
              <w:left w:val="nil"/>
              <w:bottom w:val="nil"/>
              <w:right w:val="nil"/>
            </w:tcBorders>
          </w:tcPr>
          <w:p w14:paraId="46DE28DD" w14:textId="77777777" w:rsidR="00713B1D" w:rsidRPr="00270E7F" w:rsidRDefault="00713B1D" w:rsidP="00EB30B9">
            <w:pPr>
              <w:jc w:val="right"/>
              <w:rPr>
                <w:rFonts w:ascii="Times New Roman" w:hAnsi="Times New Roman" w:cs="Times New Roman"/>
                <w:color w:val="000000"/>
              </w:rPr>
            </w:pPr>
          </w:p>
        </w:tc>
      </w:tr>
      <w:tr w:rsidR="00713B1D" w:rsidRPr="005D47E4" w14:paraId="55A7CEFF" w14:textId="53D2764F" w:rsidTr="00713B1D">
        <w:trPr>
          <w:trHeight w:val="290"/>
        </w:trPr>
        <w:tc>
          <w:tcPr>
            <w:tcW w:w="3402" w:type="dxa"/>
            <w:tcBorders>
              <w:top w:val="nil"/>
              <w:left w:val="nil"/>
              <w:bottom w:val="nil"/>
              <w:right w:val="nil"/>
            </w:tcBorders>
            <w:shd w:val="clear" w:color="auto" w:fill="auto"/>
            <w:noWrap/>
            <w:vAlign w:val="bottom"/>
          </w:tcPr>
          <w:p w14:paraId="55A7CEF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Hakea gibbosa</w:t>
            </w:r>
          </w:p>
        </w:tc>
        <w:tc>
          <w:tcPr>
            <w:tcW w:w="1560" w:type="dxa"/>
            <w:tcBorders>
              <w:top w:val="nil"/>
              <w:left w:val="nil"/>
              <w:bottom w:val="nil"/>
              <w:right w:val="nil"/>
            </w:tcBorders>
            <w:shd w:val="clear" w:color="auto" w:fill="auto"/>
            <w:noWrap/>
            <w:vAlign w:val="bottom"/>
          </w:tcPr>
          <w:p w14:paraId="55A7CE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Proteales</w:t>
            </w:r>
          </w:p>
        </w:tc>
        <w:tc>
          <w:tcPr>
            <w:tcW w:w="1984" w:type="dxa"/>
            <w:tcBorders>
              <w:top w:val="nil"/>
              <w:left w:val="nil"/>
              <w:bottom w:val="nil"/>
              <w:right w:val="nil"/>
            </w:tcBorders>
            <w:shd w:val="clear" w:color="auto" w:fill="auto"/>
            <w:noWrap/>
            <w:vAlign w:val="bottom"/>
          </w:tcPr>
          <w:p w14:paraId="55A7CEF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Proteaceae</w:t>
            </w:r>
          </w:p>
        </w:tc>
        <w:tc>
          <w:tcPr>
            <w:tcW w:w="851" w:type="dxa"/>
            <w:tcBorders>
              <w:top w:val="nil"/>
              <w:left w:val="nil"/>
              <w:bottom w:val="nil"/>
              <w:right w:val="nil"/>
            </w:tcBorders>
            <w:vAlign w:val="bottom"/>
          </w:tcPr>
          <w:p w14:paraId="55A7CEF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EF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EFB"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EFC"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44.90</w:t>
            </w:r>
          </w:p>
        </w:tc>
        <w:tc>
          <w:tcPr>
            <w:tcW w:w="1417" w:type="dxa"/>
            <w:tcBorders>
              <w:top w:val="nil"/>
              <w:left w:val="nil"/>
              <w:bottom w:val="nil"/>
              <w:right w:val="nil"/>
            </w:tcBorders>
            <w:vAlign w:val="bottom"/>
          </w:tcPr>
          <w:p w14:paraId="55A7CEF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EF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17.65</w:t>
            </w:r>
          </w:p>
        </w:tc>
        <w:tc>
          <w:tcPr>
            <w:tcW w:w="1417" w:type="dxa"/>
            <w:tcBorders>
              <w:top w:val="nil"/>
              <w:left w:val="nil"/>
              <w:bottom w:val="nil"/>
              <w:right w:val="nil"/>
            </w:tcBorders>
          </w:tcPr>
          <w:p w14:paraId="4C1199B4" w14:textId="77777777" w:rsidR="00713B1D" w:rsidRPr="00270E7F" w:rsidRDefault="00713B1D" w:rsidP="00EB30B9">
            <w:pPr>
              <w:jc w:val="right"/>
              <w:rPr>
                <w:rFonts w:ascii="Times New Roman" w:hAnsi="Times New Roman" w:cs="Times New Roman"/>
                <w:color w:val="000000"/>
              </w:rPr>
            </w:pPr>
          </w:p>
        </w:tc>
      </w:tr>
      <w:tr w:rsidR="00713B1D" w:rsidRPr="005D47E4" w14:paraId="55A7CF09" w14:textId="5A426289" w:rsidTr="00713B1D">
        <w:trPr>
          <w:trHeight w:val="290"/>
        </w:trPr>
        <w:tc>
          <w:tcPr>
            <w:tcW w:w="3402" w:type="dxa"/>
            <w:tcBorders>
              <w:top w:val="nil"/>
              <w:left w:val="nil"/>
              <w:bottom w:val="nil"/>
              <w:right w:val="nil"/>
            </w:tcBorders>
            <w:shd w:val="clear" w:color="auto" w:fill="auto"/>
            <w:noWrap/>
            <w:vAlign w:val="bottom"/>
          </w:tcPr>
          <w:p w14:paraId="55A7CF0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Hakea salicifolia</w:t>
            </w:r>
          </w:p>
        </w:tc>
        <w:tc>
          <w:tcPr>
            <w:tcW w:w="1560" w:type="dxa"/>
            <w:tcBorders>
              <w:top w:val="nil"/>
              <w:left w:val="nil"/>
              <w:bottom w:val="nil"/>
              <w:right w:val="nil"/>
            </w:tcBorders>
            <w:shd w:val="clear" w:color="auto" w:fill="auto"/>
            <w:noWrap/>
            <w:vAlign w:val="bottom"/>
          </w:tcPr>
          <w:p w14:paraId="55A7CF0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Proteales</w:t>
            </w:r>
          </w:p>
        </w:tc>
        <w:tc>
          <w:tcPr>
            <w:tcW w:w="1984" w:type="dxa"/>
            <w:tcBorders>
              <w:top w:val="nil"/>
              <w:left w:val="nil"/>
              <w:bottom w:val="nil"/>
              <w:right w:val="nil"/>
            </w:tcBorders>
            <w:shd w:val="clear" w:color="auto" w:fill="auto"/>
            <w:noWrap/>
            <w:vAlign w:val="bottom"/>
          </w:tcPr>
          <w:p w14:paraId="55A7CF0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Proteaceae</w:t>
            </w:r>
          </w:p>
        </w:tc>
        <w:tc>
          <w:tcPr>
            <w:tcW w:w="851" w:type="dxa"/>
            <w:tcBorders>
              <w:top w:val="nil"/>
              <w:left w:val="nil"/>
              <w:bottom w:val="nil"/>
              <w:right w:val="nil"/>
            </w:tcBorders>
            <w:vAlign w:val="bottom"/>
          </w:tcPr>
          <w:p w14:paraId="55A7CF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0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F05"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F06"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20.20</w:t>
            </w:r>
          </w:p>
        </w:tc>
        <w:tc>
          <w:tcPr>
            <w:tcW w:w="1417" w:type="dxa"/>
            <w:tcBorders>
              <w:top w:val="nil"/>
              <w:left w:val="nil"/>
              <w:bottom w:val="nil"/>
              <w:right w:val="nil"/>
            </w:tcBorders>
            <w:vAlign w:val="bottom"/>
          </w:tcPr>
          <w:p w14:paraId="55A7CF0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F0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182.35</w:t>
            </w:r>
          </w:p>
        </w:tc>
        <w:tc>
          <w:tcPr>
            <w:tcW w:w="1417" w:type="dxa"/>
            <w:tcBorders>
              <w:top w:val="nil"/>
              <w:left w:val="nil"/>
              <w:bottom w:val="nil"/>
              <w:right w:val="nil"/>
            </w:tcBorders>
          </w:tcPr>
          <w:p w14:paraId="3FCAFAEF" w14:textId="77777777" w:rsidR="00713B1D" w:rsidRPr="00270E7F" w:rsidRDefault="00713B1D" w:rsidP="00EB30B9">
            <w:pPr>
              <w:jc w:val="right"/>
              <w:rPr>
                <w:rFonts w:ascii="Times New Roman" w:hAnsi="Times New Roman" w:cs="Times New Roman"/>
                <w:color w:val="000000"/>
              </w:rPr>
            </w:pPr>
          </w:p>
        </w:tc>
      </w:tr>
      <w:tr w:rsidR="00713B1D" w:rsidRPr="005D47E4" w14:paraId="55A7CF13" w14:textId="69098281" w:rsidTr="00713B1D">
        <w:trPr>
          <w:trHeight w:val="290"/>
        </w:trPr>
        <w:tc>
          <w:tcPr>
            <w:tcW w:w="3402" w:type="dxa"/>
            <w:tcBorders>
              <w:top w:val="nil"/>
              <w:left w:val="nil"/>
              <w:bottom w:val="nil"/>
              <w:right w:val="nil"/>
            </w:tcBorders>
            <w:shd w:val="clear" w:color="auto" w:fill="auto"/>
            <w:noWrap/>
            <w:vAlign w:val="bottom"/>
          </w:tcPr>
          <w:p w14:paraId="55A7CF0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Hakea sericea</w:t>
            </w:r>
          </w:p>
        </w:tc>
        <w:tc>
          <w:tcPr>
            <w:tcW w:w="1560" w:type="dxa"/>
            <w:tcBorders>
              <w:top w:val="nil"/>
              <w:left w:val="nil"/>
              <w:bottom w:val="nil"/>
              <w:right w:val="nil"/>
            </w:tcBorders>
            <w:shd w:val="clear" w:color="auto" w:fill="auto"/>
            <w:noWrap/>
            <w:vAlign w:val="bottom"/>
          </w:tcPr>
          <w:p w14:paraId="55A7CF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Proteales</w:t>
            </w:r>
          </w:p>
        </w:tc>
        <w:tc>
          <w:tcPr>
            <w:tcW w:w="1984" w:type="dxa"/>
            <w:tcBorders>
              <w:top w:val="nil"/>
              <w:left w:val="nil"/>
              <w:bottom w:val="nil"/>
              <w:right w:val="nil"/>
            </w:tcBorders>
            <w:shd w:val="clear" w:color="auto" w:fill="auto"/>
            <w:noWrap/>
            <w:vAlign w:val="bottom"/>
          </w:tcPr>
          <w:p w14:paraId="55A7CF0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Proteaceae</w:t>
            </w:r>
          </w:p>
        </w:tc>
        <w:tc>
          <w:tcPr>
            <w:tcW w:w="851" w:type="dxa"/>
            <w:tcBorders>
              <w:top w:val="nil"/>
              <w:left w:val="nil"/>
              <w:bottom w:val="nil"/>
              <w:right w:val="nil"/>
            </w:tcBorders>
            <w:vAlign w:val="bottom"/>
          </w:tcPr>
          <w:p w14:paraId="55A7CF0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0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F0F"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F10"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31.70</w:t>
            </w:r>
          </w:p>
        </w:tc>
        <w:tc>
          <w:tcPr>
            <w:tcW w:w="1417" w:type="dxa"/>
            <w:tcBorders>
              <w:top w:val="nil"/>
              <w:left w:val="nil"/>
              <w:bottom w:val="nil"/>
              <w:right w:val="nil"/>
            </w:tcBorders>
            <w:vAlign w:val="bottom"/>
          </w:tcPr>
          <w:p w14:paraId="55A7CF1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F1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176.84</w:t>
            </w:r>
          </w:p>
        </w:tc>
        <w:tc>
          <w:tcPr>
            <w:tcW w:w="1417" w:type="dxa"/>
            <w:tcBorders>
              <w:top w:val="nil"/>
              <w:left w:val="nil"/>
              <w:bottom w:val="nil"/>
              <w:right w:val="nil"/>
            </w:tcBorders>
          </w:tcPr>
          <w:p w14:paraId="2CE08D58" w14:textId="77777777" w:rsidR="00713B1D" w:rsidRPr="00270E7F" w:rsidRDefault="00713B1D" w:rsidP="00EB30B9">
            <w:pPr>
              <w:jc w:val="right"/>
              <w:rPr>
                <w:rFonts w:ascii="Times New Roman" w:hAnsi="Times New Roman" w:cs="Times New Roman"/>
                <w:color w:val="000000"/>
              </w:rPr>
            </w:pPr>
          </w:p>
        </w:tc>
      </w:tr>
      <w:tr w:rsidR="00713B1D" w:rsidRPr="005D47E4" w14:paraId="55A7CF1D" w14:textId="3D9B33D3" w:rsidTr="00713B1D">
        <w:trPr>
          <w:trHeight w:val="290"/>
        </w:trPr>
        <w:tc>
          <w:tcPr>
            <w:tcW w:w="3402" w:type="dxa"/>
            <w:tcBorders>
              <w:top w:val="nil"/>
              <w:left w:val="nil"/>
              <w:bottom w:val="nil"/>
              <w:right w:val="nil"/>
            </w:tcBorders>
            <w:shd w:val="clear" w:color="auto" w:fill="auto"/>
            <w:noWrap/>
            <w:vAlign w:val="bottom"/>
          </w:tcPr>
          <w:p w14:paraId="55A7CF1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Hedera canariensis</w:t>
            </w:r>
          </w:p>
        </w:tc>
        <w:tc>
          <w:tcPr>
            <w:tcW w:w="1560" w:type="dxa"/>
            <w:tcBorders>
              <w:top w:val="nil"/>
              <w:left w:val="nil"/>
              <w:bottom w:val="nil"/>
              <w:right w:val="nil"/>
            </w:tcBorders>
            <w:shd w:val="clear" w:color="auto" w:fill="auto"/>
            <w:noWrap/>
            <w:vAlign w:val="bottom"/>
          </w:tcPr>
          <w:p w14:paraId="55A7CF1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Apiales</w:t>
            </w:r>
          </w:p>
        </w:tc>
        <w:tc>
          <w:tcPr>
            <w:tcW w:w="1984" w:type="dxa"/>
            <w:tcBorders>
              <w:top w:val="nil"/>
              <w:left w:val="nil"/>
              <w:bottom w:val="nil"/>
              <w:right w:val="nil"/>
            </w:tcBorders>
            <w:shd w:val="clear" w:color="auto" w:fill="auto"/>
            <w:noWrap/>
            <w:vAlign w:val="bottom"/>
          </w:tcPr>
          <w:p w14:paraId="55A7CF1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Araliaceae</w:t>
            </w:r>
          </w:p>
        </w:tc>
        <w:tc>
          <w:tcPr>
            <w:tcW w:w="851" w:type="dxa"/>
            <w:tcBorders>
              <w:top w:val="nil"/>
              <w:left w:val="nil"/>
              <w:bottom w:val="nil"/>
              <w:right w:val="nil"/>
            </w:tcBorders>
            <w:vAlign w:val="bottom"/>
          </w:tcPr>
          <w:p w14:paraId="55A7CF1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1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F19"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F1A"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F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1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123.85</w:t>
            </w:r>
          </w:p>
        </w:tc>
        <w:tc>
          <w:tcPr>
            <w:tcW w:w="1417" w:type="dxa"/>
            <w:tcBorders>
              <w:top w:val="nil"/>
              <w:left w:val="nil"/>
              <w:bottom w:val="nil"/>
              <w:right w:val="nil"/>
            </w:tcBorders>
          </w:tcPr>
          <w:p w14:paraId="061FEABD" w14:textId="77777777" w:rsidR="00713B1D" w:rsidRPr="00270E7F" w:rsidRDefault="00713B1D" w:rsidP="00EB30B9">
            <w:pPr>
              <w:jc w:val="right"/>
              <w:rPr>
                <w:rFonts w:ascii="Times New Roman" w:hAnsi="Times New Roman" w:cs="Times New Roman"/>
                <w:color w:val="000000"/>
              </w:rPr>
            </w:pPr>
          </w:p>
        </w:tc>
      </w:tr>
      <w:tr w:rsidR="00713B1D" w:rsidRPr="005D47E4" w14:paraId="55A7CF27" w14:textId="117D1A46" w:rsidTr="00713B1D">
        <w:trPr>
          <w:trHeight w:val="290"/>
        </w:trPr>
        <w:tc>
          <w:tcPr>
            <w:tcW w:w="3402" w:type="dxa"/>
            <w:tcBorders>
              <w:top w:val="nil"/>
              <w:left w:val="nil"/>
              <w:bottom w:val="nil"/>
              <w:right w:val="nil"/>
            </w:tcBorders>
            <w:shd w:val="clear" w:color="auto" w:fill="auto"/>
            <w:noWrap/>
            <w:vAlign w:val="bottom"/>
          </w:tcPr>
          <w:p w14:paraId="55A7CF1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Hedera helix</w:t>
            </w:r>
          </w:p>
        </w:tc>
        <w:tc>
          <w:tcPr>
            <w:tcW w:w="1560" w:type="dxa"/>
            <w:tcBorders>
              <w:top w:val="nil"/>
              <w:left w:val="nil"/>
              <w:bottom w:val="nil"/>
              <w:right w:val="nil"/>
            </w:tcBorders>
            <w:shd w:val="clear" w:color="auto" w:fill="auto"/>
            <w:noWrap/>
            <w:vAlign w:val="bottom"/>
          </w:tcPr>
          <w:p w14:paraId="55A7CF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Apiales</w:t>
            </w:r>
          </w:p>
        </w:tc>
        <w:tc>
          <w:tcPr>
            <w:tcW w:w="1984" w:type="dxa"/>
            <w:tcBorders>
              <w:top w:val="nil"/>
              <w:left w:val="nil"/>
              <w:bottom w:val="nil"/>
              <w:right w:val="nil"/>
            </w:tcBorders>
            <w:shd w:val="clear" w:color="auto" w:fill="auto"/>
            <w:noWrap/>
            <w:vAlign w:val="bottom"/>
          </w:tcPr>
          <w:p w14:paraId="55A7CF2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Araliaceae</w:t>
            </w:r>
          </w:p>
        </w:tc>
        <w:tc>
          <w:tcPr>
            <w:tcW w:w="851" w:type="dxa"/>
            <w:tcBorders>
              <w:top w:val="nil"/>
              <w:left w:val="nil"/>
              <w:bottom w:val="nil"/>
              <w:right w:val="nil"/>
            </w:tcBorders>
            <w:vAlign w:val="bottom"/>
          </w:tcPr>
          <w:p w14:paraId="55A7CF2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2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F23"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F24"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19.72</w:t>
            </w:r>
          </w:p>
        </w:tc>
        <w:tc>
          <w:tcPr>
            <w:tcW w:w="1417" w:type="dxa"/>
            <w:tcBorders>
              <w:top w:val="nil"/>
              <w:left w:val="nil"/>
              <w:bottom w:val="nil"/>
              <w:right w:val="nil"/>
            </w:tcBorders>
            <w:vAlign w:val="bottom"/>
          </w:tcPr>
          <w:p w14:paraId="55A7CF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2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89.69</w:t>
            </w:r>
          </w:p>
        </w:tc>
        <w:tc>
          <w:tcPr>
            <w:tcW w:w="1417" w:type="dxa"/>
            <w:tcBorders>
              <w:top w:val="nil"/>
              <w:left w:val="nil"/>
              <w:bottom w:val="nil"/>
              <w:right w:val="nil"/>
            </w:tcBorders>
          </w:tcPr>
          <w:p w14:paraId="07659918" w14:textId="77777777" w:rsidR="00713B1D" w:rsidRPr="00270E7F" w:rsidRDefault="00713B1D" w:rsidP="00EB30B9">
            <w:pPr>
              <w:jc w:val="right"/>
              <w:rPr>
                <w:rFonts w:ascii="Times New Roman" w:hAnsi="Times New Roman" w:cs="Times New Roman"/>
                <w:color w:val="000000"/>
              </w:rPr>
            </w:pPr>
          </w:p>
        </w:tc>
      </w:tr>
      <w:tr w:rsidR="00713B1D" w:rsidRPr="005D47E4" w14:paraId="55A7CF31" w14:textId="5FAEE0E5" w:rsidTr="00713B1D">
        <w:trPr>
          <w:trHeight w:val="290"/>
        </w:trPr>
        <w:tc>
          <w:tcPr>
            <w:tcW w:w="3402" w:type="dxa"/>
            <w:tcBorders>
              <w:top w:val="nil"/>
              <w:left w:val="nil"/>
              <w:bottom w:val="nil"/>
              <w:right w:val="nil"/>
            </w:tcBorders>
            <w:shd w:val="clear" w:color="auto" w:fill="auto"/>
            <w:noWrap/>
            <w:vAlign w:val="bottom"/>
          </w:tcPr>
          <w:p w14:paraId="55A7CF2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Hedychium gardnerianum</w:t>
            </w:r>
          </w:p>
        </w:tc>
        <w:tc>
          <w:tcPr>
            <w:tcW w:w="1560" w:type="dxa"/>
            <w:tcBorders>
              <w:top w:val="nil"/>
              <w:left w:val="nil"/>
              <w:bottom w:val="nil"/>
              <w:right w:val="nil"/>
            </w:tcBorders>
            <w:shd w:val="clear" w:color="auto" w:fill="auto"/>
            <w:noWrap/>
            <w:vAlign w:val="bottom"/>
          </w:tcPr>
          <w:p w14:paraId="55A7CF2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Zingiberales</w:t>
            </w:r>
          </w:p>
        </w:tc>
        <w:tc>
          <w:tcPr>
            <w:tcW w:w="1984" w:type="dxa"/>
            <w:tcBorders>
              <w:top w:val="nil"/>
              <w:left w:val="nil"/>
              <w:bottom w:val="nil"/>
              <w:right w:val="nil"/>
            </w:tcBorders>
            <w:shd w:val="clear" w:color="auto" w:fill="auto"/>
            <w:noWrap/>
            <w:vAlign w:val="bottom"/>
          </w:tcPr>
          <w:p w14:paraId="55A7CF2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Zingiberaceae</w:t>
            </w:r>
          </w:p>
        </w:tc>
        <w:tc>
          <w:tcPr>
            <w:tcW w:w="851" w:type="dxa"/>
            <w:tcBorders>
              <w:top w:val="nil"/>
              <w:left w:val="nil"/>
              <w:bottom w:val="nil"/>
              <w:right w:val="nil"/>
            </w:tcBorders>
            <w:vAlign w:val="bottom"/>
          </w:tcPr>
          <w:p w14:paraId="55A7CF2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2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2D"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CF2E"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F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3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139.05</w:t>
            </w:r>
          </w:p>
        </w:tc>
        <w:tc>
          <w:tcPr>
            <w:tcW w:w="1417" w:type="dxa"/>
            <w:tcBorders>
              <w:top w:val="nil"/>
              <w:left w:val="nil"/>
              <w:bottom w:val="nil"/>
              <w:right w:val="nil"/>
            </w:tcBorders>
          </w:tcPr>
          <w:p w14:paraId="52F68D5A" w14:textId="77777777" w:rsidR="00713B1D" w:rsidRPr="00270E7F" w:rsidRDefault="00713B1D" w:rsidP="00EB30B9">
            <w:pPr>
              <w:jc w:val="right"/>
              <w:rPr>
                <w:rFonts w:ascii="Times New Roman" w:hAnsi="Times New Roman" w:cs="Times New Roman"/>
                <w:color w:val="000000"/>
              </w:rPr>
            </w:pPr>
          </w:p>
        </w:tc>
      </w:tr>
      <w:tr w:rsidR="00713B1D" w:rsidRPr="005D47E4" w14:paraId="55A7CF3B" w14:textId="57999F91" w:rsidTr="00713B1D">
        <w:trPr>
          <w:trHeight w:val="290"/>
        </w:trPr>
        <w:tc>
          <w:tcPr>
            <w:tcW w:w="3402" w:type="dxa"/>
            <w:tcBorders>
              <w:top w:val="nil"/>
              <w:left w:val="nil"/>
              <w:bottom w:val="nil"/>
              <w:right w:val="nil"/>
            </w:tcBorders>
            <w:shd w:val="clear" w:color="auto" w:fill="auto"/>
            <w:noWrap/>
            <w:vAlign w:val="bottom"/>
          </w:tcPr>
          <w:p w14:paraId="55A7CF3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Helichrysum petiolare</w:t>
            </w:r>
          </w:p>
        </w:tc>
        <w:tc>
          <w:tcPr>
            <w:tcW w:w="1560" w:type="dxa"/>
            <w:tcBorders>
              <w:top w:val="nil"/>
              <w:left w:val="nil"/>
              <w:bottom w:val="nil"/>
              <w:right w:val="nil"/>
            </w:tcBorders>
            <w:shd w:val="clear" w:color="auto" w:fill="auto"/>
            <w:noWrap/>
            <w:vAlign w:val="bottom"/>
          </w:tcPr>
          <w:p w14:paraId="55A7CF3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F3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F3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3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37"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F38"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F3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F3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17.04</w:t>
            </w:r>
          </w:p>
        </w:tc>
        <w:tc>
          <w:tcPr>
            <w:tcW w:w="1417" w:type="dxa"/>
            <w:tcBorders>
              <w:top w:val="nil"/>
              <w:left w:val="nil"/>
              <w:bottom w:val="nil"/>
              <w:right w:val="nil"/>
            </w:tcBorders>
          </w:tcPr>
          <w:p w14:paraId="3B8B70C4" w14:textId="77777777" w:rsidR="00713B1D" w:rsidRPr="00270E7F" w:rsidRDefault="00713B1D" w:rsidP="00EB30B9">
            <w:pPr>
              <w:jc w:val="right"/>
              <w:rPr>
                <w:rFonts w:ascii="Times New Roman" w:hAnsi="Times New Roman" w:cs="Times New Roman"/>
                <w:color w:val="000000"/>
              </w:rPr>
            </w:pPr>
          </w:p>
        </w:tc>
      </w:tr>
      <w:tr w:rsidR="00713B1D" w:rsidRPr="005D47E4" w14:paraId="55A7CF45" w14:textId="6F71E90A" w:rsidTr="00713B1D">
        <w:trPr>
          <w:trHeight w:val="290"/>
        </w:trPr>
        <w:tc>
          <w:tcPr>
            <w:tcW w:w="3402" w:type="dxa"/>
            <w:tcBorders>
              <w:top w:val="nil"/>
              <w:left w:val="nil"/>
              <w:bottom w:val="nil"/>
              <w:right w:val="nil"/>
            </w:tcBorders>
            <w:shd w:val="clear" w:color="auto" w:fill="auto"/>
            <w:noWrap/>
            <w:vAlign w:val="bottom"/>
          </w:tcPr>
          <w:p w14:paraId="55A7CF3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Helosciadium nodiflorum</w:t>
            </w:r>
          </w:p>
        </w:tc>
        <w:tc>
          <w:tcPr>
            <w:tcW w:w="1560" w:type="dxa"/>
            <w:tcBorders>
              <w:top w:val="nil"/>
              <w:left w:val="nil"/>
              <w:bottom w:val="nil"/>
              <w:right w:val="nil"/>
            </w:tcBorders>
            <w:shd w:val="clear" w:color="auto" w:fill="auto"/>
            <w:noWrap/>
            <w:vAlign w:val="bottom"/>
          </w:tcPr>
          <w:p w14:paraId="55A7CF3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Apiales</w:t>
            </w:r>
          </w:p>
        </w:tc>
        <w:tc>
          <w:tcPr>
            <w:tcW w:w="1984" w:type="dxa"/>
            <w:tcBorders>
              <w:top w:val="nil"/>
              <w:left w:val="nil"/>
              <w:bottom w:val="nil"/>
              <w:right w:val="nil"/>
            </w:tcBorders>
            <w:shd w:val="clear" w:color="auto" w:fill="auto"/>
            <w:noWrap/>
            <w:vAlign w:val="bottom"/>
          </w:tcPr>
          <w:p w14:paraId="55A7CF3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Apiaceae</w:t>
            </w:r>
          </w:p>
        </w:tc>
        <w:tc>
          <w:tcPr>
            <w:tcW w:w="851" w:type="dxa"/>
            <w:tcBorders>
              <w:top w:val="nil"/>
              <w:left w:val="nil"/>
              <w:bottom w:val="nil"/>
              <w:right w:val="nil"/>
            </w:tcBorders>
            <w:vAlign w:val="bottom"/>
          </w:tcPr>
          <w:p w14:paraId="55A7CF3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4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41"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F42"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0.86</w:t>
            </w:r>
          </w:p>
        </w:tc>
        <w:tc>
          <w:tcPr>
            <w:tcW w:w="1417" w:type="dxa"/>
            <w:tcBorders>
              <w:top w:val="nil"/>
              <w:left w:val="nil"/>
              <w:bottom w:val="nil"/>
              <w:right w:val="nil"/>
            </w:tcBorders>
            <w:vAlign w:val="bottom"/>
          </w:tcPr>
          <w:p w14:paraId="55A7CF4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4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72.04</w:t>
            </w:r>
          </w:p>
        </w:tc>
        <w:tc>
          <w:tcPr>
            <w:tcW w:w="1417" w:type="dxa"/>
            <w:tcBorders>
              <w:top w:val="nil"/>
              <w:left w:val="nil"/>
              <w:bottom w:val="nil"/>
              <w:right w:val="nil"/>
            </w:tcBorders>
          </w:tcPr>
          <w:p w14:paraId="00061CAC" w14:textId="77777777" w:rsidR="00713B1D" w:rsidRPr="00270E7F" w:rsidRDefault="00713B1D" w:rsidP="00EB30B9">
            <w:pPr>
              <w:jc w:val="right"/>
              <w:rPr>
                <w:rFonts w:ascii="Times New Roman" w:hAnsi="Times New Roman" w:cs="Times New Roman"/>
                <w:color w:val="000000"/>
              </w:rPr>
            </w:pPr>
          </w:p>
        </w:tc>
      </w:tr>
      <w:tr w:rsidR="00713B1D" w:rsidRPr="005D47E4" w14:paraId="55A7CF4F" w14:textId="0586A5AA" w:rsidTr="00713B1D">
        <w:trPr>
          <w:trHeight w:val="290"/>
        </w:trPr>
        <w:tc>
          <w:tcPr>
            <w:tcW w:w="3402" w:type="dxa"/>
            <w:tcBorders>
              <w:top w:val="nil"/>
              <w:left w:val="nil"/>
              <w:bottom w:val="nil"/>
              <w:right w:val="nil"/>
            </w:tcBorders>
            <w:shd w:val="clear" w:color="auto" w:fill="auto"/>
            <w:noWrap/>
            <w:vAlign w:val="bottom"/>
          </w:tcPr>
          <w:p w14:paraId="55A7CF4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Hieracium levicaule</w:t>
            </w:r>
          </w:p>
        </w:tc>
        <w:tc>
          <w:tcPr>
            <w:tcW w:w="1560" w:type="dxa"/>
            <w:tcBorders>
              <w:top w:val="nil"/>
              <w:left w:val="nil"/>
              <w:bottom w:val="nil"/>
              <w:right w:val="nil"/>
            </w:tcBorders>
            <w:shd w:val="clear" w:color="auto" w:fill="auto"/>
            <w:noWrap/>
            <w:vAlign w:val="bottom"/>
          </w:tcPr>
          <w:p w14:paraId="55A7CF4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F4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F4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4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4B"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0.75</w:t>
            </w:r>
          </w:p>
        </w:tc>
        <w:tc>
          <w:tcPr>
            <w:tcW w:w="1276" w:type="dxa"/>
            <w:tcBorders>
              <w:top w:val="nil"/>
              <w:left w:val="nil"/>
              <w:bottom w:val="nil"/>
              <w:right w:val="nil"/>
            </w:tcBorders>
            <w:vAlign w:val="bottom"/>
          </w:tcPr>
          <w:p w14:paraId="55A7CF4C"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CF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F4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12.65</w:t>
            </w:r>
          </w:p>
        </w:tc>
        <w:tc>
          <w:tcPr>
            <w:tcW w:w="1417" w:type="dxa"/>
            <w:tcBorders>
              <w:top w:val="nil"/>
              <w:left w:val="nil"/>
              <w:bottom w:val="nil"/>
              <w:right w:val="nil"/>
            </w:tcBorders>
          </w:tcPr>
          <w:p w14:paraId="198E208F" w14:textId="77777777" w:rsidR="00713B1D" w:rsidRPr="00270E7F" w:rsidRDefault="00713B1D" w:rsidP="00EB30B9">
            <w:pPr>
              <w:jc w:val="right"/>
              <w:rPr>
                <w:rFonts w:ascii="Times New Roman" w:hAnsi="Times New Roman" w:cs="Times New Roman"/>
                <w:color w:val="000000"/>
              </w:rPr>
            </w:pPr>
          </w:p>
        </w:tc>
      </w:tr>
      <w:tr w:rsidR="00713B1D" w:rsidRPr="005D47E4" w14:paraId="55A7CF59" w14:textId="7C83DF1D" w:rsidTr="00713B1D">
        <w:trPr>
          <w:trHeight w:val="290"/>
        </w:trPr>
        <w:tc>
          <w:tcPr>
            <w:tcW w:w="3402" w:type="dxa"/>
            <w:tcBorders>
              <w:top w:val="nil"/>
              <w:left w:val="nil"/>
              <w:bottom w:val="nil"/>
              <w:right w:val="nil"/>
            </w:tcBorders>
            <w:shd w:val="clear" w:color="auto" w:fill="auto"/>
            <w:noWrap/>
            <w:vAlign w:val="bottom"/>
          </w:tcPr>
          <w:p w14:paraId="55A7CF5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Holcus lanatus</w:t>
            </w:r>
          </w:p>
        </w:tc>
        <w:tc>
          <w:tcPr>
            <w:tcW w:w="1560" w:type="dxa"/>
            <w:tcBorders>
              <w:top w:val="nil"/>
              <w:left w:val="nil"/>
              <w:bottom w:val="nil"/>
              <w:right w:val="nil"/>
            </w:tcBorders>
            <w:shd w:val="clear" w:color="auto" w:fill="auto"/>
            <w:noWrap/>
            <w:vAlign w:val="bottom"/>
          </w:tcPr>
          <w:p w14:paraId="55A7CF5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F5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CF5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5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55"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1.1</w:t>
            </w:r>
          </w:p>
        </w:tc>
        <w:tc>
          <w:tcPr>
            <w:tcW w:w="1276" w:type="dxa"/>
            <w:tcBorders>
              <w:top w:val="nil"/>
              <w:left w:val="nil"/>
              <w:bottom w:val="nil"/>
              <w:right w:val="nil"/>
            </w:tcBorders>
            <w:vAlign w:val="bottom"/>
          </w:tcPr>
          <w:p w14:paraId="55A7CF56"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0.30</w:t>
            </w:r>
          </w:p>
        </w:tc>
        <w:tc>
          <w:tcPr>
            <w:tcW w:w="1417" w:type="dxa"/>
            <w:tcBorders>
              <w:top w:val="nil"/>
              <w:left w:val="nil"/>
              <w:bottom w:val="nil"/>
              <w:right w:val="nil"/>
            </w:tcBorders>
            <w:vAlign w:val="bottom"/>
          </w:tcPr>
          <w:p w14:paraId="55A7CF5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5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1212.35</w:t>
            </w:r>
          </w:p>
        </w:tc>
        <w:tc>
          <w:tcPr>
            <w:tcW w:w="1417" w:type="dxa"/>
            <w:tcBorders>
              <w:top w:val="nil"/>
              <w:left w:val="nil"/>
              <w:bottom w:val="nil"/>
              <w:right w:val="nil"/>
            </w:tcBorders>
          </w:tcPr>
          <w:p w14:paraId="6A134906" w14:textId="77777777" w:rsidR="00713B1D" w:rsidRPr="00270E7F" w:rsidRDefault="00713B1D" w:rsidP="00EB30B9">
            <w:pPr>
              <w:jc w:val="right"/>
              <w:rPr>
                <w:rFonts w:ascii="Times New Roman" w:hAnsi="Times New Roman" w:cs="Times New Roman"/>
                <w:color w:val="000000"/>
              </w:rPr>
            </w:pPr>
          </w:p>
        </w:tc>
      </w:tr>
      <w:tr w:rsidR="00713B1D" w:rsidRPr="005D47E4" w14:paraId="55A7CF63" w14:textId="00E54BC4" w:rsidTr="00713B1D">
        <w:trPr>
          <w:trHeight w:val="290"/>
        </w:trPr>
        <w:tc>
          <w:tcPr>
            <w:tcW w:w="3402" w:type="dxa"/>
            <w:tcBorders>
              <w:top w:val="nil"/>
              <w:left w:val="nil"/>
              <w:bottom w:val="nil"/>
              <w:right w:val="nil"/>
            </w:tcBorders>
            <w:shd w:val="clear" w:color="auto" w:fill="auto"/>
            <w:noWrap/>
            <w:vAlign w:val="bottom"/>
          </w:tcPr>
          <w:p w14:paraId="55A7CF5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F5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F5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F5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F5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F5F" w14:textId="77777777" w:rsidR="00713B1D" w:rsidRPr="00270E7F" w:rsidRDefault="00713B1D" w:rsidP="00B0570C">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F60" w14:textId="77777777" w:rsidR="00713B1D" w:rsidRPr="00270E7F" w:rsidRDefault="00713B1D" w:rsidP="00B0570C">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F6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F6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4.32</w:t>
            </w:r>
          </w:p>
        </w:tc>
        <w:tc>
          <w:tcPr>
            <w:tcW w:w="1417" w:type="dxa"/>
            <w:tcBorders>
              <w:top w:val="nil"/>
              <w:left w:val="nil"/>
              <w:bottom w:val="nil"/>
              <w:right w:val="nil"/>
            </w:tcBorders>
          </w:tcPr>
          <w:p w14:paraId="779856D9" w14:textId="77777777" w:rsidR="00713B1D" w:rsidRPr="00270E7F" w:rsidRDefault="00713B1D" w:rsidP="00EB30B9">
            <w:pPr>
              <w:jc w:val="right"/>
              <w:rPr>
                <w:rFonts w:ascii="Times New Roman" w:hAnsi="Times New Roman" w:cs="Times New Roman"/>
                <w:color w:val="000000"/>
              </w:rPr>
            </w:pPr>
          </w:p>
        </w:tc>
      </w:tr>
      <w:tr w:rsidR="00713B1D" w:rsidRPr="005D47E4" w14:paraId="55A7CF6D" w14:textId="2A48A8F6" w:rsidTr="00713B1D">
        <w:trPr>
          <w:trHeight w:val="290"/>
        </w:trPr>
        <w:tc>
          <w:tcPr>
            <w:tcW w:w="3402" w:type="dxa"/>
            <w:tcBorders>
              <w:top w:val="nil"/>
              <w:left w:val="nil"/>
              <w:bottom w:val="nil"/>
              <w:right w:val="nil"/>
            </w:tcBorders>
            <w:shd w:val="clear" w:color="auto" w:fill="auto"/>
            <w:noWrap/>
            <w:vAlign w:val="bottom"/>
          </w:tcPr>
          <w:p w14:paraId="55A7CF6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Homalanthus populifolius</w:t>
            </w:r>
          </w:p>
        </w:tc>
        <w:tc>
          <w:tcPr>
            <w:tcW w:w="1560" w:type="dxa"/>
            <w:tcBorders>
              <w:top w:val="nil"/>
              <w:left w:val="nil"/>
              <w:bottom w:val="nil"/>
              <w:right w:val="nil"/>
            </w:tcBorders>
            <w:shd w:val="clear" w:color="auto" w:fill="auto"/>
            <w:noWrap/>
            <w:vAlign w:val="bottom"/>
          </w:tcPr>
          <w:p w14:paraId="55A7CF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Malpighiales</w:t>
            </w:r>
          </w:p>
        </w:tc>
        <w:tc>
          <w:tcPr>
            <w:tcW w:w="1984" w:type="dxa"/>
            <w:tcBorders>
              <w:top w:val="nil"/>
              <w:left w:val="nil"/>
              <w:bottom w:val="nil"/>
              <w:right w:val="nil"/>
            </w:tcBorders>
            <w:shd w:val="clear" w:color="auto" w:fill="auto"/>
            <w:noWrap/>
            <w:vAlign w:val="bottom"/>
          </w:tcPr>
          <w:p w14:paraId="55A7CF6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Euphorbiaceae</w:t>
            </w:r>
          </w:p>
        </w:tc>
        <w:tc>
          <w:tcPr>
            <w:tcW w:w="851" w:type="dxa"/>
            <w:tcBorders>
              <w:top w:val="nil"/>
              <w:left w:val="nil"/>
              <w:bottom w:val="nil"/>
              <w:right w:val="nil"/>
            </w:tcBorders>
            <w:vAlign w:val="bottom"/>
          </w:tcPr>
          <w:p w14:paraId="55A7CF6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6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F69"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CF6A"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21.61</w:t>
            </w:r>
          </w:p>
        </w:tc>
        <w:tc>
          <w:tcPr>
            <w:tcW w:w="1417" w:type="dxa"/>
            <w:tcBorders>
              <w:top w:val="nil"/>
              <w:left w:val="nil"/>
              <w:bottom w:val="nil"/>
              <w:right w:val="nil"/>
            </w:tcBorders>
            <w:vAlign w:val="bottom"/>
          </w:tcPr>
          <w:p w14:paraId="55A7CF6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6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1595.12</w:t>
            </w:r>
          </w:p>
        </w:tc>
        <w:tc>
          <w:tcPr>
            <w:tcW w:w="1417" w:type="dxa"/>
            <w:tcBorders>
              <w:top w:val="nil"/>
              <w:left w:val="nil"/>
              <w:bottom w:val="nil"/>
              <w:right w:val="nil"/>
            </w:tcBorders>
          </w:tcPr>
          <w:p w14:paraId="4086BA90" w14:textId="77777777" w:rsidR="00713B1D" w:rsidRPr="00270E7F" w:rsidRDefault="00713B1D" w:rsidP="00EB30B9">
            <w:pPr>
              <w:jc w:val="right"/>
              <w:rPr>
                <w:rFonts w:ascii="Times New Roman" w:hAnsi="Times New Roman" w:cs="Times New Roman"/>
                <w:color w:val="000000"/>
              </w:rPr>
            </w:pPr>
          </w:p>
        </w:tc>
      </w:tr>
      <w:tr w:rsidR="00713B1D" w:rsidRPr="005D47E4" w14:paraId="55A7CF77" w14:textId="0BAFEDF3" w:rsidTr="00713B1D">
        <w:trPr>
          <w:trHeight w:val="290"/>
        </w:trPr>
        <w:tc>
          <w:tcPr>
            <w:tcW w:w="3402" w:type="dxa"/>
            <w:tcBorders>
              <w:top w:val="nil"/>
              <w:left w:val="nil"/>
              <w:bottom w:val="nil"/>
              <w:right w:val="nil"/>
            </w:tcBorders>
            <w:shd w:val="clear" w:color="auto" w:fill="auto"/>
            <w:noWrap/>
            <w:vAlign w:val="bottom"/>
          </w:tcPr>
          <w:p w14:paraId="55A7CF6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F6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F7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F7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F7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F73" w14:textId="77777777" w:rsidR="00713B1D" w:rsidRPr="00270E7F" w:rsidRDefault="00713B1D" w:rsidP="00B0570C">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F74" w14:textId="77777777" w:rsidR="00713B1D" w:rsidRPr="00270E7F" w:rsidRDefault="00713B1D" w:rsidP="00B0570C">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F7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CF7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128.49</w:t>
            </w:r>
          </w:p>
        </w:tc>
        <w:tc>
          <w:tcPr>
            <w:tcW w:w="1417" w:type="dxa"/>
            <w:tcBorders>
              <w:top w:val="nil"/>
              <w:left w:val="nil"/>
              <w:bottom w:val="nil"/>
              <w:right w:val="nil"/>
            </w:tcBorders>
          </w:tcPr>
          <w:p w14:paraId="77482943" w14:textId="77777777" w:rsidR="00713B1D" w:rsidRPr="00270E7F" w:rsidRDefault="00713B1D" w:rsidP="00EB30B9">
            <w:pPr>
              <w:jc w:val="right"/>
              <w:rPr>
                <w:rFonts w:ascii="Times New Roman" w:hAnsi="Times New Roman" w:cs="Times New Roman"/>
                <w:color w:val="000000"/>
              </w:rPr>
            </w:pPr>
          </w:p>
        </w:tc>
      </w:tr>
      <w:tr w:rsidR="00713B1D" w:rsidRPr="005D47E4" w14:paraId="55A7CF81" w14:textId="2663F311" w:rsidTr="00713B1D">
        <w:trPr>
          <w:trHeight w:val="290"/>
        </w:trPr>
        <w:tc>
          <w:tcPr>
            <w:tcW w:w="3402" w:type="dxa"/>
            <w:tcBorders>
              <w:top w:val="nil"/>
              <w:left w:val="nil"/>
              <w:bottom w:val="nil"/>
              <w:right w:val="nil"/>
            </w:tcBorders>
            <w:shd w:val="clear" w:color="auto" w:fill="auto"/>
            <w:noWrap/>
            <w:vAlign w:val="bottom"/>
          </w:tcPr>
          <w:p w14:paraId="55A7CF7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Humulus lupulus</w:t>
            </w:r>
          </w:p>
        </w:tc>
        <w:tc>
          <w:tcPr>
            <w:tcW w:w="1560" w:type="dxa"/>
            <w:tcBorders>
              <w:top w:val="nil"/>
              <w:left w:val="nil"/>
              <w:bottom w:val="nil"/>
              <w:right w:val="nil"/>
            </w:tcBorders>
            <w:shd w:val="clear" w:color="auto" w:fill="auto"/>
            <w:noWrap/>
            <w:vAlign w:val="bottom"/>
          </w:tcPr>
          <w:p w14:paraId="55A7CF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CF7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Cannabaceae</w:t>
            </w:r>
          </w:p>
        </w:tc>
        <w:tc>
          <w:tcPr>
            <w:tcW w:w="851" w:type="dxa"/>
            <w:tcBorders>
              <w:top w:val="nil"/>
              <w:left w:val="nil"/>
              <w:bottom w:val="nil"/>
              <w:right w:val="nil"/>
            </w:tcBorders>
            <w:vAlign w:val="bottom"/>
          </w:tcPr>
          <w:p w14:paraId="55A7CF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7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F7D"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CF7E"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2.62</w:t>
            </w:r>
          </w:p>
        </w:tc>
        <w:tc>
          <w:tcPr>
            <w:tcW w:w="1417" w:type="dxa"/>
            <w:tcBorders>
              <w:top w:val="nil"/>
              <w:left w:val="nil"/>
              <w:bottom w:val="nil"/>
              <w:right w:val="nil"/>
            </w:tcBorders>
            <w:vAlign w:val="bottom"/>
          </w:tcPr>
          <w:p w14:paraId="55A7CF7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F8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25.73</w:t>
            </w:r>
          </w:p>
        </w:tc>
        <w:tc>
          <w:tcPr>
            <w:tcW w:w="1417" w:type="dxa"/>
            <w:tcBorders>
              <w:top w:val="nil"/>
              <w:left w:val="nil"/>
              <w:bottom w:val="nil"/>
              <w:right w:val="nil"/>
            </w:tcBorders>
          </w:tcPr>
          <w:p w14:paraId="6370933D" w14:textId="77777777" w:rsidR="00713B1D" w:rsidRPr="00270E7F" w:rsidRDefault="00713B1D" w:rsidP="00EB30B9">
            <w:pPr>
              <w:jc w:val="right"/>
              <w:rPr>
                <w:rFonts w:ascii="Times New Roman" w:hAnsi="Times New Roman" w:cs="Times New Roman"/>
                <w:color w:val="000000"/>
              </w:rPr>
            </w:pPr>
          </w:p>
        </w:tc>
      </w:tr>
      <w:tr w:rsidR="00713B1D" w:rsidRPr="005D47E4" w14:paraId="55A7CF8B" w14:textId="70CD709C" w:rsidTr="00713B1D">
        <w:trPr>
          <w:trHeight w:val="290"/>
        </w:trPr>
        <w:tc>
          <w:tcPr>
            <w:tcW w:w="3402" w:type="dxa"/>
            <w:tcBorders>
              <w:top w:val="nil"/>
              <w:left w:val="nil"/>
              <w:bottom w:val="nil"/>
              <w:right w:val="nil"/>
            </w:tcBorders>
            <w:shd w:val="clear" w:color="auto" w:fill="auto"/>
            <w:noWrap/>
            <w:vAlign w:val="bottom"/>
          </w:tcPr>
          <w:p w14:paraId="55A7CF82"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Hydrangea macrophylla</w:t>
            </w:r>
          </w:p>
        </w:tc>
        <w:tc>
          <w:tcPr>
            <w:tcW w:w="1560" w:type="dxa"/>
            <w:tcBorders>
              <w:top w:val="nil"/>
              <w:left w:val="nil"/>
              <w:bottom w:val="nil"/>
              <w:right w:val="nil"/>
            </w:tcBorders>
            <w:shd w:val="clear" w:color="auto" w:fill="auto"/>
            <w:noWrap/>
            <w:vAlign w:val="bottom"/>
          </w:tcPr>
          <w:p w14:paraId="55A7CF8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Cornales</w:t>
            </w:r>
          </w:p>
        </w:tc>
        <w:tc>
          <w:tcPr>
            <w:tcW w:w="1984" w:type="dxa"/>
            <w:tcBorders>
              <w:top w:val="nil"/>
              <w:left w:val="nil"/>
              <w:bottom w:val="nil"/>
              <w:right w:val="nil"/>
            </w:tcBorders>
            <w:shd w:val="clear" w:color="auto" w:fill="auto"/>
            <w:noWrap/>
            <w:vAlign w:val="bottom"/>
          </w:tcPr>
          <w:p w14:paraId="55A7CF8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Hydrangeaceae</w:t>
            </w:r>
          </w:p>
        </w:tc>
        <w:tc>
          <w:tcPr>
            <w:tcW w:w="851" w:type="dxa"/>
            <w:tcBorders>
              <w:top w:val="nil"/>
              <w:left w:val="nil"/>
              <w:bottom w:val="nil"/>
              <w:right w:val="nil"/>
            </w:tcBorders>
            <w:vAlign w:val="bottom"/>
          </w:tcPr>
          <w:p w14:paraId="55A7CF8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F86"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CF87" w14:textId="77777777" w:rsidR="00713B1D" w:rsidRPr="00270E7F" w:rsidRDefault="00713B1D" w:rsidP="00B0570C">
            <w:pPr>
              <w:jc w:val="center"/>
              <w:rPr>
                <w:rFonts w:ascii="Times New Roman" w:hAnsi="Times New Roman" w:cs="Times New Roman"/>
              </w:rPr>
            </w:pPr>
            <w:r w:rsidRPr="00270E7F">
              <w:rPr>
                <w:rFonts w:ascii="Times New Roman" w:hAnsi="Times New Roman" w:cs="Times New Roman"/>
              </w:rPr>
              <w:t>2</w:t>
            </w:r>
          </w:p>
        </w:tc>
        <w:tc>
          <w:tcPr>
            <w:tcW w:w="1276" w:type="dxa"/>
            <w:tcBorders>
              <w:top w:val="nil"/>
              <w:left w:val="nil"/>
              <w:bottom w:val="nil"/>
              <w:right w:val="nil"/>
            </w:tcBorders>
            <w:vAlign w:val="bottom"/>
          </w:tcPr>
          <w:p w14:paraId="55A7CF88"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0.02</w:t>
            </w:r>
          </w:p>
        </w:tc>
        <w:tc>
          <w:tcPr>
            <w:tcW w:w="1417" w:type="dxa"/>
            <w:tcBorders>
              <w:top w:val="nil"/>
              <w:left w:val="nil"/>
              <w:bottom w:val="nil"/>
              <w:right w:val="nil"/>
            </w:tcBorders>
            <w:vAlign w:val="bottom"/>
          </w:tcPr>
          <w:p w14:paraId="55A7CF8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CF8A"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14660EA1" w14:textId="77777777" w:rsidR="00713B1D" w:rsidRPr="00270E7F" w:rsidRDefault="00713B1D" w:rsidP="00EB30B9">
            <w:pPr>
              <w:jc w:val="right"/>
              <w:rPr>
                <w:rFonts w:ascii="Times New Roman" w:hAnsi="Times New Roman" w:cs="Times New Roman"/>
                <w:color w:val="000000"/>
              </w:rPr>
            </w:pPr>
          </w:p>
        </w:tc>
      </w:tr>
      <w:tr w:rsidR="00713B1D" w:rsidRPr="005D47E4" w14:paraId="55A7CF95" w14:textId="2A4BF701" w:rsidTr="00713B1D">
        <w:trPr>
          <w:trHeight w:val="290"/>
        </w:trPr>
        <w:tc>
          <w:tcPr>
            <w:tcW w:w="3402" w:type="dxa"/>
            <w:tcBorders>
              <w:top w:val="nil"/>
              <w:left w:val="nil"/>
              <w:bottom w:val="nil"/>
              <w:right w:val="nil"/>
            </w:tcBorders>
            <w:shd w:val="clear" w:color="auto" w:fill="auto"/>
            <w:noWrap/>
            <w:vAlign w:val="bottom"/>
          </w:tcPr>
          <w:p w14:paraId="55A7CF8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Hypericum androsaemum</w:t>
            </w:r>
          </w:p>
        </w:tc>
        <w:tc>
          <w:tcPr>
            <w:tcW w:w="1560" w:type="dxa"/>
            <w:tcBorders>
              <w:top w:val="nil"/>
              <w:left w:val="nil"/>
              <w:bottom w:val="nil"/>
              <w:right w:val="nil"/>
            </w:tcBorders>
            <w:shd w:val="clear" w:color="auto" w:fill="auto"/>
            <w:noWrap/>
            <w:vAlign w:val="bottom"/>
          </w:tcPr>
          <w:p w14:paraId="55A7CF8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Malpighiales</w:t>
            </w:r>
          </w:p>
        </w:tc>
        <w:tc>
          <w:tcPr>
            <w:tcW w:w="1984" w:type="dxa"/>
            <w:tcBorders>
              <w:top w:val="nil"/>
              <w:left w:val="nil"/>
              <w:bottom w:val="nil"/>
              <w:right w:val="nil"/>
            </w:tcBorders>
            <w:shd w:val="clear" w:color="auto" w:fill="auto"/>
            <w:noWrap/>
            <w:vAlign w:val="bottom"/>
          </w:tcPr>
          <w:p w14:paraId="55A7CF8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Hypericaceae</w:t>
            </w:r>
          </w:p>
        </w:tc>
        <w:tc>
          <w:tcPr>
            <w:tcW w:w="851" w:type="dxa"/>
            <w:tcBorders>
              <w:top w:val="nil"/>
              <w:left w:val="nil"/>
              <w:bottom w:val="nil"/>
              <w:right w:val="nil"/>
            </w:tcBorders>
            <w:vAlign w:val="bottom"/>
          </w:tcPr>
          <w:p w14:paraId="55A7CF8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9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CF91"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F92"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0.07</w:t>
            </w:r>
          </w:p>
        </w:tc>
        <w:tc>
          <w:tcPr>
            <w:tcW w:w="1417" w:type="dxa"/>
            <w:tcBorders>
              <w:top w:val="nil"/>
              <w:left w:val="nil"/>
              <w:bottom w:val="nil"/>
              <w:right w:val="nil"/>
            </w:tcBorders>
            <w:vAlign w:val="bottom"/>
          </w:tcPr>
          <w:p w14:paraId="55A7CF9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9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3166.84</w:t>
            </w:r>
          </w:p>
        </w:tc>
        <w:tc>
          <w:tcPr>
            <w:tcW w:w="1417" w:type="dxa"/>
            <w:tcBorders>
              <w:top w:val="nil"/>
              <w:left w:val="nil"/>
              <w:bottom w:val="nil"/>
              <w:right w:val="nil"/>
            </w:tcBorders>
          </w:tcPr>
          <w:p w14:paraId="3F4FA3E6" w14:textId="77777777" w:rsidR="00713B1D" w:rsidRPr="00270E7F" w:rsidRDefault="00713B1D" w:rsidP="00EB30B9">
            <w:pPr>
              <w:jc w:val="right"/>
              <w:rPr>
                <w:rFonts w:ascii="Times New Roman" w:hAnsi="Times New Roman" w:cs="Times New Roman"/>
                <w:color w:val="000000"/>
              </w:rPr>
            </w:pPr>
          </w:p>
        </w:tc>
      </w:tr>
      <w:tr w:rsidR="00713B1D" w:rsidRPr="005D47E4" w14:paraId="55A7CF9F" w14:textId="6D4F93C8" w:rsidTr="00713B1D">
        <w:trPr>
          <w:trHeight w:val="290"/>
        </w:trPr>
        <w:tc>
          <w:tcPr>
            <w:tcW w:w="3402" w:type="dxa"/>
            <w:tcBorders>
              <w:top w:val="nil"/>
              <w:left w:val="nil"/>
              <w:bottom w:val="nil"/>
              <w:right w:val="nil"/>
            </w:tcBorders>
            <w:shd w:val="clear" w:color="auto" w:fill="auto"/>
            <w:noWrap/>
            <w:vAlign w:val="bottom"/>
          </w:tcPr>
          <w:p w14:paraId="55A7CF9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Hypericum perforatum</w:t>
            </w:r>
          </w:p>
        </w:tc>
        <w:tc>
          <w:tcPr>
            <w:tcW w:w="1560" w:type="dxa"/>
            <w:tcBorders>
              <w:top w:val="nil"/>
              <w:left w:val="nil"/>
              <w:bottom w:val="nil"/>
              <w:right w:val="nil"/>
            </w:tcBorders>
            <w:shd w:val="clear" w:color="auto" w:fill="auto"/>
            <w:noWrap/>
            <w:vAlign w:val="bottom"/>
          </w:tcPr>
          <w:p w14:paraId="55A7CF9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Malpighiales</w:t>
            </w:r>
          </w:p>
        </w:tc>
        <w:tc>
          <w:tcPr>
            <w:tcW w:w="1984" w:type="dxa"/>
            <w:tcBorders>
              <w:top w:val="nil"/>
              <w:left w:val="nil"/>
              <w:bottom w:val="nil"/>
              <w:right w:val="nil"/>
            </w:tcBorders>
            <w:shd w:val="clear" w:color="auto" w:fill="auto"/>
            <w:noWrap/>
            <w:vAlign w:val="bottom"/>
          </w:tcPr>
          <w:p w14:paraId="55A7CF9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Hypericaceae</w:t>
            </w:r>
          </w:p>
        </w:tc>
        <w:tc>
          <w:tcPr>
            <w:tcW w:w="851" w:type="dxa"/>
            <w:tcBorders>
              <w:top w:val="nil"/>
              <w:left w:val="nil"/>
              <w:bottom w:val="nil"/>
              <w:right w:val="nil"/>
            </w:tcBorders>
            <w:vAlign w:val="bottom"/>
          </w:tcPr>
          <w:p w14:paraId="55A7CF9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9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9B"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CF9C"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0.20</w:t>
            </w:r>
          </w:p>
        </w:tc>
        <w:tc>
          <w:tcPr>
            <w:tcW w:w="1417" w:type="dxa"/>
            <w:tcBorders>
              <w:top w:val="nil"/>
              <w:left w:val="nil"/>
              <w:bottom w:val="nil"/>
              <w:right w:val="nil"/>
            </w:tcBorders>
            <w:vAlign w:val="bottom"/>
          </w:tcPr>
          <w:p w14:paraId="55A7CF9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F9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1.19</w:t>
            </w:r>
          </w:p>
        </w:tc>
        <w:tc>
          <w:tcPr>
            <w:tcW w:w="1417" w:type="dxa"/>
            <w:tcBorders>
              <w:top w:val="nil"/>
              <w:left w:val="nil"/>
              <w:bottom w:val="nil"/>
              <w:right w:val="nil"/>
            </w:tcBorders>
          </w:tcPr>
          <w:p w14:paraId="20E548B5" w14:textId="77777777" w:rsidR="00713B1D" w:rsidRPr="00270E7F" w:rsidRDefault="00713B1D" w:rsidP="00EB30B9">
            <w:pPr>
              <w:jc w:val="right"/>
              <w:rPr>
                <w:rFonts w:ascii="Times New Roman" w:hAnsi="Times New Roman" w:cs="Times New Roman"/>
                <w:color w:val="000000"/>
              </w:rPr>
            </w:pPr>
          </w:p>
        </w:tc>
      </w:tr>
      <w:tr w:rsidR="00713B1D" w:rsidRPr="005D47E4" w14:paraId="55A7CFA9" w14:textId="172314B5" w:rsidTr="00713B1D">
        <w:trPr>
          <w:trHeight w:val="290"/>
        </w:trPr>
        <w:tc>
          <w:tcPr>
            <w:tcW w:w="3402" w:type="dxa"/>
            <w:tcBorders>
              <w:top w:val="nil"/>
              <w:left w:val="nil"/>
              <w:bottom w:val="nil"/>
              <w:right w:val="nil"/>
            </w:tcBorders>
            <w:shd w:val="clear" w:color="auto" w:fill="auto"/>
            <w:noWrap/>
            <w:vAlign w:val="bottom"/>
          </w:tcPr>
          <w:p w14:paraId="55A7CFA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FA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FA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FA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FA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FA5" w14:textId="77777777" w:rsidR="00713B1D" w:rsidRPr="00270E7F" w:rsidRDefault="00713B1D" w:rsidP="00B0570C">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FA6" w14:textId="77777777" w:rsidR="00713B1D" w:rsidRPr="00270E7F" w:rsidRDefault="00713B1D" w:rsidP="00B0570C">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F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A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333.19</w:t>
            </w:r>
          </w:p>
        </w:tc>
        <w:tc>
          <w:tcPr>
            <w:tcW w:w="1417" w:type="dxa"/>
            <w:tcBorders>
              <w:top w:val="nil"/>
              <w:left w:val="nil"/>
              <w:bottom w:val="nil"/>
              <w:right w:val="nil"/>
            </w:tcBorders>
          </w:tcPr>
          <w:p w14:paraId="37DE2C23" w14:textId="77777777" w:rsidR="00713B1D" w:rsidRPr="00270E7F" w:rsidRDefault="00713B1D" w:rsidP="00EB30B9">
            <w:pPr>
              <w:jc w:val="right"/>
              <w:rPr>
                <w:rFonts w:ascii="Times New Roman" w:hAnsi="Times New Roman" w:cs="Times New Roman"/>
                <w:color w:val="000000"/>
              </w:rPr>
            </w:pPr>
          </w:p>
        </w:tc>
      </w:tr>
      <w:tr w:rsidR="00713B1D" w:rsidRPr="005D47E4" w14:paraId="55A7CFB3" w14:textId="61500006" w:rsidTr="00713B1D">
        <w:trPr>
          <w:trHeight w:val="290"/>
        </w:trPr>
        <w:tc>
          <w:tcPr>
            <w:tcW w:w="3402" w:type="dxa"/>
            <w:tcBorders>
              <w:top w:val="nil"/>
              <w:left w:val="nil"/>
              <w:bottom w:val="nil"/>
              <w:right w:val="nil"/>
            </w:tcBorders>
            <w:shd w:val="clear" w:color="auto" w:fill="auto"/>
            <w:noWrap/>
            <w:vAlign w:val="bottom"/>
          </w:tcPr>
          <w:p w14:paraId="55A7CFA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Ilex aquifolium</w:t>
            </w:r>
          </w:p>
        </w:tc>
        <w:tc>
          <w:tcPr>
            <w:tcW w:w="1560" w:type="dxa"/>
            <w:tcBorders>
              <w:top w:val="nil"/>
              <w:left w:val="nil"/>
              <w:bottom w:val="nil"/>
              <w:right w:val="nil"/>
            </w:tcBorders>
            <w:shd w:val="clear" w:color="auto" w:fill="auto"/>
            <w:noWrap/>
            <w:vAlign w:val="bottom"/>
          </w:tcPr>
          <w:p w14:paraId="55A7CF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Aquifoliales</w:t>
            </w:r>
          </w:p>
        </w:tc>
        <w:tc>
          <w:tcPr>
            <w:tcW w:w="1984" w:type="dxa"/>
            <w:tcBorders>
              <w:top w:val="nil"/>
              <w:left w:val="nil"/>
              <w:bottom w:val="nil"/>
              <w:right w:val="nil"/>
            </w:tcBorders>
            <w:shd w:val="clear" w:color="auto" w:fill="auto"/>
            <w:noWrap/>
            <w:vAlign w:val="bottom"/>
          </w:tcPr>
          <w:p w14:paraId="55A7CFA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Aquifoliaceae</w:t>
            </w:r>
          </w:p>
        </w:tc>
        <w:tc>
          <w:tcPr>
            <w:tcW w:w="851" w:type="dxa"/>
            <w:tcBorders>
              <w:top w:val="nil"/>
              <w:left w:val="nil"/>
              <w:bottom w:val="nil"/>
              <w:right w:val="nil"/>
            </w:tcBorders>
            <w:vAlign w:val="bottom"/>
          </w:tcPr>
          <w:p w14:paraId="55A7CF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A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FA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CFB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32.27</w:t>
            </w:r>
          </w:p>
        </w:tc>
        <w:tc>
          <w:tcPr>
            <w:tcW w:w="1417" w:type="dxa"/>
            <w:tcBorders>
              <w:top w:val="nil"/>
              <w:left w:val="nil"/>
              <w:bottom w:val="nil"/>
              <w:right w:val="nil"/>
            </w:tcBorders>
            <w:vAlign w:val="bottom"/>
          </w:tcPr>
          <w:p w14:paraId="55A7CFB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B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1311.88</w:t>
            </w:r>
          </w:p>
        </w:tc>
        <w:tc>
          <w:tcPr>
            <w:tcW w:w="1417" w:type="dxa"/>
            <w:tcBorders>
              <w:top w:val="nil"/>
              <w:left w:val="nil"/>
              <w:bottom w:val="nil"/>
              <w:right w:val="nil"/>
            </w:tcBorders>
          </w:tcPr>
          <w:p w14:paraId="551DC0B1" w14:textId="77777777" w:rsidR="00713B1D" w:rsidRPr="00270E7F" w:rsidRDefault="00713B1D" w:rsidP="00EB30B9">
            <w:pPr>
              <w:jc w:val="right"/>
              <w:rPr>
                <w:rFonts w:ascii="Times New Roman" w:hAnsi="Times New Roman" w:cs="Times New Roman"/>
                <w:color w:val="000000"/>
              </w:rPr>
            </w:pPr>
          </w:p>
        </w:tc>
      </w:tr>
      <w:tr w:rsidR="00713B1D" w:rsidRPr="005D47E4" w14:paraId="55A7CFBD" w14:textId="71763052" w:rsidTr="00713B1D">
        <w:trPr>
          <w:trHeight w:val="290"/>
        </w:trPr>
        <w:tc>
          <w:tcPr>
            <w:tcW w:w="3402" w:type="dxa"/>
            <w:tcBorders>
              <w:top w:val="nil"/>
              <w:left w:val="nil"/>
              <w:bottom w:val="nil"/>
              <w:right w:val="nil"/>
            </w:tcBorders>
            <w:shd w:val="clear" w:color="auto" w:fill="auto"/>
            <w:noWrap/>
            <w:vAlign w:val="bottom"/>
          </w:tcPr>
          <w:p w14:paraId="55A7CFB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Impatiens glandulifera</w:t>
            </w:r>
          </w:p>
        </w:tc>
        <w:tc>
          <w:tcPr>
            <w:tcW w:w="1560" w:type="dxa"/>
            <w:tcBorders>
              <w:top w:val="nil"/>
              <w:left w:val="nil"/>
              <w:bottom w:val="nil"/>
              <w:right w:val="nil"/>
            </w:tcBorders>
            <w:shd w:val="clear" w:color="auto" w:fill="auto"/>
            <w:noWrap/>
            <w:vAlign w:val="bottom"/>
          </w:tcPr>
          <w:p w14:paraId="55A7CFB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Ericales</w:t>
            </w:r>
          </w:p>
        </w:tc>
        <w:tc>
          <w:tcPr>
            <w:tcW w:w="1984" w:type="dxa"/>
            <w:tcBorders>
              <w:top w:val="nil"/>
              <w:left w:val="nil"/>
              <w:bottom w:val="nil"/>
              <w:right w:val="nil"/>
            </w:tcBorders>
            <w:shd w:val="clear" w:color="auto" w:fill="auto"/>
            <w:noWrap/>
            <w:vAlign w:val="bottom"/>
          </w:tcPr>
          <w:p w14:paraId="55A7CFB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Balsaminaceae</w:t>
            </w:r>
          </w:p>
        </w:tc>
        <w:tc>
          <w:tcPr>
            <w:tcW w:w="851" w:type="dxa"/>
            <w:tcBorders>
              <w:top w:val="nil"/>
              <w:left w:val="nil"/>
              <w:bottom w:val="nil"/>
              <w:right w:val="nil"/>
            </w:tcBorders>
            <w:vAlign w:val="bottom"/>
          </w:tcPr>
          <w:p w14:paraId="55A7CFB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B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B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CFB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9.83</w:t>
            </w:r>
          </w:p>
        </w:tc>
        <w:tc>
          <w:tcPr>
            <w:tcW w:w="1417" w:type="dxa"/>
            <w:tcBorders>
              <w:top w:val="nil"/>
              <w:left w:val="nil"/>
              <w:bottom w:val="nil"/>
              <w:right w:val="nil"/>
            </w:tcBorders>
            <w:vAlign w:val="bottom"/>
          </w:tcPr>
          <w:p w14:paraId="55A7CFB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CFB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2.98</w:t>
            </w:r>
          </w:p>
        </w:tc>
        <w:tc>
          <w:tcPr>
            <w:tcW w:w="1417" w:type="dxa"/>
            <w:tcBorders>
              <w:top w:val="nil"/>
              <w:left w:val="nil"/>
              <w:bottom w:val="nil"/>
              <w:right w:val="nil"/>
            </w:tcBorders>
          </w:tcPr>
          <w:p w14:paraId="5E28BAD0" w14:textId="77777777" w:rsidR="00713B1D" w:rsidRPr="00270E7F" w:rsidRDefault="00713B1D" w:rsidP="00EB30B9">
            <w:pPr>
              <w:jc w:val="right"/>
              <w:rPr>
                <w:rFonts w:ascii="Times New Roman" w:hAnsi="Times New Roman" w:cs="Times New Roman"/>
                <w:color w:val="000000"/>
              </w:rPr>
            </w:pPr>
          </w:p>
        </w:tc>
      </w:tr>
      <w:tr w:rsidR="00713B1D" w:rsidRPr="005D47E4" w14:paraId="55A7CFC7" w14:textId="5B93B5AC" w:rsidTr="00713B1D">
        <w:trPr>
          <w:trHeight w:val="290"/>
        </w:trPr>
        <w:tc>
          <w:tcPr>
            <w:tcW w:w="3402" w:type="dxa"/>
            <w:tcBorders>
              <w:top w:val="nil"/>
              <w:left w:val="nil"/>
              <w:bottom w:val="nil"/>
              <w:right w:val="nil"/>
            </w:tcBorders>
            <w:shd w:val="clear" w:color="auto" w:fill="auto"/>
            <w:noWrap/>
            <w:vAlign w:val="bottom"/>
          </w:tcPr>
          <w:p w14:paraId="55A7CFB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Iris foetidissima</w:t>
            </w:r>
          </w:p>
        </w:tc>
        <w:tc>
          <w:tcPr>
            <w:tcW w:w="1560" w:type="dxa"/>
            <w:tcBorders>
              <w:top w:val="nil"/>
              <w:left w:val="nil"/>
              <w:bottom w:val="nil"/>
              <w:right w:val="nil"/>
            </w:tcBorders>
            <w:shd w:val="clear" w:color="auto" w:fill="auto"/>
            <w:noWrap/>
            <w:vAlign w:val="bottom"/>
          </w:tcPr>
          <w:p w14:paraId="55A7CFB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Asparagales</w:t>
            </w:r>
          </w:p>
        </w:tc>
        <w:tc>
          <w:tcPr>
            <w:tcW w:w="1984" w:type="dxa"/>
            <w:tcBorders>
              <w:top w:val="nil"/>
              <w:left w:val="nil"/>
              <w:bottom w:val="nil"/>
              <w:right w:val="nil"/>
            </w:tcBorders>
            <w:shd w:val="clear" w:color="auto" w:fill="auto"/>
            <w:noWrap/>
            <w:vAlign w:val="bottom"/>
          </w:tcPr>
          <w:p w14:paraId="55A7CFC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Iridaceae</w:t>
            </w:r>
          </w:p>
        </w:tc>
        <w:tc>
          <w:tcPr>
            <w:tcW w:w="851" w:type="dxa"/>
            <w:tcBorders>
              <w:top w:val="nil"/>
              <w:left w:val="nil"/>
              <w:bottom w:val="nil"/>
              <w:right w:val="nil"/>
            </w:tcBorders>
            <w:vAlign w:val="bottom"/>
          </w:tcPr>
          <w:p w14:paraId="55A7CFC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CFC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C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0.8</w:t>
            </w:r>
          </w:p>
        </w:tc>
        <w:tc>
          <w:tcPr>
            <w:tcW w:w="1276" w:type="dxa"/>
            <w:tcBorders>
              <w:top w:val="nil"/>
              <w:left w:val="nil"/>
              <w:bottom w:val="nil"/>
              <w:right w:val="nil"/>
            </w:tcBorders>
            <w:vAlign w:val="bottom"/>
          </w:tcPr>
          <w:p w14:paraId="55A7CFC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79.41</w:t>
            </w:r>
          </w:p>
        </w:tc>
        <w:tc>
          <w:tcPr>
            <w:tcW w:w="1417" w:type="dxa"/>
            <w:tcBorders>
              <w:top w:val="nil"/>
              <w:left w:val="nil"/>
              <w:bottom w:val="nil"/>
              <w:right w:val="nil"/>
            </w:tcBorders>
            <w:vAlign w:val="bottom"/>
          </w:tcPr>
          <w:p w14:paraId="55A7CFC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C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59.12</w:t>
            </w:r>
          </w:p>
        </w:tc>
        <w:tc>
          <w:tcPr>
            <w:tcW w:w="1417" w:type="dxa"/>
            <w:tcBorders>
              <w:top w:val="nil"/>
              <w:left w:val="nil"/>
              <w:bottom w:val="nil"/>
              <w:right w:val="nil"/>
            </w:tcBorders>
          </w:tcPr>
          <w:p w14:paraId="4CAD67D7" w14:textId="77777777" w:rsidR="00713B1D" w:rsidRPr="00270E7F" w:rsidRDefault="00713B1D" w:rsidP="00EB30B9">
            <w:pPr>
              <w:jc w:val="right"/>
              <w:rPr>
                <w:rFonts w:ascii="Times New Roman" w:hAnsi="Times New Roman" w:cs="Times New Roman"/>
                <w:color w:val="000000"/>
              </w:rPr>
            </w:pPr>
          </w:p>
        </w:tc>
      </w:tr>
      <w:tr w:rsidR="00713B1D" w:rsidRPr="005D47E4" w14:paraId="55A7CFD1" w14:textId="33759393" w:rsidTr="00713B1D">
        <w:trPr>
          <w:trHeight w:val="290"/>
        </w:trPr>
        <w:tc>
          <w:tcPr>
            <w:tcW w:w="3402" w:type="dxa"/>
            <w:tcBorders>
              <w:top w:val="nil"/>
              <w:left w:val="nil"/>
              <w:bottom w:val="nil"/>
              <w:right w:val="nil"/>
            </w:tcBorders>
            <w:shd w:val="clear" w:color="auto" w:fill="auto"/>
            <w:noWrap/>
            <w:vAlign w:val="bottom"/>
          </w:tcPr>
          <w:p w14:paraId="55A7CFC8"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Iris pseudacorus</w:t>
            </w:r>
          </w:p>
        </w:tc>
        <w:tc>
          <w:tcPr>
            <w:tcW w:w="1560" w:type="dxa"/>
            <w:tcBorders>
              <w:top w:val="nil"/>
              <w:left w:val="nil"/>
              <w:bottom w:val="nil"/>
              <w:right w:val="nil"/>
            </w:tcBorders>
            <w:shd w:val="clear" w:color="auto" w:fill="auto"/>
            <w:noWrap/>
            <w:vAlign w:val="bottom"/>
          </w:tcPr>
          <w:p w14:paraId="55A7CFC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Asparagales</w:t>
            </w:r>
          </w:p>
        </w:tc>
        <w:tc>
          <w:tcPr>
            <w:tcW w:w="1984" w:type="dxa"/>
            <w:tcBorders>
              <w:top w:val="nil"/>
              <w:left w:val="nil"/>
              <w:bottom w:val="nil"/>
              <w:right w:val="nil"/>
            </w:tcBorders>
            <w:shd w:val="clear" w:color="auto" w:fill="auto"/>
            <w:noWrap/>
            <w:vAlign w:val="bottom"/>
          </w:tcPr>
          <w:p w14:paraId="55A7CFC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Iridaceae</w:t>
            </w:r>
          </w:p>
        </w:tc>
        <w:tc>
          <w:tcPr>
            <w:tcW w:w="851" w:type="dxa"/>
            <w:tcBorders>
              <w:top w:val="nil"/>
              <w:left w:val="nil"/>
              <w:bottom w:val="nil"/>
              <w:right w:val="nil"/>
            </w:tcBorders>
            <w:vAlign w:val="bottom"/>
          </w:tcPr>
          <w:p w14:paraId="55A7CFC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CFCC"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CFCD"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1</w:t>
            </w:r>
          </w:p>
        </w:tc>
        <w:tc>
          <w:tcPr>
            <w:tcW w:w="1276" w:type="dxa"/>
            <w:tcBorders>
              <w:top w:val="nil"/>
              <w:left w:val="nil"/>
              <w:bottom w:val="nil"/>
              <w:right w:val="nil"/>
            </w:tcBorders>
            <w:vAlign w:val="bottom"/>
          </w:tcPr>
          <w:p w14:paraId="55A7CFC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42.79</w:t>
            </w:r>
          </w:p>
        </w:tc>
        <w:tc>
          <w:tcPr>
            <w:tcW w:w="1417" w:type="dxa"/>
            <w:tcBorders>
              <w:top w:val="nil"/>
              <w:left w:val="nil"/>
              <w:bottom w:val="nil"/>
              <w:right w:val="nil"/>
            </w:tcBorders>
            <w:vAlign w:val="bottom"/>
          </w:tcPr>
          <w:p w14:paraId="55A7CFC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CFD0"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0AB3A88" w14:textId="77777777" w:rsidR="00713B1D" w:rsidRPr="00270E7F" w:rsidRDefault="00713B1D" w:rsidP="00EB30B9">
            <w:pPr>
              <w:jc w:val="right"/>
              <w:rPr>
                <w:rFonts w:ascii="Times New Roman" w:hAnsi="Times New Roman" w:cs="Times New Roman"/>
                <w:color w:val="000000"/>
              </w:rPr>
            </w:pPr>
          </w:p>
        </w:tc>
      </w:tr>
      <w:tr w:rsidR="00713B1D" w:rsidRPr="005D47E4" w14:paraId="55A7CFDB" w14:textId="03F13BDE" w:rsidTr="00713B1D">
        <w:trPr>
          <w:trHeight w:val="290"/>
        </w:trPr>
        <w:tc>
          <w:tcPr>
            <w:tcW w:w="3402" w:type="dxa"/>
            <w:tcBorders>
              <w:top w:val="nil"/>
              <w:left w:val="nil"/>
              <w:bottom w:val="nil"/>
              <w:right w:val="nil"/>
            </w:tcBorders>
            <w:shd w:val="clear" w:color="auto" w:fill="auto"/>
            <w:noWrap/>
            <w:vAlign w:val="bottom"/>
          </w:tcPr>
          <w:p w14:paraId="55A7CFD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Jacobaea vulgaris</w:t>
            </w:r>
          </w:p>
        </w:tc>
        <w:tc>
          <w:tcPr>
            <w:tcW w:w="1560" w:type="dxa"/>
            <w:tcBorders>
              <w:top w:val="nil"/>
              <w:left w:val="nil"/>
              <w:bottom w:val="nil"/>
              <w:right w:val="nil"/>
            </w:tcBorders>
            <w:shd w:val="clear" w:color="auto" w:fill="auto"/>
            <w:noWrap/>
            <w:vAlign w:val="bottom"/>
          </w:tcPr>
          <w:p w14:paraId="55A7CFD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CFD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CFD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D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D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CFD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0.21</w:t>
            </w:r>
          </w:p>
        </w:tc>
        <w:tc>
          <w:tcPr>
            <w:tcW w:w="1417" w:type="dxa"/>
            <w:tcBorders>
              <w:top w:val="nil"/>
              <w:left w:val="nil"/>
              <w:bottom w:val="nil"/>
              <w:right w:val="nil"/>
            </w:tcBorders>
            <w:vAlign w:val="bottom"/>
          </w:tcPr>
          <w:p w14:paraId="55A7CFD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CFD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20.70</w:t>
            </w:r>
          </w:p>
        </w:tc>
        <w:tc>
          <w:tcPr>
            <w:tcW w:w="1417" w:type="dxa"/>
            <w:tcBorders>
              <w:top w:val="nil"/>
              <w:left w:val="nil"/>
              <w:bottom w:val="nil"/>
              <w:right w:val="nil"/>
            </w:tcBorders>
          </w:tcPr>
          <w:p w14:paraId="58925990" w14:textId="77777777" w:rsidR="00713B1D" w:rsidRPr="00270E7F" w:rsidRDefault="00713B1D" w:rsidP="00EB30B9">
            <w:pPr>
              <w:jc w:val="right"/>
              <w:rPr>
                <w:rFonts w:ascii="Times New Roman" w:hAnsi="Times New Roman" w:cs="Times New Roman"/>
                <w:color w:val="000000"/>
              </w:rPr>
            </w:pPr>
          </w:p>
        </w:tc>
      </w:tr>
      <w:tr w:rsidR="00713B1D" w:rsidRPr="005D47E4" w14:paraId="55A7CFE5" w14:textId="0182BFB5" w:rsidTr="00713B1D">
        <w:trPr>
          <w:trHeight w:val="290"/>
        </w:trPr>
        <w:tc>
          <w:tcPr>
            <w:tcW w:w="3402" w:type="dxa"/>
            <w:tcBorders>
              <w:top w:val="nil"/>
              <w:left w:val="nil"/>
              <w:bottom w:val="nil"/>
              <w:right w:val="nil"/>
            </w:tcBorders>
            <w:shd w:val="clear" w:color="auto" w:fill="auto"/>
            <w:noWrap/>
            <w:vAlign w:val="bottom"/>
          </w:tcPr>
          <w:p w14:paraId="55A7CFD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FD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FD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FD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FE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FE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FE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FE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CFE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1.10</w:t>
            </w:r>
          </w:p>
        </w:tc>
        <w:tc>
          <w:tcPr>
            <w:tcW w:w="1417" w:type="dxa"/>
            <w:tcBorders>
              <w:top w:val="nil"/>
              <w:left w:val="nil"/>
              <w:bottom w:val="nil"/>
              <w:right w:val="nil"/>
            </w:tcBorders>
          </w:tcPr>
          <w:p w14:paraId="100146CB" w14:textId="77777777" w:rsidR="00713B1D" w:rsidRPr="00270E7F" w:rsidRDefault="00713B1D" w:rsidP="00EB30B9">
            <w:pPr>
              <w:jc w:val="right"/>
              <w:rPr>
                <w:rFonts w:ascii="Times New Roman" w:hAnsi="Times New Roman" w:cs="Times New Roman"/>
                <w:color w:val="000000"/>
              </w:rPr>
            </w:pPr>
          </w:p>
        </w:tc>
      </w:tr>
      <w:tr w:rsidR="00713B1D" w:rsidRPr="005D47E4" w14:paraId="55A7CFEF" w14:textId="1C058A87" w:rsidTr="00713B1D">
        <w:trPr>
          <w:trHeight w:val="290"/>
        </w:trPr>
        <w:tc>
          <w:tcPr>
            <w:tcW w:w="3402" w:type="dxa"/>
            <w:tcBorders>
              <w:top w:val="nil"/>
              <w:left w:val="nil"/>
              <w:bottom w:val="nil"/>
              <w:right w:val="nil"/>
            </w:tcBorders>
            <w:shd w:val="clear" w:color="auto" w:fill="auto"/>
            <w:noWrap/>
            <w:vAlign w:val="bottom"/>
          </w:tcPr>
          <w:p w14:paraId="55A7CFE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CFE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CFE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CFE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CFE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CFEB"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CFEC"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CF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E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308.60</w:t>
            </w:r>
          </w:p>
        </w:tc>
        <w:tc>
          <w:tcPr>
            <w:tcW w:w="1417" w:type="dxa"/>
            <w:tcBorders>
              <w:top w:val="nil"/>
              <w:left w:val="nil"/>
              <w:bottom w:val="nil"/>
              <w:right w:val="nil"/>
            </w:tcBorders>
          </w:tcPr>
          <w:p w14:paraId="1BA0258A" w14:textId="77777777" w:rsidR="00713B1D" w:rsidRPr="00270E7F" w:rsidRDefault="00713B1D" w:rsidP="00EB30B9">
            <w:pPr>
              <w:jc w:val="right"/>
              <w:rPr>
                <w:rFonts w:ascii="Times New Roman" w:hAnsi="Times New Roman" w:cs="Times New Roman"/>
                <w:color w:val="000000"/>
              </w:rPr>
            </w:pPr>
          </w:p>
        </w:tc>
      </w:tr>
      <w:tr w:rsidR="00713B1D" w:rsidRPr="005D47E4" w14:paraId="55A7CFF9" w14:textId="69CCDBB6" w:rsidTr="00713B1D">
        <w:trPr>
          <w:trHeight w:val="290"/>
        </w:trPr>
        <w:tc>
          <w:tcPr>
            <w:tcW w:w="3402" w:type="dxa"/>
            <w:tcBorders>
              <w:top w:val="nil"/>
              <w:left w:val="nil"/>
              <w:bottom w:val="nil"/>
              <w:right w:val="nil"/>
            </w:tcBorders>
            <w:shd w:val="clear" w:color="auto" w:fill="auto"/>
            <w:noWrap/>
            <w:vAlign w:val="bottom"/>
          </w:tcPr>
          <w:p w14:paraId="55A7CFF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Juglans ailantifolia</w:t>
            </w:r>
          </w:p>
        </w:tc>
        <w:tc>
          <w:tcPr>
            <w:tcW w:w="1560" w:type="dxa"/>
            <w:tcBorders>
              <w:top w:val="nil"/>
              <w:left w:val="nil"/>
              <w:bottom w:val="nil"/>
              <w:right w:val="nil"/>
            </w:tcBorders>
            <w:shd w:val="clear" w:color="auto" w:fill="auto"/>
            <w:noWrap/>
            <w:vAlign w:val="bottom"/>
          </w:tcPr>
          <w:p w14:paraId="55A7CFF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Fagales</w:t>
            </w:r>
          </w:p>
        </w:tc>
        <w:tc>
          <w:tcPr>
            <w:tcW w:w="1984" w:type="dxa"/>
            <w:tcBorders>
              <w:top w:val="nil"/>
              <w:left w:val="nil"/>
              <w:bottom w:val="nil"/>
              <w:right w:val="nil"/>
            </w:tcBorders>
            <w:shd w:val="clear" w:color="auto" w:fill="auto"/>
            <w:noWrap/>
            <w:vAlign w:val="bottom"/>
          </w:tcPr>
          <w:p w14:paraId="55A7CFF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Juglandaceae</w:t>
            </w:r>
          </w:p>
        </w:tc>
        <w:tc>
          <w:tcPr>
            <w:tcW w:w="851" w:type="dxa"/>
            <w:tcBorders>
              <w:top w:val="nil"/>
              <w:left w:val="nil"/>
              <w:bottom w:val="nil"/>
              <w:right w:val="nil"/>
            </w:tcBorders>
            <w:vAlign w:val="bottom"/>
          </w:tcPr>
          <w:p w14:paraId="55A7CF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F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CFF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CFF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6767.00</w:t>
            </w:r>
          </w:p>
        </w:tc>
        <w:tc>
          <w:tcPr>
            <w:tcW w:w="1417" w:type="dxa"/>
            <w:tcBorders>
              <w:top w:val="nil"/>
              <w:left w:val="nil"/>
              <w:bottom w:val="nil"/>
              <w:right w:val="nil"/>
            </w:tcBorders>
            <w:vAlign w:val="bottom"/>
          </w:tcPr>
          <w:p w14:paraId="55A7CF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CFF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324.76</w:t>
            </w:r>
          </w:p>
        </w:tc>
        <w:tc>
          <w:tcPr>
            <w:tcW w:w="1417" w:type="dxa"/>
            <w:tcBorders>
              <w:top w:val="nil"/>
              <w:left w:val="nil"/>
              <w:bottom w:val="nil"/>
              <w:right w:val="nil"/>
            </w:tcBorders>
          </w:tcPr>
          <w:p w14:paraId="7315BCA1" w14:textId="77777777" w:rsidR="00713B1D" w:rsidRPr="00270E7F" w:rsidRDefault="00713B1D" w:rsidP="00EB30B9">
            <w:pPr>
              <w:jc w:val="right"/>
              <w:rPr>
                <w:rFonts w:ascii="Times New Roman" w:hAnsi="Times New Roman" w:cs="Times New Roman"/>
                <w:color w:val="000000"/>
              </w:rPr>
            </w:pPr>
          </w:p>
        </w:tc>
      </w:tr>
      <w:tr w:rsidR="00713B1D" w:rsidRPr="005D47E4" w14:paraId="55A7D003" w14:textId="23F2570A" w:rsidTr="00713B1D">
        <w:trPr>
          <w:trHeight w:val="290"/>
        </w:trPr>
        <w:tc>
          <w:tcPr>
            <w:tcW w:w="3402" w:type="dxa"/>
            <w:tcBorders>
              <w:top w:val="nil"/>
              <w:left w:val="nil"/>
              <w:bottom w:val="nil"/>
              <w:right w:val="nil"/>
            </w:tcBorders>
            <w:shd w:val="clear" w:color="auto" w:fill="auto"/>
            <w:noWrap/>
            <w:vAlign w:val="bottom"/>
          </w:tcPr>
          <w:p w14:paraId="55A7CFF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Juncus acutus</w:t>
            </w:r>
          </w:p>
        </w:tc>
        <w:tc>
          <w:tcPr>
            <w:tcW w:w="1560" w:type="dxa"/>
            <w:tcBorders>
              <w:top w:val="nil"/>
              <w:left w:val="nil"/>
              <w:bottom w:val="nil"/>
              <w:right w:val="nil"/>
            </w:tcBorders>
            <w:shd w:val="clear" w:color="auto" w:fill="auto"/>
            <w:noWrap/>
            <w:vAlign w:val="bottom"/>
          </w:tcPr>
          <w:p w14:paraId="55A7CFF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CFF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Juncaceae</w:t>
            </w:r>
          </w:p>
        </w:tc>
        <w:tc>
          <w:tcPr>
            <w:tcW w:w="851" w:type="dxa"/>
            <w:tcBorders>
              <w:top w:val="nil"/>
              <w:left w:val="nil"/>
              <w:bottom w:val="nil"/>
              <w:right w:val="nil"/>
            </w:tcBorders>
            <w:vAlign w:val="bottom"/>
          </w:tcPr>
          <w:p w14:paraId="55A7CFF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CFF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CFF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00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D00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0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217.05</w:t>
            </w:r>
          </w:p>
        </w:tc>
        <w:tc>
          <w:tcPr>
            <w:tcW w:w="1417" w:type="dxa"/>
            <w:tcBorders>
              <w:top w:val="nil"/>
              <w:left w:val="nil"/>
              <w:bottom w:val="nil"/>
              <w:right w:val="nil"/>
            </w:tcBorders>
          </w:tcPr>
          <w:p w14:paraId="2301D980" w14:textId="77777777" w:rsidR="00713B1D" w:rsidRPr="00270E7F" w:rsidRDefault="00713B1D" w:rsidP="00EB30B9">
            <w:pPr>
              <w:jc w:val="right"/>
              <w:rPr>
                <w:rFonts w:ascii="Times New Roman" w:hAnsi="Times New Roman" w:cs="Times New Roman"/>
                <w:color w:val="000000"/>
              </w:rPr>
            </w:pPr>
          </w:p>
        </w:tc>
      </w:tr>
      <w:tr w:rsidR="00713B1D" w:rsidRPr="005D47E4" w14:paraId="55A7D00D" w14:textId="1901C630" w:rsidTr="00713B1D">
        <w:trPr>
          <w:trHeight w:val="290"/>
        </w:trPr>
        <w:tc>
          <w:tcPr>
            <w:tcW w:w="3402" w:type="dxa"/>
            <w:tcBorders>
              <w:top w:val="nil"/>
              <w:left w:val="nil"/>
              <w:bottom w:val="nil"/>
              <w:right w:val="nil"/>
            </w:tcBorders>
            <w:shd w:val="clear" w:color="auto" w:fill="auto"/>
            <w:noWrap/>
            <w:vAlign w:val="bottom"/>
          </w:tcPr>
          <w:p w14:paraId="55A7D00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Juncus articulatus</w:t>
            </w:r>
          </w:p>
        </w:tc>
        <w:tc>
          <w:tcPr>
            <w:tcW w:w="1560" w:type="dxa"/>
            <w:tcBorders>
              <w:top w:val="nil"/>
              <w:left w:val="nil"/>
              <w:bottom w:val="nil"/>
              <w:right w:val="nil"/>
            </w:tcBorders>
            <w:shd w:val="clear" w:color="auto" w:fill="auto"/>
            <w:noWrap/>
            <w:vAlign w:val="bottom"/>
          </w:tcPr>
          <w:p w14:paraId="55A7D0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00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Juncaceae</w:t>
            </w:r>
          </w:p>
        </w:tc>
        <w:tc>
          <w:tcPr>
            <w:tcW w:w="851" w:type="dxa"/>
            <w:tcBorders>
              <w:top w:val="nil"/>
              <w:left w:val="nil"/>
              <w:bottom w:val="nil"/>
              <w:right w:val="nil"/>
            </w:tcBorders>
            <w:vAlign w:val="bottom"/>
          </w:tcPr>
          <w:p w14:paraId="55A7D00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0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0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D00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0.02</w:t>
            </w:r>
          </w:p>
        </w:tc>
        <w:tc>
          <w:tcPr>
            <w:tcW w:w="1417" w:type="dxa"/>
            <w:tcBorders>
              <w:top w:val="nil"/>
              <w:left w:val="nil"/>
              <w:bottom w:val="nil"/>
              <w:right w:val="nil"/>
            </w:tcBorders>
            <w:vAlign w:val="bottom"/>
          </w:tcPr>
          <w:p w14:paraId="55A7D0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0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255.15</w:t>
            </w:r>
          </w:p>
        </w:tc>
        <w:tc>
          <w:tcPr>
            <w:tcW w:w="1417" w:type="dxa"/>
            <w:tcBorders>
              <w:top w:val="nil"/>
              <w:left w:val="nil"/>
              <w:bottom w:val="nil"/>
              <w:right w:val="nil"/>
            </w:tcBorders>
          </w:tcPr>
          <w:p w14:paraId="741CEC3C" w14:textId="77777777" w:rsidR="00713B1D" w:rsidRPr="00270E7F" w:rsidRDefault="00713B1D" w:rsidP="00EB30B9">
            <w:pPr>
              <w:jc w:val="right"/>
              <w:rPr>
                <w:rFonts w:ascii="Times New Roman" w:hAnsi="Times New Roman" w:cs="Times New Roman"/>
                <w:color w:val="000000"/>
              </w:rPr>
            </w:pPr>
          </w:p>
        </w:tc>
      </w:tr>
      <w:tr w:rsidR="00713B1D" w:rsidRPr="005D47E4" w14:paraId="55A7D017" w14:textId="149FC0F8" w:rsidTr="00713B1D">
        <w:trPr>
          <w:trHeight w:val="290"/>
        </w:trPr>
        <w:tc>
          <w:tcPr>
            <w:tcW w:w="3402" w:type="dxa"/>
            <w:tcBorders>
              <w:top w:val="nil"/>
              <w:left w:val="nil"/>
              <w:bottom w:val="nil"/>
              <w:right w:val="nil"/>
            </w:tcBorders>
            <w:shd w:val="clear" w:color="auto" w:fill="auto"/>
            <w:noWrap/>
            <w:vAlign w:val="bottom"/>
          </w:tcPr>
          <w:p w14:paraId="55A7D00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00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01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01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01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013"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014"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01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D01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0.91</w:t>
            </w:r>
          </w:p>
        </w:tc>
        <w:tc>
          <w:tcPr>
            <w:tcW w:w="1417" w:type="dxa"/>
            <w:tcBorders>
              <w:top w:val="nil"/>
              <w:left w:val="nil"/>
              <w:bottom w:val="nil"/>
              <w:right w:val="nil"/>
            </w:tcBorders>
          </w:tcPr>
          <w:p w14:paraId="4FBAB7A5" w14:textId="77777777" w:rsidR="00713B1D" w:rsidRPr="00270E7F" w:rsidRDefault="00713B1D" w:rsidP="00EB30B9">
            <w:pPr>
              <w:jc w:val="right"/>
              <w:rPr>
                <w:rFonts w:ascii="Times New Roman" w:hAnsi="Times New Roman" w:cs="Times New Roman"/>
                <w:color w:val="000000"/>
              </w:rPr>
            </w:pPr>
          </w:p>
        </w:tc>
      </w:tr>
      <w:tr w:rsidR="00713B1D" w:rsidRPr="005D47E4" w14:paraId="55A7D021" w14:textId="49240EB5" w:rsidTr="00713B1D">
        <w:trPr>
          <w:trHeight w:val="290"/>
        </w:trPr>
        <w:tc>
          <w:tcPr>
            <w:tcW w:w="3402" w:type="dxa"/>
            <w:tcBorders>
              <w:top w:val="nil"/>
              <w:left w:val="nil"/>
              <w:bottom w:val="nil"/>
              <w:right w:val="nil"/>
            </w:tcBorders>
            <w:shd w:val="clear" w:color="auto" w:fill="auto"/>
            <w:noWrap/>
            <w:vAlign w:val="bottom"/>
          </w:tcPr>
          <w:p w14:paraId="55A7D01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Juncus bulbosus</w:t>
            </w:r>
          </w:p>
        </w:tc>
        <w:tc>
          <w:tcPr>
            <w:tcW w:w="1560" w:type="dxa"/>
            <w:tcBorders>
              <w:top w:val="nil"/>
              <w:left w:val="nil"/>
              <w:bottom w:val="nil"/>
              <w:right w:val="nil"/>
            </w:tcBorders>
            <w:shd w:val="clear" w:color="auto" w:fill="auto"/>
            <w:noWrap/>
            <w:vAlign w:val="bottom"/>
          </w:tcPr>
          <w:p w14:paraId="55A7D01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01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Juncaceae</w:t>
            </w:r>
          </w:p>
        </w:tc>
        <w:tc>
          <w:tcPr>
            <w:tcW w:w="851" w:type="dxa"/>
            <w:tcBorders>
              <w:top w:val="nil"/>
              <w:left w:val="nil"/>
              <w:bottom w:val="nil"/>
              <w:right w:val="nil"/>
            </w:tcBorders>
            <w:vAlign w:val="bottom"/>
          </w:tcPr>
          <w:p w14:paraId="55A7D0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1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1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0.15</w:t>
            </w:r>
          </w:p>
        </w:tc>
        <w:tc>
          <w:tcPr>
            <w:tcW w:w="1276" w:type="dxa"/>
            <w:tcBorders>
              <w:top w:val="nil"/>
              <w:left w:val="nil"/>
              <w:bottom w:val="nil"/>
              <w:right w:val="nil"/>
            </w:tcBorders>
            <w:vAlign w:val="bottom"/>
          </w:tcPr>
          <w:p w14:paraId="55A7D01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0.24</w:t>
            </w:r>
          </w:p>
        </w:tc>
        <w:tc>
          <w:tcPr>
            <w:tcW w:w="1417" w:type="dxa"/>
            <w:tcBorders>
              <w:top w:val="nil"/>
              <w:left w:val="nil"/>
              <w:bottom w:val="nil"/>
              <w:right w:val="nil"/>
            </w:tcBorders>
            <w:vAlign w:val="bottom"/>
          </w:tcPr>
          <w:p w14:paraId="55A7D0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2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81.21</w:t>
            </w:r>
          </w:p>
        </w:tc>
        <w:tc>
          <w:tcPr>
            <w:tcW w:w="1417" w:type="dxa"/>
            <w:tcBorders>
              <w:top w:val="nil"/>
              <w:left w:val="nil"/>
              <w:bottom w:val="nil"/>
              <w:right w:val="nil"/>
            </w:tcBorders>
          </w:tcPr>
          <w:p w14:paraId="07550076" w14:textId="77777777" w:rsidR="00713B1D" w:rsidRPr="00270E7F" w:rsidRDefault="00713B1D" w:rsidP="00EB30B9">
            <w:pPr>
              <w:jc w:val="right"/>
              <w:rPr>
                <w:rFonts w:ascii="Times New Roman" w:hAnsi="Times New Roman" w:cs="Times New Roman"/>
                <w:color w:val="000000"/>
              </w:rPr>
            </w:pPr>
          </w:p>
        </w:tc>
      </w:tr>
      <w:tr w:rsidR="00713B1D" w:rsidRPr="005D47E4" w14:paraId="55A7D02B" w14:textId="62FF6603" w:rsidTr="00713B1D">
        <w:trPr>
          <w:trHeight w:val="290"/>
        </w:trPr>
        <w:tc>
          <w:tcPr>
            <w:tcW w:w="3402" w:type="dxa"/>
            <w:tcBorders>
              <w:top w:val="nil"/>
              <w:left w:val="nil"/>
              <w:bottom w:val="nil"/>
              <w:right w:val="nil"/>
            </w:tcBorders>
            <w:shd w:val="clear" w:color="auto" w:fill="auto"/>
            <w:noWrap/>
            <w:vAlign w:val="bottom"/>
          </w:tcPr>
          <w:p w14:paraId="55A7D02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Juncus squarrosus</w:t>
            </w:r>
          </w:p>
        </w:tc>
        <w:tc>
          <w:tcPr>
            <w:tcW w:w="1560" w:type="dxa"/>
            <w:tcBorders>
              <w:top w:val="nil"/>
              <w:left w:val="nil"/>
              <w:bottom w:val="nil"/>
              <w:right w:val="nil"/>
            </w:tcBorders>
            <w:shd w:val="clear" w:color="auto" w:fill="auto"/>
            <w:noWrap/>
            <w:vAlign w:val="bottom"/>
          </w:tcPr>
          <w:p w14:paraId="55A7D02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02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Juncaceae</w:t>
            </w:r>
          </w:p>
        </w:tc>
        <w:tc>
          <w:tcPr>
            <w:tcW w:w="851" w:type="dxa"/>
            <w:tcBorders>
              <w:top w:val="nil"/>
              <w:left w:val="nil"/>
              <w:bottom w:val="nil"/>
              <w:right w:val="nil"/>
            </w:tcBorders>
            <w:vAlign w:val="bottom"/>
          </w:tcPr>
          <w:p w14:paraId="55A7D0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2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2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0.35</w:t>
            </w:r>
          </w:p>
        </w:tc>
        <w:tc>
          <w:tcPr>
            <w:tcW w:w="1276" w:type="dxa"/>
            <w:tcBorders>
              <w:top w:val="nil"/>
              <w:left w:val="nil"/>
              <w:bottom w:val="nil"/>
              <w:right w:val="nil"/>
            </w:tcBorders>
            <w:vAlign w:val="bottom"/>
          </w:tcPr>
          <w:p w14:paraId="55A7D02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D02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2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140.93</w:t>
            </w:r>
          </w:p>
        </w:tc>
        <w:tc>
          <w:tcPr>
            <w:tcW w:w="1417" w:type="dxa"/>
            <w:tcBorders>
              <w:top w:val="nil"/>
              <w:left w:val="nil"/>
              <w:bottom w:val="nil"/>
              <w:right w:val="nil"/>
            </w:tcBorders>
          </w:tcPr>
          <w:p w14:paraId="7AF9754D" w14:textId="77777777" w:rsidR="00713B1D" w:rsidRPr="00270E7F" w:rsidRDefault="00713B1D" w:rsidP="00EB30B9">
            <w:pPr>
              <w:jc w:val="right"/>
              <w:rPr>
                <w:rFonts w:ascii="Times New Roman" w:hAnsi="Times New Roman" w:cs="Times New Roman"/>
                <w:color w:val="000000"/>
              </w:rPr>
            </w:pPr>
          </w:p>
        </w:tc>
      </w:tr>
      <w:tr w:rsidR="00713B1D" w:rsidRPr="005D47E4" w14:paraId="55A7D035" w14:textId="4F16009C" w:rsidTr="00713B1D">
        <w:trPr>
          <w:trHeight w:val="290"/>
        </w:trPr>
        <w:tc>
          <w:tcPr>
            <w:tcW w:w="3402" w:type="dxa"/>
            <w:tcBorders>
              <w:top w:val="nil"/>
              <w:left w:val="nil"/>
              <w:bottom w:val="nil"/>
              <w:right w:val="nil"/>
            </w:tcBorders>
            <w:shd w:val="clear" w:color="auto" w:fill="auto"/>
            <w:noWrap/>
            <w:vAlign w:val="bottom"/>
          </w:tcPr>
          <w:p w14:paraId="55A7D02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Kennedia rubicunda</w:t>
            </w:r>
          </w:p>
        </w:tc>
        <w:tc>
          <w:tcPr>
            <w:tcW w:w="1560" w:type="dxa"/>
            <w:tcBorders>
              <w:top w:val="nil"/>
              <w:left w:val="nil"/>
              <w:bottom w:val="nil"/>
              <w:right w:val="nil"/>
            </w:tcBorders>
            <w:shd w:val="clear" w:color="auto" w:fill="auto"/>
            <w:noWrap/>
            <w:vAlign w:val="bottom"/>
          </w:tcPr>
          <w:p w14:paraId="55A7D0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D02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0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3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3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03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25.41</w:t>
            </w:r>
          </w:p>
        </w:tc>
        <w:tc>
          <w:tcPr>
            <w:tcW w:w="1417" w:type="dxa"/>
            <w:tcBorders>
              <w:top w:val="nil"/>
              <w:left w:val="nil"/>
              <w:bottom w:val="nil"/>
              <w:right w:val="nil"/>
            </w:tcBorders>
            <w:vAlign w:val="bottom"/>
          </w:tcPr>
          <w:p w14:paraId="55A7D03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03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4.29</w:t>
            </w:r>
          </w:p>
        </w:tc>
        <w:tc>
          <w:tcPr>
            <w:tcW w:w="1417" w:type="dxa"/>
            <w:tcBorders>
              <w:top w:val="nil"/>
              <w:left w:val="nil"/>
              <w:bottom w:val="nil"/>
              <w:right w:val="nil"/>
            </w:tcBorders>
          </w:tcPr>
          <w:p w14:paraId="1A224168" w14:textId="77777777" w:rsidR="00713B1D" w:rsidRPr="00270E7F" w:rsidRDefault="00713B1D" w:rsidP="00EB30B9">
            <w:pPr>
              <w:jc w:val="right"/>
              <w:rPr>
                <w:rFonts w:ascii="Times New Roman" w:hAnsi="Times New Roman" w:cs="Times New Roman"/>
                <w:color w:val="000000"/>
              </w:rPr>
            </w:pPr>
          </w:p>
        </w:tc>
      </w:tr>
      <w:tr w:rsidR="00713B1D" w:rsidRPr="005D47E4" w14:paraId="55A7D03F" w14:textId="2F33F95D" w:rsidTr="00713B1D">
        <w:trPr>
          <w:trHeight w:val="290"/>
        </w:trPr>
        <w:tc>
          <w:tcPr>
            <w:tcW w:w="3402" w:type="dxa"/>
            <w:tcBorders>
              <w:top w:val="nil"/>
              <w:left w:val="nil"/>
              <w:bottom w:val="nil"/>
              <w:right w:val="nil"/>
            </w:tcBorders>
            <w:shd w:val="clear" w:color="auto" w:fill="auto"/>
            <w:noWrap/>
            <w:vAlign w:val="bottom"/>
          </w:tcPr>
          <w:p w14:paraId="55A7D03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03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03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03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03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03B"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03C"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03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03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12.64</w:t>
            </w:r>
          </w:p>
        </w:tc>
        <w:tc>
          <w:tcPr>
            <w:tcW w:w="1417" w:type="dxa"/>
            <w:tcBorders>
              <w:top w:val="nil"/>
              <w:left w:val="nil"/>
              <w:bottom w:val="nil"/>
              <w:right w:val="nil"/>
            </w:tcBorders>
          </w:tcPr>
          <w:p w14:paraId="77F242AB" w14:textId="77777777" w:rsidR="00713B1D" w:rsidRPr="00270E7F" w:rsidRDefault="00713B1D" w:rsidP="00EB30B9">
            <w:pPr>
              <w:jc w:val="right"/>
              <w:rPr>
                <w:rFonts w:ascii="Times New Roman" w:hAnsi="Times New Roman" w:cs="Times New Roman"/>
                <w:color w:val="000000"/>
              </w:rPr>
            </w:pPr>
          </w:p>
        </w:tc>
      </w:tr>
      <w:tr w:rsidR="00713B1D" w:rsidRPr="005D47E4" w14:paraId="55A7D049" w14:textId="23F48AD1" w:rsidTr="00713B1D">
        <w:trPr>
          <w:trHeight w:val="290"/>
        </w:trPr>
        <w:tc>
          <w:tcPr>
            <w:tcW w:w="3402" w:type="dxa"/>
            <w:tcBorders>
              <w:top w:val="nil"/>
              <w:left w:val="nil"/>
              <w:bottom w:val="nil"/>
              <w:right w:val="nil"/>
            </w:tcBorders>
            <w:shd w:val="clear" w:color="auto" w:fill="auto"/>
            <w:noWrap/>
            <w:vAlign w:val="bottom"/>
          </w:tcPr>
          <w:p w14:paraId="55A7D040"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Lagunaria patersonia</w:t>
            </w:r>
          </w:p>
        </w:tc>
        <w:tc>
          <w:tcPr>
            <w:tcW w:w="1560" w:type="dxa"/>
            <w:tcBorders>
              <w:top w:val="nil"/>
              <w:left w:val="nil"/>
              <w:bottom w:val="nil"/>
              <w:right w:val="nil"/>
            </w:tcBorders>
            <w:shd w:val="clear" w:color="auto" w:fill="auto"/>
            <w:noWrap/>
            <w:vAlign w:val="bottom"/>
          </w:tcPr>
          <w:p w14:paraId="55A7D04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Malvales</w:t>
            </w:r>
          </w:p>
        </w:tc>
        <w:tc>
          <w:tcPr>
            <w:tcW w:w="1984" w:type="dxa"/>
            <w:tcBorders>
              <w:top w:val="nil"/>
              <w:left w:val="nil"/>
              <w:bottom w:val="nil"/>
              <w:right w:val="nil"/>
            </w:tcBorders>
            <w:shd w:val="clear" w:color="auto" w:fill="auto"/>
            <w:noWrap/>
            <w:vAlign w:val="bottom"/>
          </w:tcPr>
          <w:p w14:paraId="55A7D04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Malvaceae</w:t>
            </w:r>
          </w:p>
        </w:tc>
        <w:tc>
          <w:tcPr>
            <w:tcW w:w="851" w:type="dxa"/>
            <w:tcBorders>
              <w:top w:val="nil"/>
              <w:left w:val="nil"/>
              <w:bottom w:val="nil"/>
              <w:right w:val="nil"/>
            </w:tcBorders>
            <w:vAlign w:val="bottom"/>
          </w:tcPr>
          <w:p w14:paraId="55A7D04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044"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tree</w:t>
            </w:r>
          </w:p>
        </w:tc>
        <w:tc>
          <w:tcPr>
            <w:tcW w:w="1276" w:type="dxa"/>
            <w:tcBorders>
              <w:top w:val="nil"/>
              <w:left w:val="nil"/>
              <w:bottom w:val="nil"/>
              <w:right w:val="nil"/>
            </w:tcBorders>
            <w:vAlign w:val="bottom"/>
          </w:tcPr>
          <w:p w14:paraId="55A7D045" w14:textId="3D51095E" w:rsidR="00713B1D" w:rsidRPr="00270E7F" w:rsidRDefault="00713B1D" w:rsidP="0022293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04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48.20</w:t>
            </w:r>
          </w:p>
        </w:tc>
        <w:tc>
          <w:tcPr>
            <w:tcW w:w="1417" w:type="dxa"/>
            <w:tcBorders>
              <w:top w:val="nil"/>
              <w:left w:val="nil"/>
              <w:bottom w:val="nil"/>
              <w:right w:val="nil"/>
            </w:tcBorders>
            <w:vAlign w:val="bottom"/>
          </w:tcPr>
          <w:p w14:paraId="55A7D04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D048"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777E2E97" w14:textId="77777777" w:rsidR="00713B1D" w:rsidRPr="00270E7F" w:rsidRDefault="00713B1D" w:rsidP="00EB30B9">
            <w:pPr>
              <w:jc w:val="right"/>
              <w:rPr>
                <w:rFonts w:ascii="Times New Roman" w:hAnsi="Times New Roman" w:cs="Times New Roman"/>
                <w:color w:val="000000"/>
              </w:rPr>
            </w:pPr>
          </w:p>
        </w:tc>
      </w:tr>
      <w:tr w:rsidR="00713B1D" w:rsidRPr="005D47E4" w14:paraId="55A7D053" w14:textId="3ECE5FAD" w:rsidTr="00713B1D">
        <w:trPr>
          <w:trHeight w:val="290"/>
        </w:trPr>
        <w:tc>
          <w:tcPr>
            <w:tcW w:w="3402" w:type="dxa"/>
            <w:tcBorders>
              <w:top w:val="nil"/>
              <w:left w:val="nil"/>
              <w:bottom w:val="nil"/>
              <w:right w:val="nil"/>
            </w:tcBorders>
            <w:shd w:val="clear" w:color="auto" w:fill="auto"/>
            <w:noWrap/>
            <w:vAlign w:val="bottom"/>
          </w:tcPr>
          <w:p w14:paraId="55A7D04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Lantana camara</w:t>
            </w:r>
          </w:p>
        </w:tc>
        <w:tc>
          <w:tcPr>
            <w:tcW w:w="1560" w:type="dxa"/>
            <w:tcBorders>
              <w:top w:val="nil"/>
              <w:left w:val="nil"/>
              <w:bottom w:val="nil"/>
              <w:right w:val="nil"/>
            </w:tcBorders>
            <w:shd w:val="clear" w:color="auto" w:fill="auto"/>
            <w:noWrap/>
            <w:vAlign w:val="bottom"/>
          </w:tcPr>
          <w:p w14:paraId="55A7D04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D04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Verbenaceae</w:t>
            </w:r>
          </w:p>
        </w:tc>
        <w:tc>
          <w:tcPr>
            <w:tcW w:w="851" w:type="dxa"/>
            <w:tcBorders>
              <w:top w:val="nil"/>
              <w:left w:val="nil"/>
              <w:bottom w:val="nil"/>
              <w:right w:val="nil"/>
            </w:tcBorders>
            <w:vAlign w:val="bottom"/>
          </w:tcPr>
          <w:p w14:paraId="55A7D0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4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4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05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11.14</w:t>
            </w:r>
          </w:p>
        </w:tc>
        <w:tc>
          <w:tcPr>
            <w:tcW w:w="1417" w:type="dxa"/>
            <w:tcBorders>
              <w:top w:val="nil"/>
              <w:left w:val="nil"/>
              <w:bottom w:val="nil"/>
              <w:right w:val="nil"/>
            </w:tcBorders>
            <w:vAlign w:val="bottom"/>
          </w:tcPr>
          <w:p w14:paraId="55A7D05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5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776.87</w:t>
            </w:r>
          </w:p>
        </w:tc>
        <w:tc>
          <w:tcPr>
            <w:tcW w:w="1417" w:type="dxa"/>
            <w:tcBorders>
              <w:top w:val="nil"/>
              <w:left w:val="nil"/>
              <w:bottom w:val="nil"/>
              <w:right w:val="nil"/>
            </w:tcBorders>
          </w:tcPr>
          <w:p w14:paraId="0E393D67" w14:textId="77777777" w:rsidR="00713B1D" w:rsidRPr="00270E7F" w:rsidRDefault="00713B1D" w:rsidP="00EB30B9">
            <w:pPr>
              <w:jc w:val="right"/>
              <w:rPr>
                <w:rFonts w:ascii="Times New Roman" w:hAnsi="Times New Roman" w:cs="Times New Roman"/>
                <w:color w:val="000000"/>
              </w:rPr>
            </w:pPr>
          </w:p>
        </w:tc>
      </w:tr>
      <w:tr w:rsidR="00713B1D" w:rsidRPr="005D47E4" w14:paraId="55A7D05D" w14:textId="44F54BD2" w:rsidTr="00713B1D">
        <w:trPr>
          <w:trHeight w:val="290"/>
        </w:trPr>
        <w:tc>
          <w:tcPr>
            <w:tcW w:w="3402" w:type="dxa"/>
            <w:tcBorders>
              <w:top w:val="nil"/>
              <w:left w:val="nil"/>
              <w:bottom w:val="nil"/>
              <w:right w:val="nil"/>
            </w:tcBorders>
            <w:shd w:val="clear" w:color="auto" w:fill="auto"/>
            <w:noWrap/>
            <w:vAlign w:val="bottom"/>
          </w:tcPr>
          <w:p w14:paraId="55A7D05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Larix decidua</w:t>
            </w:r>
          </w:p>
        </w:tc>
        <w:tc>
          <w:tcPr>
            <w:tcW w:w="1560" w:type="dxa"/>
            <w:tcBorders>
              <w:top w:val="nil"/>
              <w:left w:val="nil"/>
              <w:bottom w:val="nil"/>
              <w:right w:val="nil"/>
            </w:tcBorders>
            <w:shd w:val="clear" w:color="auto" w:fill="auto"/>
            <w:noWrap/>
            <w:vAlign w:val="bottom"/>
          </w:tcPr>
          <w:p w14:paraId="55A7D05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05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05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5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05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05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6.40</w:t>
            </w:r>
          </w:p>
        </w:tc>
        <w:tc>
          <w:tcPr>
            <w:tcW w:w="1417" w:type="dxa"/>
            <w:tcBorders>
              <w:top w:val="nil"/>
              <w:left w:val="nil"/>
              <w:bottom w:val="nil"/>
              <w:right w:val="nil"/>
            </w:tcBorders>
            <w:vAlign w:val="bottom"/>
          </w:tcPr>
          <w:p w14:paraId="55A7D0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05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393.13</w:t>
            </w:r>
          </w:p>
        </w:tc>
        <w:tc>
          <w:tcPr>
            <w:tcW w:w="1417" w:type="dxa"/>
            <w:tcBorders>
              <w:top w:val="nil"/>
              <w:left w:val="nil"/>
              <w:bottom w:val="nil"/>
              <w:right w:val="nil"/>
            </w:tcBorders>
          </w:tcPr>
          <w:p w14:paraId="116A81FF" w14:textId="77777777" w:rsidR="00713B1D" w:rsidRPr="00270E7F" w:rsidRDefault="00713B1D" w:rsidP="00EB30B9">
            <w:pPr>
              <w:jc w:val="right"/>
              <w:rPr>
                <w:rFonts w:ascii="Times New Roman" w:hAnsi="Times New Roman" w:cs="Times New Roman"/>
                <w:color w:val="000000"/>
              </w:rPr>
            </w:pPr>
          </w:p>
        </w:tc>
      </w:tr>
      <w:tr w:rsidR="00713B1D" w:rsidRPr="005D47E4" w14:paraId="55A7D067" w14:textId="3E09CAC9" w:rsidTr="00713B1D">
        <w:trPr>
          <w:trHeight w:val="290"/>
        </w:trPr>
        <w:tc>
          <w:tcPr>
            <w:tcW w:w="3402" w:type="dxa"/>
            <w:tcBorders>
              <w:top w:val="nil"/>
              <w:left w:val="nil"/>
              <w:bottom w:val="nil"/>
              <w:right w:val="nil"/>
            </w:tcBorders>
            <w:shd w:val="clear" w:color="auto" w:fill="auto"/>
            <w:noWrap/>
            <w:vAlign w:val="bottom"/>
          </w:tcPr>
          <w:p w14:paraId="55A7D05E" w14:textId="77777777" w:rsidR="00713B1D" w:rsidRPr="000C4F46" w:rsidRDefault="00713B1D" w:rsidP="00B0570C">
            <w:pPr>
              <w:rPr>
                <w:rFonts w:ascii="Times New Roman" w:hAnsi="Times New Roman" w:cs="Times New Roman"/>
                <w:i/>
              </w:rPr>
            </w:pPr>
            <w:r w:rsidRPr="000C4F46">
              <w:rPr>
                <w:rFonts w:ascii="Times New Roman" w:hAnsi="Times New Roman" w:cs="Times New Roman"/>
                <w:i/>
              </w:rPr>
              <w:t>Lathyrus latifolius</w:t>
            </w:r>
          </w:p>
        </w:tc>
        <w:tc>
          <w:tcPr>
            <w:tcW w:w="1560" w:type="dxa"/>
            <w:tcBorders>
              <w:top w:val="nil"/>
              <w:left w:val="nil"/>
              <w:bottom w:val="nil"/>
              <w:right w:val="nil"/>
            </w:tcBorders>
            <w:shd w:val="clear" w:color="auto" w:fill="auto"/>
            <w:noWrap/>
            <w:vAlign w:val="bottom"/>
          </w:tcPr>
          <w:p w14:paraId="55A7D05F" w14:textId="77777777" w:rsidR="00713B1D" w:rsidRPr="00270E7F" w:rsidRDefault="00713B1D" w:rsidP="00B0570C">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D060" w14:textId="77777777" w:rsidR="00713B1D" w:rsidRPr="00270E7F" w:rsidRDefault="00713B1D" w:rsidP="00B0570C">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061" w14:textId="77777777" w:rsidR="00713B1D" w:rsidRPr="00270E7F" w:rsidRDefault="00713B1D" w:rsidP="00B0570C">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062" w14:textId="77777777" w:rsidR="00713B1D" w:rsidRPr="00270E7F" w:rsidRDefault="00713B1D" w:rsidP="00B0570C">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tcPr>
          <w:p w14:paraId="55A7D063" w14:textId="2D4D78E5" w:rsidR="00713B1D" w:rsidRPr="00270E7F" w:rsidRDefault="00713B1D" w:rsidP="00B0570C">
            <w:pPr>
              <w:jc w:val="center"/>
              <w:rPr>
                <w:rFonts w:ascii="Times New Roman" w:hAnsi="Times New Roman" w:cs="Times New Roman"/>
              </w:rPr>
            </w:pPr>
            <w:r w:rsidRPr="00B5537A">
              <w:rPr>
                <w:rFonts w:ascii="Times New Roman" w:hAnsi="Times New Roman" w:cs="Times New Roman"/>
                <w:color w:val="000000"/>
              </w:rPr>
              <w:t>–</w:t>
            </w:r>
          </w:p>
        </w:tc>
        <w:tc>
          <w:tcPr>
            <w:tcW w:w="1276" w:type="dxa"/>
            <w:tcBorders>
              <w:top w:val="nil"/>
              <w:left w:val="nil"/>
              <w:bottom w:val="nil"/>
              <w:right w:val="nil"/>
            </w:tcBorders>
            <w:vAlign w:val="bottom"/>
          </w:tcPr>
          <w:p w14:paraId="55A7D064"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40.30</w:t>
            </w:r>
          </w:p>
        </w:tc>
        <w:tc>
          <w:tcPr>
            <w:tcW w:w="1417" w:type="dxa"/>
            <w:tcBorders>
              <w:top w:val="nil"/>
              <w:left w:val="nil"/>
              <w:bottom w:val="nil"/>
              <w:right w:val="nil"/>
            </w:tcBorders>
            <w:vAlign w:val="bottom"/>
          </w:tcPr>
          <w:p w14:paraId="55A7D065" w14:textId="77777777" w:rsidR="00713B1D" w:rsidRPr="00270E7F" w:rsidRDefault="00713B1D" w:rsidP="00B0570C">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066" w14:textId="77777777" w:rsidR="00713B1D" w:rsidRPr="00270E7F" w:rsidRDefault="00713B1D" w:rsidP="00B0570C">
            <w:pPr>
              <w:jc w:val="right"/>
              <w:rPr>
                <w:rFonts w:ascii="Times New Roman" w:hAnsi="Times New Roman" w:cs="Times New Roman"/>
                <w:color w:val="000000"/>
              </w:rPr>
            </w:pPr>
          </w:p>
        </w:tc>
        <w:tc>
          <w:tcPr>
            <w:tcW w:w="1417" w:type="dxa"/>
            <w:tcBorders>
              <w:top w:val="nil"/>
              <w:left w:val="nil"/>
              <w:bottom w:val="nil"/>
              <w:right w:val="nil"/>
            </w:tcBorders>
          </w:tcPr>
          <w:p w14:paraId="18B54EDF" w14:textId="77777777" w:rsidR="00713B1D" w:rsidRPr="00270E7F" w:rsidRDefault="00713B1D" w:rsidP="00B0570C">
            <w:pPr>
              <w:jc w:val="right"/>
              <w:rPr>
                <w:rFonts w:ascii="Times New Roman" w:hAnsi="Times New Roman" w:cs="Times New Roman"/>
                <w:color w:val="000000"/>
              </w:rPr>
            </w:pPr>
          </w:p>
        </w:tc>
      </w:tr>
      <w:tr w:rsidR="00713B1D" w:rsidRPr="005D47E4" w14:paraId="55A7D071" w14:textId="7E9F9048" w:rsidTr="00713B1D">
        <w:trPr>
          <w:trHeight w:val="290"/>
        </w:trPr>
        <w:tc>
          <w:tcPr>
            <w:tcW w:w="3402" w:type="dxa"/>
            <w:tcBorders>
              <w:top w:val="nil"/>
              <w:left w:val="nil"/>
              <w:bottom w:val="nil"/>
              <w:right w:val="nil"/>
            </w:tcBorders>
            <w:shd w:val="clear" w:color="auto" w:fill="auto"/>
            <w:noWrap/>
            <w:vAlign w:val="bottom"/>
          </w:tcPr>
          <w:p w14:paraId="55A7D068" w14:textId="77777777" w:rsidR="00713B1D" w:rsidRPr="000C4F46" w:rsidRDefault="00713B1D" w:rsidP="00B0570C">
            <w:pPr>
              <w:rPr>
                <w:rFonts w:ascii="Times New Roman" w:hAnsi="Times New Roman" w:cs="Times New Roman"/>
                <w:i/>
              </w:rPr>
            </w:pPr>
            <w:r w:rsidRPr="000C4F46">
              <w:rPr>
                <w:rFonts w:ascii="Times New Roman" w:hAnsi="Times New Roman" w:cs="Times New Roman"/>
                <w:i/>
              </w:rPr>
              <w:t>Lathyrus tingitanus</w:t>
            </w:r>
          </w:p>
        </w:tc>
        <w:tc>
          <w:tcPr>
            <w:tcW w:w="1560" w:type="dxa"/>
            <w:tcBorders>
              <w:top w:val="nil"/>
              <w:left w:val="nil"/>
              <w:bottom w:val="nil"/>
              <w:right w:val="nil"/>
            </w:tcBorders>
            <w:shd w:val="clear" w:color="auto" w:fill="auto"/>
            <w:noWrap/>
            <w:vAlign w:val="bottom"/>
          </w:tcPr>
          <w:p w14:paraId="55A7D069" w14:textId="77777777" w:rsidR="00713B1D" w:rsidRPr="00270E7F" w:rsidRDefault="00713B1D" w:rsidP="00B0570C">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D06A" w14:textId="77777777" w:rsidR="00713B1D" w:rsidRPr="00270E7F" w:rsidRDefault="00713B1D" w:rsidP="00B0570C">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06B" w14:textId="77777777" w:rsidR="00713B1D" w:rsidRPr="00270E7F" w:rsidRDefault="00713B1D" w:rsidP="00B0570C">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06C" w14:textId="77777777" w:rsidR="00713B1D" w:rsidRPr="00270E7F" w:rsidRDefault="00713B1D" w:rsidP="00B0570C">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tcPr>
          <w:p w14:paraId="55A7D06D" w14:textId="1023AEA7" w:rsidR="00713B1D" w:rsidRPr="00270E7F" w:rsidRDefault="00713B1D" w:rsidP="00B0570C">
            <w:pPr>
              <w:jc w:val="center"/>
              <w:rPr>
                <w:rFonts w:ascii="Times New Roman" w:hAnsi="Times New Roman" w:cs="Times New Roman"/>
              </w:rPr>
            </w:pPr>
            <w:r w:rsidRPr="00B5537A">
              <w:rPr>
                <w:rFonts w:ascii="Times New Roman" w:hAnsi="Times New Roman" w:cs="Times New Roman"/>
                <w:color w:val="000000"/>
              </w:rPr>
              <w:t>–</w:t>
            </w:r>
          </w:p>
        </w:tc>
        <w:tc>
          <w:tcPr>
            <w:tcW w:w="1276" w:type="dxa"/>
            <w:tcBorders>
              <w:top w:val="nil"/>
              <w:left w:val="nil"/>
              <w:bottom w:val="nil"/>
              <w:right w:val="nil"/>
            </w:tcBorders>
            <w:vAlign w:val="bottom"/>
          </w:tcPr>
          <w:p w14:paraId="55A7D06E" w14:textId="77777777" w:rsidR="00713B1D" w:rsidRPr="00270E7F" w:rsidRDefault="00713B1D" w:rsidP="00B0570C">
            <w:pPr>
              <w:jc w:val="center"/>
              <w:rPr>
                <w:rFonts w:ascii="Times New Roman" w:hAnsi="Times New Roman" w:cs="Times New Roman"/>
                <w:color w:val="000000"/>
              </w:rPr>
            </w:pPr>
            <w:r w:rsidRPr="00270E7F">
              <w:rPr>
                <w:rFonts w:ascii="Times New Roman" w:hAnsi="Times New Roman" w:cs="Times New Roman"/>
                <w:color w:val="000000"/>
              </w:rPr>
              <w:t>93.50</w:t>
            </w:r>
          </w:p>
        </w:tc>
        <w:tc>
          <w:tcPr>
            <w:tcW w:w="1417" w:type="dxa"/>
            <w:tcBorders>
              <w:top w:val="nil"/>
              <w:left w:val="nil"/>
              <w:bottom w:val="nil"/>
              <w:right w:val="nil"/>
            </w:tcBorders>
            <w:vAlign w:val="bottom"/>
          </w:tcPr>
          <w:p w14:paraId="55A7D06F" w14:textId="77777777" w:rsidR="00713B1D" w:rsidRPr="00270E7F" w:rsidRDefault="00713B1D" w:rsidP="00B0570C">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070" w14:textId="77777777" w:rsidR="00713B1D" w:rsidRPr="00270E7F" w:rsidRDefault="00713B1D" w:rsidP="00B0570C">
            <w:pPr>
              <w:rPr>
                <w:rFonts w:ascii="Times New Roman" w:hAnsi="Times New Roman" w:cs="Times New Roman"/>
              </w:rPr>
            </w:pPr>
          </w:p>
        </w:tc>
        <w:tc>
          <w:tcPr>
            <w:tcW w:w="1417" w:type="dxa"/>
            <w:tcBorders>
              <w:top w:val="nil"/>
              <w:left w:val="nil"/>
              <w:bottom w:val="nil"/>
              <w:right w:val="nil"/>
            </w:tcBorders>
          </w:tcPr>
          <w:p w14:paraId="4A6F211A" w14:textId="77777777" w:rsidR="00713B1D" w:rsidRPr="00270E7F" w:rsidRDefault="00713B1D" w:rsidP="00B0570C">
            <w:pPr>
              <w:rPr>
                <w:rFonts w:ascii="Times New Roman" w:hAnsi="Times New Roman" w:cs="Times New Roman"/>
              </w:rPr>
            </w:pPr>
          </w:p>
        </w:tc>
      </w:tr>
      <w:tr w:rsidR="00713B1D" w:rsidRPr="005D47E4" w14:paraId="55A7D07B" w14:textId="2455C188" w:rsidTr="00713B1D">
        <w:trPr>
          <w:trHeight w:val="290"/>
        </w:trPr>
        <w:tc>
          <w:tcPr>
            <w:tcW w:w="3402" w:type="dxa"/>
            <w:tcBorders>
              <w:top w:val="nil"/>
              <w:left w:val="nil"/>
              <w:bottom w:val="nil"/>
              <w:right w:val="nil"/>
            </w:tcBorders>
            <w:shd w:val="clear" w:color="auto" w:fill="auto"/>
            <w:noWrap/>
            <w:vAlign w:val="bottom"/>
          </w:tcPr>
          <w:p w14:paraId="55A7D07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Laurus nobilis</w:t>
            </w:r>
          </w:p>
        </w:tc>
        <w:tc>
          <w:tcPr>
            <w:tcW w:w="1560" w:type="dxa"/>
            <w:tcBorders>
              <w:top w:val="nil"/>
              <w:left w:val="nil"/>
              <w:bottom w:val="nil"/>
              <w:right w:val="nil"/>
            </w:tcBorders>
            <w:shd w:val="clear" w:color="auto" w:fill="auto"/>
            <w:noWrap/>
            <w:vAlign w:val="bottom"/>
          </w:tcPr>
          <w:p w14:paraId="55A7D07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Laurales</w:t>
            </w:r>
          </w:p>
        </w:tc>
        <w:tc>
          <w:tcPr>
            <w:tcW w:w="1984" w:type="dxa"/>
            <w:tcBorders>
              <w:top w:val="nil"/>
              <w:left w:val="nil"/>
              <w:bottom w:val="nil"/>
              <w:right w:val="nil"/>
            </w:tcBorders>
            <w:shd w:val="clear" w:color="auto" w:fill="auto"/>
            <w:noWrap/>
            <w:vAlign w:val="bottom"/>
          </w:tcPr>
          <w:p w14:paraId="55A7D07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Lauraceae</w:t>
            </w:r>
          </w:p>
        </w:tc>
        <w:tc>
          <w:tcPr>
            <w:tcW w:w="851" w:type="dxa"/>
            <w:tcBorders>
              <w:top w:val="nil"/>
              <w:left w:val="nil"/>
              <w:bottom w:val="nil"/>
              <w:right w:val="nil"/>
            </w:tcBorders>
            <w:vAlign w:val="bottom"/>
          </w:tcPr>
          <w:p w14:paraId="55A7D07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7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7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w:t>
            </w:r>
          </w:p>
        </w:tc>
        <w:tc>
          <w:tcPr>
            <w:tcW w:w="1276" w:type="dxa"/>
            <w:tcBorders>
              <w:top w:val="nil"/>
              <w:left w:val="nil"/>
              <w:bottom w:val="nil"/>
              <w:right w:val="nil"/>
            </w:tcBorders>
            <w:vAlign w:val="bottom"/>
          </w:tcPr>
          <w:p w14:paraId="55A7D07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516.27</w:t>
            </w:r>
          </w:p>
        </w:tc>
        <w:tc>
          <w:tcPr>
            <w:tcW w:w="1417" w:type="dxa"/>
            <w:tcBorders>
              <w:top w:val="nil"/>
              <w:left w:val="nil"/>
              <w:bottom w:val="nil"/>
              <w:right w:val="nil"/>
            </w:tcBorders>
            <w:vAlign w:val="bottom"/>
          </w:tcPr>
          <w:p w14:paraId="55A7D0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7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289.12</w:t>
            </w:r>
          </w:p>
        </w:tc>
        <w:tc>
          <w:tcPr>
            <w:tcW w:w="1417" w:type="dxa"/>
            <w:tcBorders>
              <w:top w:val="nil"/>
              <w:left w:val="nil"/>
              <w:bottom w:val="nil"/>
              <w:right w:val="nil"/>
            </w:tcBorders>
          </w:tcPr>
          <w:p w14:paraId="08EE4524" w14:textId="77777777" w:rsidR="00713B1D" w:rsidRPr="00270E7F" w:rsidRDefault="00713B1D" w:rsidP="00EB30B9">
            <w:pPr>
              <w:jc w:val="right"/>
              <w:rPr>
                <w:rFonts w:ascii="Times New Roman" w:hAnsi="Times New Roman" w:cs="Times New Roman"/>
                <w:color w:val="000000"/>
              </w:rPr>
            </w:pPr>
          </w:p>
        </w:tc>
      </w:tr>
      <w:tr w:rsidR="00713B1D" w:rsidRPr="005D47E4" w14:paraId="55A7D085" w14:textId="37DF3B8A" w:rsidTr="00713B1D">
        <w:trPr>
          <w:trHeight w:val="290"/>
        </w:trPr>
        <w:tc>
          <w:tcPr>
            <w:tcW w:w="3402" w:type="dxa"/>
            <w:tcBorders>
              <w:top w:val="nil"/>
              <w:left w:val="nil"/>
              <w:bottom w:val="nil"/>
              <w:right w:val="nil"/>
            </w:tcBorders>
            <w:shd w:val="clear" w:color="auto" w:fill="auto"/>
            <w:noWrap/>
            <w:vAlign w:val="bottom"/>
          </w:tcPr>
          <w:p w14:paraId="55A7D07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Leptospermum laevigatum</w:t>
            </w:r>
          </w:p>
        </w:tc>
        <w:tc>
          <w:tcPr>
            <w:tcW w:w="1560" w:type="dxa"/>
            <w:tcBorders>
              <w:top w:val="nil"/>
              <w:left w:val="nil"/>
              <w:bottom w:val="nil"/>
              <w:right w:val="nil"/>
            </w:tcBorders>
            <w:shd w:val="clear" w:color="auto" w:fill="auto"/>
            <w:noWrap/>
            <w:vAlign w:val="bottom"/>
          </w:tcPr>
          <w:p w14:paraId="55A7D0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07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Myrtaceae</w:t>
            </w:r>
          </w:p>
        </w:tc>
        <w:tc>
          <w:tcPr>
            <w:tcW w:w="851" w:type="dxa"/>
            <w:tcBorders>
              <w:top w:val="nil"/>
              <w:left w:val="nil"/>
              <w:bottom w:val="nil"/>
              <w:right w:val="nil"/>
            </w:tcBorders>
            <w:vAlign w:val="bottom"/>
          </w:tcPr>
          <w:p w14:paraId="55A7D07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8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8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08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1.12</w:t>
            </w:r>
          </w:p>
        </w:tc>
        <w:tc>
          <w:tcPr>
            <w:tcW w:w="1417" w:type="dxa"/>
            <w:tcBorders>
              <w:top w:val="nil"/>
              <w:left w:val="nil"/>
              <w:bottom w:val="nil"/>
              <w:right w:val="nil"/>
            </w:tcBorders>
            <w:vAlign w:val="bottom"/>
          </w:tcPr>
          <w:p w14:paraId="55A7D08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08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195.75</w:t>
            </w:r>
          </w:p>
        </w:tc>
        <w:tc>
          <w:tcPr>
            <w:tcW w:w="1417" w:type="dxa"/>
            <w:tcBorders>
              <w:top w:val="nil"/>
              <w:left w:val="nil"/>
              <w:bottom w:val="nil"/>
              <w:right w:val="nil"/>
            </w:tcBorders>
          </w:tcPr>
          <w:p w14:paraId="09FBDF39" w14:textId="77777777" w:rsidR="00713B1D" w:rsidRPr="00270E7F" w:rsidRDefault="00713B1D" w:rsidP="00EB30B9">
            <w:pPr>
              <w:jc w:val="right"/>
              <w:rPr>
                <w:rFonts w:ascii="Times New Roman" w:hAnsi="Times New Roman" w:cs="Times New Roman"/>
                <w:color w:val="000000"/>
              </w:rPr>
            </w:pPr>
          </w:p>
        </w:tc>
      </w:tr>
      <w:tr w:rsidR="00713B1D" w:rsidRPr="005D47E4" w14:paraId="55A7D08F" w14:textId="1EAF4921" w:rsidTr="00713B1D">
        <w:trPr>
          <w:trHeight w:val="290"/>
        </w:trPr>
        <w:tc>
          <w:tcPr>
            <w:tcW w:w="3402" w:type="dxa"/>
            <w:tcBorders>
              <w:top w:val="nil"/>
              <w:left w:val="nil"/>
              <w:bottom w:val="nil"/>
              <w:right w:val="nil"/>
            </w:tcBorders>
            <w:shd w:val="clear" w:color="auto" w:fill="auto"/>
            <w:noWrap/>
            <w:vAlign w:val="bottom"/>
          </w:tcPr>
          <w:p w14:paraId="55A7D08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Leucanthemum vulgare</w:t>
            </w:r>
          </w:p>
        </w:tc>
        <w:tc>
          <w:tcPr>
            <w:tcW w:w="1560" w:type="dxa"/>
            <w:tcBorders>
              <w:top w:val="nil"/>
              <w:left w:val="nil"/>
              <w:bottom w:val="nil"/>
              <w:right w:val="nil"/>
            </w:tcBorders>
            <w:shd w:val="clear" w:color="auto" w:fill="auto"/>
            <w:noWrap/>
            <w:vAlign w:val="bottom"/>
          </w:tcPr>
          <w:p w14:paraId="55A7D0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08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0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8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8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08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0.42</w:t>
            </w:r>
          </w:p>
        </w:tc>
        <w:tc>
          <w:tcPr>
            <w:tcW w:w="1417" w:type="dxa"/>
            <w:tcBorders>
              <w:top w:val="nil"/>
              <w:left w:val="nil"/>
              <w:bottom w:val="nil"/>
              <w:right w:val="nil"/>
            </w:tcBorders>
            <w:vAlign w:val="bottom"/>
          </w:tcPr>
          <w:p w14:paraId="55A7D08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8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243.94</w:t>
            </w:r>
          </w:p>
        </w:tc>
        <w:tc>
          <w:tcPr>
            <w:tcW w:w="1417" w:type="dxa"/>
            <w:tcBorders>
              <w:top w:val="nil"/>
              <w:left w:val="nil"/>
              <w:bottom w:val="nil"/>
              <w:right w:val="nil"/>
            </w:tcBorders>
          </w:tcPr>
          <w:p w14:paraId="45952C0A" w14:textId="77777777" w:rsidR="00713B1D" w:rsidRPr="00270E7F" w:rsidRDefault="00713B1D" w:rsidP="00EB30B9">
            <w:pPr>
              <w:jc w:val="right"/>
              <w:rPr>
                <w:rFonts w:ascii="Times New Roman" w:hAnsi="Times New Roman" w:cs="Times New Roman"/>
                <w:color w:val="000000"/>
              </w:rPr>
            </w:pPr>
          </w:p>
        </w:tc>
      </w:tr>
      <w:tr w:rsidR="00713B1D" w:rsidRPr="005D47E4" w14:paraId="55A7D099" w14:textId="06C74631" w:rsidTr="00713B1D">
        <w:trPr>
          <w:trHeight w:val="290"/>
        </w:trPr>
        <w:tc>
          <w:tcPr>
            <w:tcW w:w="3402" w:type="dxa"/>
            <w:tcBorders>
              <w:top w:val="nil"/>
              <w:left w:val="nil"/>
              <w:bottom w:val="nil"/>
              <w:right w:val="nil"/>
            </w:tcBorders>
            <w:shd w:val="clear" w:color="auto" w:fill="auto"/>
            <w:noWrap/>
            <w:vAlign w:val="bottom"/>
          </w:tcPr>
          <w:p w14:paraId="55A7D09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Leycesteria formosa</w:t>
            </w:r>
          </w:p>
        </w:tc>
        <w:tc>
          <w:tcPr>
            <w:tcW w:w="1560" w:type="dxa"/>
            <w:tcBorders>
              <w:top w:val="nil"/>
              <w:left w:val="nil"/>
              <w:bottom w:val="nil"/>
              <w:right w:val="nil"/>
            </w:tcBorders>
            <w:shd w:val="clear" w:color="auto" w:fill="auto"/>
            <w:noWrap/>
            <w:vAlign w:val="bottom"/>
          </w:tcPr>
          <w:p w14:paraId="55A7D09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Dipsacales</w:t>
            </w:r>
          </w:p>
        </w:tc>
        <w:tc>
          <w:tcPr>
            <w:tcW w:w="1984" w:type="dxa"/>
            <w:tcBorders>
              <w:top w:val="nil"/>
              <w:left w:val="nil"/>
              <w:bottom w:val="nil"/>
              <w:right w:val="nil"/>
            </w:tcBorders>
            <w:shd w:val="clear" w:color="auto" w:fill="auto"/>
            <w:noWrap/>
            <w:vAlign w:val="bottom"/>
          </w:tcPr>
          <w:p w14:paraId="55A7D09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Caprifoliaceae</w:t>
            </w:r>
          </w:p>
        </w:tc>
        <w:tc>
          <w:tcPr>
            <w:tcW w:w="851" w:type="dxa"/>
            <w:tcBorders>
              <w:top w:val="nil"/>
              <w:left w:val="nil"/>
              <w:bottom w:val="nil"/>
              <w:right w:val="nil"/>
            </w:tcBorders>
            <w:vAlign w:val="bottom"/>
          </w:tcPr>
          <w:p w14:paraId="55A7D09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9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9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09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0.30</w:t>
            </w:r>
          </w:p>
        </w:tc>
        <w:tc>
          <w:tcPr>
            <w:tcW w:w="1417" w:type="dxa"/>
            <w:tcBorders>
              <w:top w:val="nil"/>
              <w:left w:val="nil"/>
              <w:bottom w:val="nil"/>
              <w:right w:val="nil"/>
            </w:tcBorders>
            <w:vAlign w:val="bottom"/>
          </w:tcPr>
          <w:p w14:paraId="55A7D09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9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971.56</w:t>
            </w:r>
          </w:p>
        </w:tc>
        <w:tc>
          <w:tcPr>
            <w:tcW w:w="1417" w:type="dxa"/>
            <w:tcBorders>
              <w:top w:val="nil"/>
              <w:left w:val="nil"/>
              <w:bottom w:val="nil"/>
              <w:right w:val="nil"/>
            </w:tcBorders>
          </w:tcPr>
          <w:p w14:paraId="25DC6F03" w14:textId="77777777" w:rsidR="00713B1D" w:rsidRPr="00270E7F" w:rsidRDefault="00713B1D" w:rsidP="00EB30B9">
            <w:pPr>
              <w:jc w:val="right"/>
              <w:rPr>
                <w:rFonts w:ascii="Times New Roman" w:hAnsi="Times New Roman" w:cs="Times New Roman"/>
                <w:color w:val="000000"/>
              </w:rPr>
            </w:pPr>
          </w:p>
        </w:tc>
      </w:tr>
      <w:tr w:rsidR="00713B1D" w:rsidRPr="005D47E4" w14:paraId="55A7D0A3" w14:textId="149B9C2F" w:rsidTr="00713B1D">
        <w:trPr>
          <w:trHeight w:val="290"/>
        </w:trPr>
        <w:tc>
          <w:tcPr>
            <w:tcW w:w="3402" w:type="dxa"/>
            <w:tcBorders>
              <w:top w:val="nil"/>
              <w:left w:val="nil"/>
              <w:bottom w:val="nil"/>
              <w:right w:val="nil"/>
            </w:tcBorders>
            <w:shd w:val="clear" w:color="auto" w:fill="auto"/>
            <w:noWrap/>
            <w:vAlign w:val="bottom"/>
          </w:tcPr>
          <w:p w14:paraId="55A7D09A"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Leymus racemosus</w:t>
            </w:r>
          </w:p>
        </w:tc>
        <w:tc>
          <w:tcPr>
            <w:tcW w:w="1560" w:type="dxa"/>
            <w:tcBorders>
              <w:top w:val="nil"/>
              <w:left w:val="nil"/>
              <w:bottom w:val="nil"/>
              <w:right w:val="nil"/>
            </w:tcBorders>
            <w:shd w:val="clear" w:color="auto" w:fill="auto"/>
            <w:noWrap/>
            <w:vAlign w:val="bottom"/>
          </w:tcPr>
          <w:p w14:paraId="55A7D09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09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D09D"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09E"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09F"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1.6</w:t>
            </w:r>
          </w:p>
        </w:tc>
        <w:tc>
          <w:tcPr>
            <w:tcW w:w="1276" w:type="dxa"/>
            <w:tcBorders>
              <w:top w:val="nil"/>
              <w:left w:val="nil"/>
              <w:bottom w:val="nil"/>
              <w:right w:val="nil"/>
            </w:tcBorders>
            <w:vAlign w:val="bottom"/>
          </w:tcPr>
          <w:p w14:paraId="55A7D0A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10.59</w:t>
            </w:r>
          </w:p>
        </w:tc>
        <w:tc>
          <w:tcPr>
            <w:tcW w:w="1417" w:type="dxa"/>
            <w:tcBorders>
              <w:top w:val="nil"/>
              <w:left w:val="nil"/>
              <w:bottom w:val="nil"/>
              <w:right w:val="nil"/>
            </w:tcBorders>
            <w:vAlign w:val="bottom"/>
          </w:tcPr>
          <w:p w14:paraId="55A7D0A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0A2"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30C3859A" w14:textId="77777777" w:rsidR="00713B1D" w:rsidRPr="00270E7F" w:rsidRDefault="00713B1D" w:rsidP="00EB30B9">
            <w:pPr>
              <w:jc w:val="right"/>
              <w:rPr>
                <w:rFonts w:ascii="Times New Roman" w:hAnsi="Times New Roman" w:cs="Times New Roman"/>
                <w:color w:val="000000"/>
              </w:rPr>
            </w:pPr>
          </w:p>
        </w:tc>
      </w:tr>
      <w:tr w:rsidR="00713B1D" w:rsidRPr="005D47E4" w14:paraId="55A7D0AD" w14:textId="57E92635" w:rsidTr="00713B1D">
        <w:trPr>
          <w:trHeight w:val="290"/>
        </w:trPr>
        <w:tc>
          <w:tcPr>
            <w:tcW w:w="3402" w:type="dxa"/>
            <w:tcBorders>
              <w:top w:val="nil"/>
              <w:left w:val="nil"/>
              <w:bottom w:val="nil"/>
              <w:right w:val="nil"/>
            </w:tcBorders>
            <w:shd w:val="clear" w:color="auto" w:fill="auto"/>
            <w:noWrap/>
            <w:vAlign w:val="bottom"/>
          </w:tcPr>
          <w:p w14:paraId="55A7D0A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Ligustrum lucidum</w:t>
            </w:r>
          </w:p>
        </w:tc>
        <w:tc>
          <w:tcPr>
            <w:tcW w:w="1560" w:type="dxa"/>
            <w:tcBorders>
              <w:top w:val="nil"/>
              <w:left w:val="nil"/>
              <w:bottom w:val="nil"/>
              <w:right w:val="nil"/>
            </w:tcBorders>
            <w:shd w:val="clear" w:color="auto" w:fill="auto"/>
            <w:noWrap/>
            <w:vAlign w:val="bottom"/>
          </w:tcPr>
          <w:p w14:paraId="55A7D0A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D0A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Oleaceae</w:t>
            </w:r>
          </w:p>
        </w:tc>
        <w:tc>
          <w:tcPr>
            <w:tcW w:w="851" w:type="dxa"/>
            <w:tcBorders>
              <w:top w:val="nil"/>
              <w:left w:val="nil"/>
              <w:bottom w:val="nil"/>
              <w:right w:val="nil"/>
            </w:tcBorders>
            <w:vAlign w:val="bottom"/>
          </w:tcPr>
          <w:p w14:paraId="55A7D0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A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A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D0A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31.00</w:t>
            </w:r>
          </w:p>
        </w:tc>
        <w:tc>
          <w:tcPr>
            <w:tcW w:w="1417" w:type="dxa"/>
            <w:tcBorders>
              <w:top w:val="nil"/>
              <w:left w:val="nil"/>
              <w:bottom w:val="nil"/>
              <w:right w:val="nil"/>
            </w:tcBorders>
            <w:vAlign w:val="bottom"/>
          </w:tcPr>
          <w:p w14:paraId="55A7D0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A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1682.95</w:t>
            </w:r>
          </w:p>
        </w:tc>
        <w:tc>
          <w:tcPr>
            <w:tcW w:w="1417" w:type="dxa"/>
            <w:tcBorders>
              <w:top w:val="nil"/>
              <w:left w:val="nil"/>
              <w:bottom w:val="nil"/>
              <w:right w:val="nil"/>
            </w:tcBorders>
          </w:tcPr>
          <w:p w14:paraId="266BA11D" w14:textId="77777777" w:rsidR="00713B1D" w:rsidRPr="00270E7F" w:rsidRDefault="00713B1D" w:rsidP="00EB30B9">
            <w:pPr>
              <w:jc w:val="right"/>
              <w:rPr>
                <w:rFonts w:ascii="Times New Roman" w:hAnsi="Times New Roman" w:cs="Times New Roman"/>
                <w:color w:val="000000"/>
              </w:rPr>
            </w:pPr>
          </w:p>
        </w:tc>
      </w:tr>
      <w:tr w:rsidR="00713B1D" w:rsidRPr="005D47E4" w14:paraId="55A7D0B7" w14:textId="0A10918E" w:rsidTr="00713B1D">
        <w:trPr>
          <w:trHeight w:val="290"/>
        </w:trPr>
        <w:tc>
          <w:tcPr>
            <w:tcW w:w="3402" w:type="dxa"/>
            <w:tcBorders>
              <w:top w:val="nil"/>
              <w:left w:val="nil"/>
              <w:bottom w:val="nil"/>
              <w:right w:val="nil"/>
            </w:tcBorders>
            <w:shd w:val="clear" w:color="auto" w:fill="auto"/>
            <w:noWrap/>
            <w:vAlign w:val="bottom"/>
          </w:tcPr>
          <w:p w14:paraId="55A7D0A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Ligustrum sinense</w:t>
            </w:r>
          </w:p>
        </w:tc>
        <w:tc>
          <w:tcPr>
            <w:tcW w:w="1560" w:type="dxa"/>
            <w:tcBorders>
              <w:top w:val="nil"/>
              <w:left w:val="nil"/>
              <w:bottom w:val="nil"/>
              <w:right w:val="nil"/>
            </w:tcBorders>
            <w:shd w:val="clear" w:color="auto" w:fill="auto"/>
            <w:noWrap/>
            <w:vAlign w:val="bottom"/>
          </w:tcPr>
          <w:p w14:paraId="55A7D0A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D0B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Oleaceae</w:t>
            </w:r>
          </w:p>
        </w:tc>
        <w:tc>
          <w:tcPr>
            <w:tcW w:w="851" w:type="dxa"/>
            <w:tcBorders>
              <w:top w:val="nil"/>
              <w:left w:val="nil"/>
              <w:bottom w:val="nil"/>
              <w:right w:val="nil"/>
            </w:tcBorders>
            <w:vAlign w:val="bottom"/>
          </w:tcPr>
          <w:p w14:paraId="55A7D0B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B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B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0B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16.53</w:t>
            </w:r>
          </w:p>
        </w:tc>
        <w:tc>
          <w:tcPr>
            <w:tcW w:w="1417" w:type="dxa"/>
            <w:tcBorders>
              <w:top w:val="nil"/>
              <w:left w:val="nil"/>
              <w:bottom w:val="nil"/>
              <w:right w:val="nil"/>
            </w:tcBorders>
            <w:vAlign w:val="bottom"/>
          </w:tcPr>
          <w:p w14:paraId="55A7D0B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B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1463.28</w:t>
            </w:r>
          </w:p>
        </w:tc>
        <w:tc>
          <w:tcPr>
            <w:tcW w:w="1417" w:type="dxa"/>
            <w:tcBorders>
              <w:top w:val="nil"/>
              <w:left w:val="nil"/>
              <w:bottom w:val="nil"/>
              <w:right w:val="nil"/>
            </w:tcBorders>
          </w:tcPr>
          <w:p w14:paraId="38ACBB05" w14:textId="77777777" w:rsidR="00713B1D" w:rsidRPr="00270E7F" w:rsidRDefault="00713B1D" w:rsidP="00EB30B9">
            <w:pPr>
              <w:jc w:val="right"/>
              <w:rPr>
                <w:rFonts w:ascii="Times New Roman" w:hAnsi="Times New Roman" w:cs="Times New Roman"/>
                <w:color w:val="000000"/>
              </w:rPr>
            </w:pPr>
          </w:p>
        </w:tc>
      </w:tr>
      <w:tr w:rsidR="00713B1D" w:rsidRPr="005D47E4" w14:paraId="55A7D0C1" w14:textId="558F7EC4" w:rsidTr="00713B1D">
        <w:trPr>
          <w:trHeight w:val="290"/>
        </w:trPr>
        <w:tc>
          <w:tcPr>
            <w:tcW w:w="3402" w:type="dxa"/>
            <w:tcBorders>
              <w:top w:val="nil"/>
              <w:left w:val="nil"/>
              <w:bottom w:val="nil"/>
              <w:right w:val="nil"/>
            </w:tcBorders>
            <w:shd w:val="clear" w:color="auto" w:fill="auto"/>
            <w:noWrap/>
            <w:vAlign w:val="bottom"/>
          </w:tcPr>
          <w:p w14:paraId="55A7D0B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Ligustrum vulgare</w:t>
            </w:r>
          </w:p>
        </w:tc>
        <w:tc>
          <w:tcPr>
            <w:tcW w:w="1560" w:type="dxa"/>
            <w:tcBorders>
              <w:top w:val="nil"/>
              <w:left w:val="nil"/>
              <w:bottom w:val="nil"/>
              <w:right w:val="nil"/>
            </w:tcBorders>
            <w:shd w:val="clear" w:color="auto" w:fill="auto"/>
            <w:noWrap/>
            <w:vAlign w:val="bottom"/>
          </w:tcPr>
          <w:p w14:paraId="55A7D0B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D0B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Oleaceae</w:t>
            </w:r>
          </w:p>
        </w:tc>
        <w:tc>
          <w:tcPr>
            <w:tcW w:w="851" w:type="dxa"/>
            <w:tcBorders>
              <w:top w:val="nil"/>
              <w:left w:val="nil"/>
              <w:bottom w:val="nil"/>
              <w:right w:val="nil"/>
            </w:tcBorders>
            <w:vAlign w:val="bottom"/>
          </w:tcPr>
          <w:p w14:paraId="55A7D0B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B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B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0B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15.96</w:t>
            </w:r>
          </w:p>
        </w:tc>
        <w:tc>
          <w:tcPr>
            <w:tcW w:w="1417" w:type="dxa"/>
            <w:tcBorders>
              <w:top w:val="nil"/>
              <w:left w:val="nil"/>
              <w:bottom w:val="nil"/>
              <w:right w:val="nil"/>
            </w:tcBorders>
            <w:vAlign w:val="bottom"/>
          </w:tcPr>
          <w:p w14:paraId="55A7D0B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C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1475.19</w:t>
            </w:r>
          </w:p>
        </w:tc>
        <w:tc>
          <w:tcPr>
            <w:tcW w:w="1417" w:type="dxa"/>
            <w:tcBorders>
              <w:top w:val="nil"/>
              <w:left w:val="nil"/>
              <w:bottom w:val="nil"/>
              <w:right w:val="nil"/>
            </w:tcBorders>
          </w:tcPr>
          <w:p w14:paraId="7CFEF7C5" w14:textId="77777777" w:rsidR="00713B1D" w:rsidRPr="00270E7F" w:rsidRDefault="00713B1D" w:rsidP="00EB30B9">
            <w:pPr>
              <w:jc w:val="right"/>
              <w:rPr>
                <w:rFonts w:ascii="Times New Roman" w:hAnsi="Times New Roman" w:cs="Times New Roman"/>
                <w:color w:val="000000"/>
              </w:rPr>
            </w:pPr>
          </w:p>
        </w:tc>
      </w:tr>
      <w:tr w:rsidR="00713B1D" w:rsidRPr="005D47E4" w14:paraId="55A7D0CB" w14:textId="5C744736" w:rsidTr="00713B1D">
        <w:trPr>
          <w:trHeight w:val="290"/>
        </w:trPr>
        <w:tc>
          <w:tcPr>
            <w:tcW w:w="3402" w:type="dxa"/>
            <w:tcBorders>
              <w:top w:val="nil"/>
              <w:left w:val="nil"/>
              <w:bottom w:val="nil"/>
              <w:right w:val="nil"/>
            </w:tcBorders>
            <w:shd w:val="clear" w:color="auto" w:fill="auto"/>
            <w:noWrap/>
            <w:vAlign w:val="bottom"/>
          </w:tcPr>
          <w:p w14:paraId="55A7D0C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Lilium formosanum</w:t>
            </w:r>
          </w:p>
        </w:tc>
        <w:tc>
          <w:tcPr>
            <w:tcW w:w="1560" w:type="dxa"/>
            <w:tcBorders>
              <w:top w:val="nil"/>
              <w:left w:val="nil"/>
              <w:bottom w:val="nil"/>
              <w:right w:val="nil"/>
            </w:tcBorders>
            <w:shd w:val="clear" w:color="auto" w:fill="auto"/>
            <w:noWrap/>
            <w:vAlign w:val="bottom"/>
          </w:tcPr>
          <w:p w14:paraId="55A7D0C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Liliales</w:t>
            </w:r>
          </w:p>
        </w:tc>
        <w:tc>
          <w:tcPr>
            <w:tcW w:w="1984" w:type="dxa"/>
            <w:tcBorders>
              <w:top w:val="nil"/>
              <w:left w:val="nil"/>
              <w:bottom w:val="nil"/>
              <w:right w:val="nil"/>
            </w:tcBorders>
            <w:shd w:val="clear" w:color="auto" w:fill="auto"/>
            <w:noWrap/>
            <w:vAlign w:val="bottom"/>
          </w:tcPr>
          <w:p w14:paraId="55A7D0C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Liliaceae</w:t>
            </w:r>
          </w:p>
        </w:tc>
        <w:tc>
          <w:tcPr>
            <w:tcW w:w="851" w:type="dxa"/>
            <w:tcBorders>
              <w:top w:val="nil"/>
              <w:left w:val="nil"/>
              <w:bottom w:val="nil"/>
              <w:right w:val="nil"/>
            </w:tcBorders>
            <w:vAlign w:val="bottom"/>
          </w:tcPr>
          <w:p w14:paraId="55A7D0C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C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C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0.75</w:t>
            </w:r>
          </w:p>
        </w:tc>
        <w:tc>
          <w:tcPr>
            <w:tcW w:w="1276" w:type="dxa"/>
            <w:tcBorders>
              <w:top w:val="nil"/>
              <w:left w:val="nil"/>
              <w:bottom w:val="nil"/>
              <w:right w:val="nil"/>
            </w:tcBorders>
            <w:vAlign w:val="bottom"/>
          </w:tcPr>
          <w:p w14:paraId="55A7D0C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1.65</w:t>
            </w:r>
          </w:p>
        </w:tc>
        <w:tc>
          <w:tcPr>
            <w:tcW w:w="1417" w:type="dxa"/>
            <w:tcBorders>
              <w:top w:val="nil"/>
              <w:left w:val="nil"/>
              <w:bottom w:val="nil"/>
              <w:right w:val="nil"/>
            </w:tcBorders>
            <w:vAlign w:val="bottom"/>
          </w:tcPr>
          <w:p w14:paraId="55A7D0C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0C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10.66</w:t>
            </w:r>
          </w:p>
        </w:tc>
        <w:tc>
          <w:tcPr>
            <w:tcW w:w="1417" w:type="dxa"/>
            <w:tcBorders>
              <w:top w:val="nil"/>
              <w:left w:val="nil"/>
              <w:bottom w:val="nil"/>
              <w:right w:val="nil"/>
            </w:tcBorders>
          </w:tcPr>
          <w:p w14:paraId="73DCCC30" w14:textId="77777777" w:rsidR="00713B1D" w:rsidRPr="00270E7F" w:rsidRDefault="00713B1D" w:rsidP="00EB30B9">
            <w:pPr>
              <w:jc w:val="right"/>
              <w:rPr>
                <w:rFonts w:ascii="Times New Roman" w:hAnsi="Times New Roman" w:cs="Times New Roman"/>
                <w:color w:val="000000"/>
              </w:rPr>
            </w:pPr>
          </w:p>
        </w:tc>
      </w:tr>
      <w:tr w:rsidR="00713B1D" w:rsidRPr="005D47E4" w14:paraId="55A7D0D5" w14:textId="78924B04" w:rsidTr="00713B1D">
        <w:trPr>
          <w:trHeight w:val="290"/>
        </w:trPr>
        <w:tc>
          <w:tcPr>
            <w:tcW w:w="3402" w:type="dxa"/>
            <w:tcBorders>
              <w:top w:val="nil"/>
              <w:left w:val="nil"/>
              <w:bottom w:val="nil"/>
              <w:right w:val="nil"/>
            </w:tcBorders>
            <w:shd w:val="clear" w:color="auto" w:fill="auto"/>
            <w:noWrap/>
            <w:vAlign w:val="bottom"/>
          </w:tcPr>
          <w:p w14:paraId="55A7D0CC"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Lolium arundinaceum</w:t>
            </w:r>
          </w:p>
        </w:tc>
        <w:tc>
          <w:tcPr>
            <w:tcW w:w="1560" w:type="dxa"/>
            <w:tcBorders>
              <w:top w:val="nil"/>
              <w:left w:val="nil"/>
              <w:bottom w:val="nil"/>
              <w:right w:val="nil"/>
            </w:tcBorders>
            <w:shd w:val="clear" w:color="auto" w:fill="auto"/>
            <w:noWrap/>
            <w:vAlign w:val="bottom"/>
          </w:tcPr>
          <w:p w14:paraId="55A7D0C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0C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D0C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0D0"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0D1"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1.5</w:t>
            </w:r>
          </w:p>
        </w:tc>
        <w:tc>
          <w:tcPr>
            <w:tcW w:w="1276" w:type="dxa"/>
            <w:tcBorders>
              <w:top w:val="nil"/>
              <w:left w:val="nil"/>
              <w:bottom w:val="nil"/>
              <w:right w:val="nil"/>
            </w:tcBorders>
            <w:vAlign w:val="bottom"/>
          </w:tcPr>
          <w:p w14:paraId="55A7D0D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1.10</w:t>
            </w:r>
          </w:p>
        </w:tc>
        <w:tc>
          <w:tcPr>
            <w:tcW w:w="1417" w:type="dxa"/>
            <w:tcBorders>
              <w:top w:val="nil"/>
              <w:left w:val="nil"/>
              <w:bottom w:val="nil"/>
              <w:right w:val="nil"/>
            </w:tcBorders>
            <w:vAlign w:val="bottom"/>
          </w:tcPr>
          <w:p w14:paraId="55A7D0D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0D4"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1F54C2C7" w14:textId="77777777" w:rsidR="00713B1D" w:rsidRPr="00270E7F" w:rsidRDefault="00713B1D" w:rsidP="00EB30B9">
            <w:pPr>
              <w:jc w:val="right"/>
              <w:rPr>
                <w:rFonts w:ascii="Times New Roman" w:hAnsi="Times New Roman" w:cs="Times New Roman"/>
                <w:color w:val="000000"/>
              </w:rPr>
            </w:pPr>
          </w:p>
        </w:tc>
      </w:tr>
      <w:tr w:rsidR="00713B1D" w:rsidRPr="005D47E4" w14:paraId="55A7D0DF" w14:textId="11C11C8B" w:rsidTr="00713B1D">
        <w:trPr>
          <w:trHeight w:val="290"/>
        </w:trPr>
        <w:tc>
          <w:tcPr>
            <w:tcW w:w="3402" w:type="dxa"/>
            <w:tcBorders>
              <w:top w:val="nil"/>
              <w:left w:val="nil"/>
              <w:bottom w:val="nil"/>
              <w:right w:val="nil"/>
            </w:tcBorders>
            <w:shd w:val="clear" w:color="auto" w:fill="auto"/>
            <w:noWrap/>
            <w:vAlign w:val="bottom"/>
          </w:tcPr>
          <w:p w14:paraId="55A7D0D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Lolium perenne</w:t>
            </w:r>
          </w:p>
        </w:tc>
        <w:tc>
          <w:tcPr>
            <w:tcW w:w="1560" w:type="dxa"/>
            <w:tcBorders>
              <w:top w:val="nil"/>
              <w:left w:val="nil"/>
              <w:bottom w:val="nil"/>
              <w:right w:val="nil"/>
            </w:tcBorders>
            <w:shd w:val="clear" w:color="auto" w:fill="auto"/>
            <w:noWrap/>
            <w:vAlign w:val="bottom"/>
          </w:tcPr>
          <w:p w14:paraId="55A7D0D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0D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D0D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D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D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0.75</w:t>
            </w:r>
          </w:p>
        </w:tc>
        <w:tc>
          <w:tcPr>
            <w:tcW w:w="1276" w:type="dxa"/>
            <w:tcBorders>
              <w:top w:val="nil"/>
              <w:left w:val="nil"/>
              <w:bottom w:val="nil"/>
              <w:right w:val="nil"/>
            </w:tcBorders>
            <w:vAlign w:val="bottom"/>
          </w:tcPr>
          <w:p w14:paraId="55A7D0D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2.00</w:t>
            </w:r>
          </w:p>
        </w:tc>
        <w:tc>
          <w:tcPr>
            <w:tcW w:w="1417" w:type="dxa"/>
            <w:tcBorders>
              <w:top w:val="nil"/>
              <w:left w:val="nil"/>
              <w:bottom w:val="nil"/>
              <w:right w:val="nil"/>
            </w:tcBorders>
            <w:vAlign w:val="bottom"/>
          </w:tcPr>
          <w:p w14:paraId="55A7D0D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D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668.12</w:t>
            </w:r>
          </w:p>
        </w:tc>
        <w:tc>
          <w:tcPr>
            <w:tcW w:w="1417" w:type="dxa"/>
            <w:tcBorders>
              <w:top w:val="nil"/>
              <w:left w:val="nil"/>
              <w:bottom w:val="nil"/>
              <w:right w:val="nil"/>
            </w:tcBorders>
          </w:tcPr>
          <w:p w14:paraId="3870C894" w14:textId="77777777" w:rsidR="00713B1D" w:rsidRPr="00270E7F" w:rsidRDefault="00713B1D" w:rsidP="00EB30B9">
            <w:pPr>
              <w:jc w:val="right"/>
              <w:rPr>
                <w:rFonts w:ascii="Times New Roman" w:hAnsi="Times New Roman" w:cs="Times New Roman"/>
                <w:color w:val="000000"/>
              </w:rPr>
            </w:pPr>
          </w:p>
        </w:tc>
      </w:tr>
      <w:tr w:rsidR="00713B1D" w:rsidRPr="005D47E4" w14:paraId="55A7D0E9" w14:textId="59CBA590" w:rsidTr="00713B1D">
        <w:trPr>
          <w:trHeight w:val="290"/>
        </w:trPr>
        <w:tc>
          <w:tcPr>
            <w:tcW w:w="3402" w:type="dxa"/>
            <w:tcBorders>
              <w:top w:val="nil"/>
              <w:left w:val="nil"/>
              <w:bottom w:val="nil"/>
              <w:right w:val="nil"/>
            </w:tcBorders>
            <w:shd w:val="clear" w:color="auto" w:fill="auto"/>
            <w:noWrap/>
            <w:vAlign w:val="bottom"/>
          </w:tcPr>
          <w:p w14:paraId="55A7D0E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Lomatia fraseri</w:t>
            </w:r>
          </w:p>
        </w:tc>
        <w:tc>
          <w:tcPr>
            <w:tcW w:w="1560" w:type="dxa"/>
            <w:tcBorders>
              <w:top w:val="nil"/>
              <w:left w:val="nil"/>
              <w:bottom w:val="nil"/>
              <w:right w:val="nil"/>
            </w:tcBorders>
            <w:shd w:val="clear" w:color="auto" w:fill="auto"/>
            <w:noWrap/>
            <w:vAlign w:val="bottom"/>
          </w:tcPr>
          <w:p w14:paraId="55A7D0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Proteales</w:t>
            </w:r>
          </w:p>
        </w:tc>
        <w:tc>
          <w:tcPr>
            <w:tcW w:w="1984" w:type="dxa"/>
            <w:tcBorders>
              <w:top w:val="nil"/>
              <w:left w:val="nil"/>
              <w:bottom w:val="nil"/>
              <w:right w:val="nil"/>
            </w:tcBorders>
            <w:shd w:val="clear" w:color="auto" w:fill="auto"/>
            <w:noWrap/>
            <w:vAlign w:val="bottom"/>
          </w:tcPr>
          <w:p w14:paraId="55A7D0E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Proteaceae</w:t>
            </w:r>
          </w:p>
        </w:tc>
        <w:tc>
          <w:tcPr>
            <w:tcW w:w="851" w:type="dxa"/>
            <w:tcBorders>
              <w:top w:val="nil"/>
              <w:left w:val="nil"/>
              <w:bottom w:val="nil"/>
              <w:right w:val="nil"/>
            </w:tcBorders>
            <w:vAlign w:val="bottom"/>
          </w:tcPr>
          <w:p w14:paraId="55A7D0E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E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E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w:t>
            </w:r>
          </w:p>
        </w:tc>
        <w:tc>
          <w:tcPr>
            <w:tcW w:w="1276" w:type="dxa"/>
            <w:tcBorders>
              <w:top w:val="nil"/>
              <w:left w:val="nil"/>
              <w:bottom w:val="nil"/>
              <w:right w:val="nil"/>
            </w:tcBorders>
            <w:vAlign w:val="bottom"/>
          </w:tcPr>
          <w:p w14:paraId="55A7D0E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7.20</w:t>
            </w:r>
          </w:p>
        </w:tc>
        <w:tc>
          <w:tcPr>
            <w:tcW w:w="1417" w:type="dxa"/>
            <w:tcBorders>
              <w:top w:val="nil"/>
              <w:left w:val="nil"/>
              <w:bottom w:val="nil"/>
              <w:right w:val="nil"/>
            </w:tcBorders>
            <w:vAlign w:val="bottom"/>
          </w:tcPr>
          <w:p w14:paraId="55A7D0E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0E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80.22</w:t>
            </w:r>
          </w:p>
        </w:tc>
        <w:tc>
          <w:tcPr>
            <w:tcW w:w="1417" w:type="dxa"/>
            <w:tcBorders>
              <w:top w:val="nil"/>
              <w:left w:val="nil"/>
              <w:bottom w:val="nil"/>
              <w:right w:val="nil"/>
            </w:tcBorders>
          </w:tcPr>
          <w:p w14:paraId="749B704F" w14:textId="77777777" w:rsidR="00713B1D" w:rsidRPr="00270E7F" w:rsidRDefault="00713B1D" w:rsidP="00EB30B9">
            <w:pPr>
              <w:jc w:val="right"/>
              <w:rPr>
                <w:rFonts w:ascii="Times New Roman" w:hAnsi="Times New Roman" w:cs="Times New Roman"/>
                <w:color w:val="000000"/>
              </w:rPr>
            </w:pPr>
          </w:p>
        </w:tc>
      </w:tr>
      <w:tr w:rsidR="00713B1D" w:rsidRPr="005D47E4" w14:paraId="55A7D0F3" w14:textId="0A306F3A" w:rsidTr="00713B1D">
        <w:trPr>
          <w:trHeight w:val="290"/>
        </w:trPr>
        <w:tc>
          <w:tcPr>
            <w:tcW w:w="3402" w:type="dxa"/>
            <w:tcBorders>
              <w:top w:val="nil"/>
              <w:left w:val="nil"/>
              <w:bottom w:val="nil"/>
              <w:right w:val="nil"/>
            </w:tcBorders>
            <w:shd w:val="clear" w:color="auto" w:fill="auto"/>
            <w:noWrap/>
            <w:vAlign w:val="bottom"/>
          </w:tcPr>
          <w:p w14:paraId="55A7D0E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Lonicera japonica</w:t>
            </w:r>
          </w:p>
        </w:tc>
        <w:tc>
          <w:tcPr>
            <w:tcW w:w="1560" w:type="dxa"/>
            <w:tcBorders>
              <w:top w:val="nil"/>
              <w:left w:val="nil"/>
              <w:bottom w:val="nil"/>
              <w:right w:val="nil"/>
            </w:tcBorders>
            <w:shd w:val="clear" w:color="auto" w:fill="auto"/>
            <w:noWrap/>
            <w:vAlign w:val="bottom"/>
          </w:tcPr>
          <w:p w14:paraId="55A7D0E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Dipsacales</w:t>
            </w:r>
          </w:p>
        </w:tc>
        <w:tc>
          <w:tcPr>
            <w:tcW w:w="1984" w:type="dxa"/>
            <w:tcBorders>
              <w:top w:val="nil"/>
              <w:left w:val="nil"/>
              <w:bottom w:val="nil"/>
              <w:right w:val="nil"/>
            </w:tcBorders>
            <w:shd w:val="clear" w:color="auto" w:fill="auto"/>
            <w:noWrap/>
            <w:vAlign w:val="bottom"/>
          </w:tcPr>
          <w:p w14:paraId="55A7D0E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Caprifoliaceae</w:t>
            </w:r>
          </w:p>
        </w:tc>
        <w:tc>
          <w:tcPr>
            <w:tcW w:w="851" w:type="dxa"/>
            <w:tcBorders>
              <w:top w:val="nil"/>
              <w:left w:val="nil"/>
              <w:bottom w:val="nil"/>
              <w:right w:val="nil"/>
            </w:tcBorders>
            <w:vAlign w:val="bottom"/>
          </w:tcPr>
          <w:p w14:paraId="55A7D0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0E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0E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0F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1.80</w:t>
            </w:r>
          </w:p>
        </w:tc>
        <w:tc>
          <w:tcPr>
            <w:tcW w:w="1417" w:type="dxa"/>
            <w:tcBorders>
              <w:top w:val="nil"/>
              <w:left w:val="nil"/>
              <w:bottom w:val="nil"/>
              <w:right w:val="nil"/>
            </w:tcBorders>
            <w:vAlign w:val="bottom"/>
          </w:tcPr>
          <w:p w14:paraId="55A7D0F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0F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61.55</w:t>
            </w:r>
          </w:p>
        </w:tc>
        <w:tc>
          <w:tcPr>
            <w:tcW w:w="1417" w:type="dxa"/>
            <w:tcBorders>
              <w:top w:val="nil"/>
              <w:left w:val="nil"/>
              <w:bottom w:val="nil"/>
              <w:right w:val="nil"/>
            </w:tcBorders>
          </w:tcPr>
          <w:p w14:paraId="7F27C687" w14:textId="77777777" w:rsidR="00713B1D" w:rsidRPr="00270E7F" w:rsidRDefault="00713B1D" w:rsidP="00EB30B9">
            <w:pPr>
              <w:jc w:val="right"/>
              <w:rPr>
                <w:rFonts w:ascii="Times New Roman" w:hAnsi="Times New Roman" w:cs="Times New Roman"/>
                <w:color w:val="000000"/>
              </w:rPr>
            </w:pPr>
          </w:p>
        </w:tc>
      </w:tr>
      <w:tr w:rsidR="00713B1D" w:rsidRPr="005D47E4" w14:paraId="55A7D0FD" w14:textId="33F82DAB" w:rsidTr="00713B1D">
        <w:trPr>
          <w:trHeight w:val="290"/>
        </w:trPr>
        <w:tc>
          <w:tcPr>
            <w:tcW w:w="3402" w:type="dxa"/>
            <w:tcBorders>
              <w:top w:val="nil"/>
              <w:left w:val="nil"/>
              <w:bottom w:val="nil"/>
              <w:right w:val="nil"/>
            </w:tcBorders>
            <w:shd w:val="clear" w:color="auto" w:fill="auto"/>
            <w:noWrap/>
            <w:vAlign w:val="bottom"/>
          </w:tcPr>
          <w:p w14:paraId="55A7D0F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Lophospermum erubescens</w:t>
            </w:r>
          </w:p>
        </w:tc>
        <w:tc>
          <w:tcPr>
            <w:tcW w:w="1560" w:type="dxa"/>
            <w:tcBorders>
              <w:top w:val="nil"/>
              <w:left w:val="nil"/>
              <w:bottom w:val="nil"/>
              <w:right w:val="nil"/>
            </w:tcBorders>
            <w:shd w:val="clear" w:color="auto" w:fill="auto"/>
            <w:noWrap/>
            <w:vAlign w:val="bottom"/>
          </w:tcPr>
          <w:p w14:paraId="55A7D0F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D0F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Plantaginaceae</w:t>
            </w:r>
          </w:p>
        </w:tc>
        <w:tc>
          <w:tcPr>
            <w:tcW w:w="851" w:type="dxa"/>
            <w:tcBorders>
              <w:top w:val="nil"/>
              <w:left w:val="nil"/>
              <w:bottom w:val="nil"/>
              <w:right w:val="nil"/>
            </w:tcBorders>
            <w:vAlign w:val="bottom"/>
          </w:tcPr>
          <w:p w14:paraId="55A7D0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0F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0F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0F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0.27</w:t>
            </w:r>
          </w:p>
        </w:tc>
        <w:tc>
          <w:tcPr>
            <w:tcW w:w="1417" w:type="dxa"/>
            <w:tcBorders>
              <w:top w:val="nil"/>
              <w:left w:val="nil"/>
              <w:bottom w:val="nil"/>
              <w:right w:val="nil"/>
            </w:tcBorders>
            <w:vAlign w:val="bottom"/>
          </w:tcPr>
          <w:p w14:paraId="55A7D0F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0F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24.69</w:t>
            </w:r>
          </w:p>
        </w:tc>
        <w:tc>
          <w:tcPr>
            <w:tcW w:w="1417" w:type="dxa"/>
            <w:tcBorders>
              <w:top w:val="nil"/>
              <w:left w:val="nil"/>
              <w:bottom w:val="nil"/>
              <w:right w:val="nil"/>
            </w:tcBorders>
          </w:tcPr>
          <w:p w14:paraId="52FCC014" w14:textId="77777777" w:rsidR="00713B1D" w:rsidRPr="00270E7F" w:rsidRDefault="00713B1D" w:rsidP="00EB30B9">
            <w:pPr>
              <w:jc w:val="right"/>
              <w:rPr>
                <w:rFonts w:ascii="Times New Roman" w:hAnsi="Times New Roman" w:cs="Times New Roman"/>
                <w:color w:val="000000"/>
              </w:rPr>
            </w:pPr>
          </w:p>
        </w:tc>
      </w:tr>
      <w:tr w:rsidR="00713B1D" w:rsidRPr="005D47E4" w14:paraId="55A7D107" w14:textId="456199A1" w:rsidTr="00713B1D">
        <w:trPr>
          <w:trHeight w:val="290"/>
        </w:trPr>
        <w:tc>
          <w:tcPr>
            <w:tcW w:w="3402" w:type="dxa"/>
            <w:tcBorders>
              <w:top w:val="nil"/>
              <w:left w:val="nil"/>
              <w:bottom w:val="nil"/>
              <w:right w:val="nil"/>
            </w:tcBorders>
            <w:shd w:val="clear" w:color="auto" w:fill="auto"/>
            <w:noWrap/>
            <w:vAlign w:val="bottom"/>
          </w:tcPr>
          <w:p w14:paraId="55A7D0FE"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Ludwigia peploides</w:t>
            </w:r>
          </w:p>
        </w:tc>
        <w:tc>
          <w:tcPr>
            <w:tcW w:w="1560" w:type="dxa"/>
            <w:tcBorders>
              <w:top w:val="nil"/>
              <w:left w:val="nil"/>
              <w:bottom w:val="nil"/>
              <w:right w:val="nil"/>
            </w:tcBorders>
            <w:shd w:val="clear" w:color="auto" w:fill="auto"/>
            <w:noWrap/>
            <w:vAlign w:val="bottom"/>
          </w:tcPr>
          <w:p w14:paraId="55A7D0F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10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Onagraceae</w:t>
            </w:r>
          </w:p>
        </w:tc>
        <w:tc>
          <w:tcPr>
            <w:tcW w:w="851" w:type="dxa"/>
            <w:tcBorders>
              <w:top w:val="nil"/>
              <w:left w:val="nil"/>
              <w:bottom w:val="nil"/>
              <w:right w:val="nil"/>
            </w:tcBorders>
            <w:vAlign w:val="bottom"/>
          </w:tcPr>
          <w:p w14:paraId="55A7D10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102"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103" w14:textId="61E1865B" w:rsidR="00713B1D" w:rsidRPr="00270E7F" w:rsidRDefault="00713B1D" w:rsidP="0022293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10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1.54</w:t>
            </w:r>
          </w:p>
        </w:tc>
        <w:tc>
          <w:tcPr>
            <w:tcW w:w="1417" w:type="dxa"/>
            <w:tcBorders>
              <w:top w:val="nil"/>
              <w:left w:val="nil"/>
              <w:bottom w:val="nil"/>
              <w:right w:val="nil"/>
            </w:tcBorders>
            <w:vAlign w:val="bottom"/>
          </w:tcPr>
          <w:p w14:paraId="55A7D10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D106"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C4F9193" w14:textId="77777777" w:rsidR="00713B1D" w:rsidRPr="00270E7F" w:rsidRDefault="00713B1D" w:rsidP="00EB30B9">
            <w:pPr>
              <w:jc w:val="right"/>
              <w:rPr>
                <w:rFonts w:ascii="Times New Roman" w:hAnsi="Times New Roman" w:cs="Times New Roman"/>
                <w:color w:val="000000"/>
              </w:rPr>
            </w:pPr>
          </w:p>
        </w:tc>
      </w:tr>
      <w:tr w:rsidR="00713B1D" w:rsidRPr="005D47E4" w14:paraId="55A7D111" w14:textId="2390974F" w:rsidTr="00713B1D">
        <w:trPr>
          <w:trHeight w:val="290"/>
        </w:trPr>
        <w:tc>
          <w:tcPr>
            <w:tcW w:w="3402" w:type="dxa"/>
            <w:tcBorders>
              <w:top w:val="nil"/>
              <w:left w:val="nil"/>
              <w:bottom w:val="nil"/>
              <w:right w:val="nil"/>
            </w:tcBorders>
            <w:shd w:val="clear" w:color="auto" w:fill="auto"/>
            <w:noWrap/>
            <w:vAlign w:val="bottom"/>
          </w:tcPr>
          <w:p w14:paraId="55A7D10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Luma apiculata</w:t>
            </w:r>
          </w:p>
        </w:tc>
        <w:tc>
          <w:tcPr>
            <w:tcW w:w="1560" w:type="dxa"/>
            <w:tcBorders>
              <w:top w:val="nil"/>
              <w:left w:val="nil"/>
              <w:bottom w:val="nil"/>
              <w:right w:val="nil"/>
            </w:tcBorders>
            <w:shd w:val="clear" w:color="auto" w:fill="auto"/>
            <w:noWrap/>
            <w:vAlign w:val="bottom"/>
          </w:tcPr>
          <w:p w14:paraId="55A7D1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10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Myrtaceae</w:t>
            </w:r>
          </w:p>
        </w:tc>
        <w:tc>
          <w:tcPr>
            <w:tcW w:w="851" w:type="dxa"/>
            <w:tcBorders>
              <w:top w:val="nil"/>
              <w:left w:val="nil"/>
              <w:bottom w:val="nil"/>
              <w:right w:val="nil"/>
            </w:tcBorders>
            <w:vAlign w:val="bottom"/>
          </w:tcPr>
          <w:p w14:paraId="55A7D1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10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10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10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17.40</w:t>
            </w:r>
          </w:p>
        </w:tc>
        <w:tc>
          <w:tcPr>
            <w:tcW w:w="1417" w:type="dxa"/>
            <w:tcBorders>
              <w:top w:val="nil"/>
              <w:left w:val="nil"/>
              <w:bottom w:val="nil"/>
              <w:right w:val="nil"/>
            </w:tcBorders>
            <w:vAlign w:val="bottom"/>
          </w:tcPr>
          <w:p w14:paraId="55A7D10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1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2636.60</w:t>
            </w:r>
          </w:p>
        </w:tc>
        <w:tc>
          <w:tcPr>
            <w:tcW w:w="1417" w:type="dxa"/>
            <w:tcBorders>
              <w:top w:val="nil"/>
              <w:left w:val="nil"/>
              <w:bottom w:val="nil"/>
              <w:right w:val="nil"/>
            </w:tcBorders>
          </w:tcPr>
          <w:p w14:paraId="7D09828B" w14:textId="77777777" w:rsidR="00713B1D" w:rsidRPr="00270E7F" w:rsidRDefault="00713B1D" w:rsidP="00EB30B9">
            <w:pPr>
              <w:jc w:val="right"/>
              <w:rPr>
                <w:rFonts w:ascii="Times New Roman" w:hAnsi="Times New Roman" w:cs="Times New Roman"/>
                <w:color w:val="000000"/>
              </w:rPr>
            </w:pPr>
          </w:p>
        </w:tc>
      </w:tr>
      <w:tr w:rsidR="00713B1D" w:rsidRPr="005D47E4" w14:paraId="55A7D11B" w14:textId="70E20E52" w:rsidTr="00713B1D">
        <w:trPr>
          <w:trHeight w:val="290"/>
        </w:trPr>
        <w:tc>
          <w:tcPr>
            <w:tcW w:w="3402" w:type="dxa"/>
            <w:tcBorders>
              <w:top w:val="nil"/>
              <w:left w:val="nil"/>
              <w:bottom w:val="nil"/>
              <w:right w:val="nil"/>
            </w:tcBorders>
            <w:shd w:val="clear" w:color="auto" w:fill="auto"/>
            <w:noWrap/>
            <w:vAlign w:val="bottom"/>
          </w:tcPr>
          <w:p w14:paraId="55A7D11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Lupinus arboreus</w:t>
            </w:r>
          </w:p>
        </w:tc>
        <w:tc>
          <w:tcPr>
            <w:tcW w:w="1560" w:type="dxa"/>
            <w:tcBorders>
              <w:top w:val="nil"/>
              <w:left w:val="nil"/>
              <w:bottom w:val="nil"/>
              <w:right w:val="nil"/>
            </w:tcBorders>
            <w:shd w:val="clear" w:color="auto" w:fill="auto"/>
            <w:noWrap/>
            <w:vAlign w:val="bottom"/>
          </w:tcPr>
          <w:p w14:paraId="55A7D1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D11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11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1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1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11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32.76</w:t>
            </w:r>
          </w:p>
        </w:tc>
        <w:tc>
          <w:tcPr>
            <w:tcW w:w="1417" w:type="dxa"/>
            <w:tcBorders>
              <w:top w:val="nil"/>
              <w:left w:val="nil"/>
              <w:bottom w:val="nil"/>
              <w:right w:val="nil"/>
            </w:tcBorders>
            <w:vAlign w:val="bottom"/>
          </w:tcPr>
          <w:p w14:paraId="55A7D11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11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18.39</w:t>
            </w:r>
          </w:p>
        </w:tc>
        <w:tc>
          <w:tcPr>
            <w:tcW w:w="1417" w:type="dxa"/>
            <w:tcBorders>
              <w:top w:val="nil"/>
              <w:left w:val="nil"/>
              <w:bottom w:val="nil"/>
              <w:right w:val="nil"/>
            </w:tcBorders>
          </w:tcPr>
          <w:p w14:paraId="2B4C5B7F" w14:textId="77777777" w:rsidR="00713B1D" w:rsidRPr="00270E7F" w:rsidRDefault="00713B1D" w:rsidP="00EB30B9">
            <w:pPr>
              <w:jc w:val="right"/>
              <w:rPr>
                <w:rFonts w:ascii="Times New Roman" w:hAnsi="Times New Roman" w:cs="Times New Roman"/>
                <w:color w:val="000000"/>
              </w:rPr>
            </w:pPr>
          </w:p>
        </w:tc>
      </w:tr>
      <w:tr w:rsidR="00713B1D" w:rsidRPr="005D47E4" w14:paraId="55A7D125" w14:textId="2B5EECC8" w:rsidTr="00713B1D">
        <w:trPr>
          <w:trHeight w:val="290"/>
        </w:trPr>
        <w:tc>
          <w:tcPr>
            <w:tcW w:w="3402" w:type="dxa"/>
            <w:tcBorders>
              <w:top w:val="nil"/>
              <w:left w:val="nil"/>
              <w:bottom w:val="nil"/>
              <w:right w:val="nil"/>
            </w:tcBorders>
            <w:shd w:val="clear" w:color="auto" w:fill="auto"/>
            <w:noWrap/>
            <w:vAlign w:val="bottom"/>
          </w:tcPr>
          <w:p w14:paraId="55A7D11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Lupinus polyphyllus</w:t>
            </w:r>
          </w:p>
        </w:tc>
        <w:tc>
          <w:tcPr>
            <w:tcW w:w="1560" w:type="dxa"/>
            <w:tcBorders>
              <w:top w:val="nil"/>
              <w:left w:val="nil"/>
              <w:bottom w:val="nil"/>
              <w:right w:val="nil"/>
            </w:tcBorders>
            <w:shd w:val="clear" w:color="auto" w:fill="auto"/>
            <w:noWrap/>
            <w:vAlign w:val="bottom"/>
          </w:tcPr>
          <w:p w14:paraId="55A7D11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D11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1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2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2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D12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21.00</w:t>
            </w:r>
          </w:p>
        </w:tc>
        <w:tc>
          <w:tcPr>
            <w:tcW w:w="1417" w:type="dxa"/>
            <w:tcBorders>
              <w:top w:val="nil"/>
              <w:left w:val="nil"/>
              <w:bottom w:val="nil"/>
              <w:right w:val="nil"/>
            </w:tcBorders>
            <w:vAlign w:val="bottom"/>
          </w:tcPr>
          <w:p w14:paraId="55A7D12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12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1.66</w:t>
            </w:r>
          </w:p>
        </w:tc>
        <w:tc>
          <w:tcPr>
            <w:tcW w:w="1417" w:type="dxa"/>
            <w:tcBorders>
              <w:top w:val="nil"/>
              <w:left w:val="nil"/>
              <w:bottom w:val="nil"/>
              <w:right w:val="nil"/>
            </w:tcBorders>
          </w:tcPr>
          <w:p w14:paraId="73AE7FBB" w14:textId="77777777" w:rsidR="00713B1D" w:rsidRPr="00270E7F" w:rsidRDefault="00713B1D" w:rsidP="00EB30B9">
            <w:pPr>
              <w:jc w:val="right"/>
              <w:rPr>
                <w:rFonts w:ascii="Times New Roman" w:hAnsi="Times New Roman" w:cs="Times New Roman"/>
                <w:color w:val="000000"/>
              </w:rPr>
            </w:pPr>
          </w:p>
        </w:tc>
      </w:tr>
      <w:tr w:rsidR="00713B1D" w:rsidRPr="005D47E4" w14:paraId="55A7D12F" w14:textId="0867294A" w:rsidTr="00713B1D">
        <w:trPr>
          <w:trHeight w:val="290"/>
        </w:trPr>
        <w:tc>
          <w:tcPr>
            <w:tcW w:w="3402" w:type="dxa"/>
            <w:tcBorders>
              <w:top w:val="nil"/>
              <w:left w:val="nil"/>
              <w:bottom w:val="nil"/>
              <w:right w:val="nil"/>
            </w:tcBorders>
            <w:shd w:val="clear" w:color="auto" w:fill="auto"/>
            <w:noWrap/>
            <w:vAlign w:val="bottom"/>
          </w:tcPr>
          <w:p w14:paraId="55A7D12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Lycium ferocissimum</w:t>
            </w:r>
          </w:p>
        </w:tc>
        <w:tc>
          <w:tcPr>
            <w:tcW w:w="1560" w:type="dxa"/>
            <w:tcBorders>
              <w:top w:val="nil"/>
              <w:left w:val="nil"/>
              <w:bottom w:val="nil"/>
              <w:right w:val="nil"/>
            </w:tcBorders>
            <w:shd w:val="clear" w:color="auto" w:fill="auto"/>
            <w:noWrap/>
            <w:vAlign w:val="bottom"/>
          </w:tcPr>
          <w:p w14:paraId="55A7D12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Solanales</w:t>
            </w:r>
          </w:p>
        </w:tc>
        <w:tc>
          <w:tcPr>
            <w:tcW w:w="1984" w:type="dxa"/>
            <w:tcBorders>
              <w:top w:val="nil"/>
              <w:left w:val="nil"/>
              <w:bottom w:val="nil"/>
              <w:right w:val="nil"/>
            </w:tcBorders>
            <w:shd w:val="clear" w:color="auto" w:fill="auto"/>
            <w:noWrap/>
            <w:vAlign w:val="bottom"/>
          </w:tcPr>
          <w:p w14:paraId="55A7D12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12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12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2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D12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2.54</w:t>
            </w:r>
          </w:p>
        </w:tc>
        <w:tc>
          <w:tcPr>
            <w:tcW w:w="1417" w:type="dxa"/>
            <w:tcBorders>
              <w:top w:val="nil"/>
              <w:left w:val="nil"/>
              <w:bottom w:val="nil"/>
              <w:right w:val="nil"/>
            </w:tcBorders>
            <w:vAlign w:val="bottom"/>
          </w:tcPr>
          <w:p w14:paraId="55A7D1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2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1404.99</w:t>
            </w:r>
          </w:p>
        </w:tc>
        <w:tc>
          <w:tcPr>
            <w:tcW w:w="1417" w:type="dxa"/>
            <w:tcBorders>
              <w:top w:val="nil"/>
              <w:left w:val="nil"/>
              <w:bottom w:val="nil"/>
              <w:right w:val="nil"/>
            </w:tcBorders>
          </w:tcPr>
          <w:p w14:paraId="78A7B533" w14:textId="77777777" w:rsidR="00713B1D" w:rsidRPr="00270E7F" w:rsidRDefault="00713B1D" w:rsidP="00EB30B9">
            <w:pPr>
              <w:jc w:val="right"/>
              <w:rPr>
                <w:rFonts w:ascii="Times New Roman" w:hAnsi="Times New Roman" w:cs="Times New Roman"/>
                <w:color w:val="000000"/>
              </w:rPr>
            </w:pPr>
          </w:p>
        </w:tc>
      </w:tr>
      <w:tr w:rsidR="00713B1D" w:rsidRPr="005D47E4" w14:paraId="55A7D139" w14:textId="54DF6401" w:rsidTr="00713B1D">
        <w:trPr>
          <w:trHeight w:val="290"/>
        </w:trPr>
        <w:tc>
          <w:tcPr>
            <w:tcW w:w="3402" w:type="dxa"/>
            <w:tcBorders>
              <w:top w:val="nil"/>
              <w:left w:val="nil"/>
              <w:bottom w:val="nil"/>
              <w:right w:val="nil"/>
            </w:tcBorders>
            <w:shd w:val="clear" w:color="auto" w:fill="auto"/>
            <w:noWrap/>
            <w:vAlign w:val="bottom"/>
          </w:tcPr>
          <w:p w14:paraId="55A7D13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Lycopus europaeus</w:t>
            </w:r>
          </w:p>
        </w:tc>
        <w:tc>
          <w:tcPr>
            <w:tcW w:w="1560" w:type="dxa"/>
            <w:tcBorders>
              <w:top w:val="nil"/>
              <w:left w:val="nil"/>
              <w:bottom w:val="nil"/>
              <w:right w:val="nil"/>
            </w:tcBorders>
            <w:shd w:val="clear" w:color="auto" w:fill="auto"/>
            <w:noWrap/>
            <w:vAlign w:val="bottom"/>
          </w:tcPr>
          <w:p w14:paraId="55A7D13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D13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Lamiaceae</w:t>
            </w:r>
          </w:p>
        </w:tc>
        <w:tc>
          <w:tcPr>
            <w:tcW w:w="851" w:type="dxa"/>
            <w:tcBorders>
              <w:top w:val="nil"/>
              <w:left w:val="nil"/>
              <w:bottom w:val="nil"/>
              <w:right w:val="nil"/>
            </w:tcBorders>
            <w:vAlign w:val="bottom"/>
          </w:tcPr>
          <w:p w14:paraId="55A7D13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3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3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13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0.30</w:t>
            </w:r>
          </w:p>
        </w:tc>
        <w:tc>
          <w:tcPr>
            <w:tcW w:w="1417" w:type="dxa"/>
            <w:tcBorders>
              <w:top w:val="nil"/>
              <w:left w:val="nil"/>
              <w:bottom w:val="nil"/>
              <w:right w:val="nil"/>
            </w:tcBorders>
            <w:vAlign w:val="bottom"/>
          </w:tcPr>
          <w:p w14:paraId="55A7D13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3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206.22</w:t>
            </w:r>
          </w:p>
        </w:tc>
        <w:tc>
          <w:tcPr>
            <w:tcW w:w="1417" w:type="dxa"/>
            <w:tcBorders>
              <w:top w:val="nil"/>
              <w:left w:val="nil"/>
              <w:bottom w:val="nil"/>
              <w:right w:val="nil"/>
            </w:tcBorders>
          </w:tcPr>
          <w:p w14:paraId="190C6B95" w14:textId="77777777" w:rsidR="00713B1D" w:rsidRPr="00270E7F" w:rsidRDefault="00713B1D" w:rsidP="00EB30B9">
            <w:pPr>
              <w:jc w:val="right"/>
              <w:rPr>
                <w:rFonts w:ascii="Times New Roman" w:hAnsi="Times New Roman" w:cs="Times New Roman"/>
                <w:color w:val="000000"/>
              </w:rPr>
            </w:pPr>
          </w:p>
        </w:tc>
      </w:tr>
      <w:tr w:rsidR="00713B1D" w:rsidRPr="005D47E4" w14:paraId="55A7D143" w14:textId="0C87F837" w:rsidTr="00713B1D">
        <w:trPr>
          <w:trHeight w:val="290"/>
        </w:trPr>
        <w:tc>
          <w:tcPr>
            <w:tcW w:w="3402" w:type="dxa"/>
            <w:tcBorders>
              <w:top w:val="nil"/>
              <w:left w:val="nil"/>
              <w:bottom w:val="nil"/>
              <w:right w:val="nil"/>
            </w:tcBorders>
            <w:shd w:val="clear" w:color="auto" w:fill="auto"/>
            <w:noWrap/>
            <w:vAlign w:val="bottom"/>
          </w:tcPr>
          <w:p w14:paraId="55A7D13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Lythrum salicaria</w:t>
            </w:r>
          </w:p>
        </w:tc>
        <w:tc>
          <w:tcPr>
            <w:tcW w:w="1560" w:type="dxa"/>
            <w:tcBorders>
              <w:top w:val="nil"/>
              <w:left w:val="nil"/>
              <w:bottom w:val="nil"/>
              <w:right w:val="nil"/>
            </w:tcBorders>
            <w:shd w:val="clear" w:color="auto" w:fill="auto"/>
            <w:noWrap/>
            <w:vAlign w:val="bottom"/>
          </w:tcPr>
          <w:p w14:paraId="55A7D13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13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Lythraceae</w:t>
            </w:r>
          </w:p>
        </w:tc>
        <w:tc>
          <w:tcPr>
            <w:tcW w:w="851" w:type="dxa"/>
            <w:tcBorders>
              <w:top w:val="nil"/>
              <w:left w:val="nil"/>
              <w:bottom w:val="nil"/>
              <w:right w:val="nil"/>
            </w:tcBorders>
            <w:vAlign w:val="bottom"/>
          </w:tcPr>
          <w:p w14:paraId="55A7D13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3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3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14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0.07</w:t>
            </w:r>
          </w:p>
        </w:tc>
        <w:tc>
          <w:tcPr>
            <w:tcW w:w="1417" w:type="dxa"/>
            <w:tcBorders>
              <w:top w:val="nil"/>
              <w:left w:val="nil"/>
              <w:bottom w:val="nil"/>
              <w:right w:val="nil"/>
            </w:tcBorders>
            <w:vAlign w:val="bottom"/>
          </w:tcPr>
          <w:p w14:paraId="55A7D14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4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576.73</w:t>
            </w:r>
          </w:p>
        </w:tc>
        <w:tc>
          <w:tcPr>
            <w:tcW w:w="1417" w:type="dxa"/>
            <w:tcBorders>
              <w:top w:val="nil"/>
              <w:left w:val="nil"/>
              <w:bottom w:val="nil"/>
              <w:right w:val="nil"/>
            </w:tcBorders>
          </w:tcPr>
          <w:p w14:paraId="574A1B96" w14:textId="77777777" w:rsidR="00713B1D" w:rsidRPr="00270E7F" w:rsidRDefault="00713B1D" w:rsidP="00EB30B9">
            <w:pPr>
              <w:jc w:val="right"/>
              <w:rPr>
                <w:rFonts w:ascii="Times New Roman" w:hAnsi="Times New Roman" w:cs="Times New Roman"/>
                <w:color w:val="000000"/>
              </w:rPr>
            </w:pPr>
          </w:p>
        </w:tc>
      </w:tr>
      <w:tr w:rsidR="00713B1D" w:rsidRPr="005D47E4" w14:paraId="55A7D14D" w14:textId="51113FE1" w:rsidTr="00713B1D">
        <w:trPr>
          <w:trHeight w:val="290"/>
        </w:trPr>
        <w:tc>
          <w:tcPr>
            <w:tcW w:w="3402" w:type="dxa"/>
            <w:tcBorders>
              <w:top w:val="nil"/>
              <w:left w:val="nil"/>
              <w:bottom w:val="nil"/>
              <w:right w:val="nil"/>
            </w:tcBorders>
            <w:shd w:val="clear" w:color="auto" w:fill="auto"/>
            <w:noWrap/>
            <w:vAlign w:val="bottom"/>
          </w:tcPr>
          <w:p w14:paraId="55A7D144"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Malva arborea</w:t>
            </w:r>
          </w:p>
        </w:tc>
        <w:tc>
          <w:tcPr>
            <w:tcW w:w="1560" w:type="dxa"/>
            <w:tcBorders>
              <w:top w:val="nil"/>
              <w:left w:val="nil"/>
              <w:bottom w:val="nil"/>
              <w:right w:val="nil"/>
            </w:tcBorders>
            <w:shd w:val="clear" w:color="auto" w:fill="auto"/>
            <w:noWrap/>
            <w:vAlign w:val="bottom"/>
          </w:tcPr>
          <w:p w14:paraId="55A7D14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Malvales</w:t>
            </w:r>
          </w:p>
        </w:tc>
        <w:tc>
          <w:tcPr>
            <w:tcW w:w="1984" w:type="dxa"/>
            <w:tcBorders>
              <w:top w:val="nil"/>
              <w:left w:val="nil"/>
              <w:bottom w:val="nil"/>
              <w:right w:val="nil"/>
            </w:tcBorders>
            <w:shd w:val="clear" w:color="auto" w:fill="auto"/>
            <w:noWrap/>
            <w:vAlign w:val="bottom"/>
          </w:tcPr>
          <w:p w14:paraId="55A7D14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Malvaceae</w:t>
            </w:r>
          </w:p>
        </w:tc>
        <w:tc>
          <w:tcPr>
            <w:tcW w:w="851" w:type="dxa"/>
            <w:tcBorders>
              <w:top w:val="nil"/>
              <w:left w:val="nil"/>
              <w:bottom w:val="nil"/>
              <w:right w:val="nil"/>
            </w:tcBorders>
            <w:vAlign w:val="bottom"/>
          </w:tcPr>
          <w:p w14:paraId="55A7D14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14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149"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2</w:t>
            </w:r>
          </w:p>
        </w:tc>
        <w:tc>
          <w:tcPr>
            <w:tcW w:w="1276" w:type="dxa"/>
            <w:tcBorders>
              <w:top w:val="nil"/>
              <w:left w:val="nil"/>
              <w:bottom w:val="nil"/>
              <w:right w:val="nil"/>
            </w:tcBorders>
            <w:vAlign w:val="bottom"/>
          </w:tcPr>
          <w:p w14:paraId="55A7D14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12.69</w:t>
            </w:r>
          </w:p>
        </w:tc>
        <w:tc>
          <w:tcPr>
            <w:tcW w:w="1417" w:type="dxa"/>
            <w:tcBorders>
              <w:top w:val="nil"/>
              <w:left w:val="nil"/>
              <w:bottom w:val="nil"/>
              <w:right w:val="nil"/>
            </w:tcBorders>
            <w:vAlign w:val="bottom"/>
          </w:tcPr>
          <w:p w14:paraId="55A7D14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14C"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1DCC7448" w14:textId="77777777" w:rsidR="00713B1D" w:rsidRPr="00270E7F" w:rsidRDefault="00713B1D" w:rsidP="00EB30B9">
            <w:pPr>
              <w:jc w:val="right"/>
              <w:rPr>
                <w:rFonts w:ascii="Times New Roman" w:hAnsi="Times New Roman" w:cs="Times New Roman"/>
                <w:color w:val="000000"/>
              </w:rPr>
            </w:pPr>
          </w:p>
        </w:tc>
      </w:tr>
      <w:tr w:rsidR="00713B1D" w:rsidRPr="005D47E4" w14:paraId="55A7D157" w14:textId="4795A3F4" w:rsidTr="00713B1D">
        <w:trPr>
          <w:trHeight w:val="290"/>
        </w:trPr>
        <w:tc>
          <w:tcPr>
            <w:tcW w:w="3402" w:type="dxa"/>
            <w:tcBorders>
              <w:top w:val="nil"/>
              <w:left w:val="nil"/>
              <w:bottom w:val="nil"/>
              <w:right w:val="nil"/>
            </w:tcBorders>
            <w:shd w:val="clear" w:color="auto" w:fill="auto"/>
            <w:noWrap/>
            <w:vAlign w:val="bottom"/>
          </w:tcPr>
          <w:p w14:paraId="55A7D14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Maytenus boaria</w:t>
            </w:r>
          </w:p>
        </w:tc>
        <w:tc>
          <w:tcPr>
            <w:tcW w:w="1560" w:type="dxa"/>
            <w:tcBorders>
              <w:top w:val="nil"/>
              <w:left w:val="nil"/>
              <w:bottom w:val="nil"/>
              <w:right w:val="nil"/>
            </w:tcBorders>
            <w:shd w:val="clear" w:color="auto" w:fill="auto"/>
            <w:noWrap/>
            <w:vAlign w:val="bottom"/>
          </w:tcPr>
          <w:p w14:paraId="55A7D14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Celastrales</w:t>
            </w:r>
          </w:p>
        </w:tc>
        <w:tc>
          <w:tcPr>
            <w:tcW w:w="1984" w:type="dxa"/>
            <w:tcBorders>
              <w:top w:val="nil"/>
              <w:left w:val="nil"/>
              <w:bottom w:val="nil"/>
              <w:right w:val="nil"/>
            </w:tcBorders>
            <w:shd w:val="clear" w:color="auto" w:fill="auto"/>
            <w:noWrap/>
            <w:vAlign w:val="bottom"/>
          </w:tcPr>
          <w:p w14:paraId="55A7D15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Celastraceae</w:t>
            </w:r>
          </w:p>
        </w:tc>
        <w:tc>
          <w:tcPr>
            <w:tcW w:w="851" w:type="dxa"/>
            <w:tcBorders>
              <w:top w:val="nil"/>
              <w:left w:val="nil"/>
              <w:bottom w:val="nil"/>
              <w:right w:val="nil"/>
            </w:tcBorders>
            <w:vAlign w:val="bottom"/>
          </w:tcPr>
          <w:p w14:paraId="55A7D15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15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5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D15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14.55</w:t>
            </w:r>
          </w:p>
        </w:tc>
        <w:tc>
          <w:tcPr>
            <w:tcW w:w="1417" w:type="dxa"/>
            <w:tcBorders>
              <w:top w:val="nil"/>
              <w:left w:val="nil"/>
              <w:bottom w:val="nil"/>
              <w:right w:val="nil"/>
            </w:tcBorders>
            <w:vAlign w:val="bottom"/>
          </w:tcPr>
          <w:p w14:paraId="55A7D15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5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1106.09</w:t>
            </w:r>
          </w:p>
        </w:tc>
        <w:tc>
          <w:tcPr>
            <w:tcW w:w="1417" w:type="dxa"/>
            <w:tcBorders>
              <w:top w:val="nil"/>
              <w:left w:val="nil"/>
              <w:bottom w:val="nil"/>
              <w:right w:val="nil"/>
            </w:tcBorders>
          </w:tcPr>
          <w:p w14:paraId="52BFB183" w14:textId="77777777" w:rsidR="00713B1D" w:rsidRPr="00270E7F" w:rsidRDefault="00713B1D" w:rsidP="00EB30B9">
            <w:pPr>
              <w:jc w:val="right"/>
              <w:rPr>
                <w:rFonts w:ascii="Times New Roman" w:hAnsi="Times New Roman" w:cs="Times New Roman"/>
                <w:color w:val="000000"/>
              </w:rPr>
            </w:pPr>
          </w:p>
        </w:tc>
      </w:tr>
      <w:tr w:rsidR="00713B1D" w:rsidRPr="005D47E4" w14:paraId="55A7D161" w14:textId="1F09E1AF" w:rsidTr="00713B1D">
        <w:trPr>
          <w:trHeight w:val="290"/>
        </w:trPr>
        <w:tc>
          <w:tcPr>
            <w:tcW w:w="3402" w:type="dxa"/>
            <w:tcBorders>
              <w:top w:val="nil"/>
              <w:left w:val="nil"/>
              <w:bottom w:val="nil"/>
              <w:right w:val="nil"/>
            </w:tcBorders>
            <w:shd w:val="clear" w:color="auto" w:fill="auto"/>
            <w:noWrap/>
            <w:vAlign w:val="bottom"/>
          </w:tcPr>
          <w:p w14:paraId="55A7D15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Medicago lupulina</w:t>
            </w:r>
          </w:p>
        </w:tc>
        <w:tc>
          <w:tcPr>
            <w:tcW w:w="1560" w:type="dxa"/>
            <w:tcBorders>
              <w:top w:val="nil"/>
              <w:left w:val="nil"/>
              <w:bottom w:val="nil"/>
              <w:right w:val="nil"/>
            </w:tcBorders>
            <w:shd w:val="clear" w:color="auto" w:fill="auto"/>
            <w:noWrap/>
            <w:vAlign w:val="bottom"/>
          </w:tcPr>
          <w:p w14:paraId="55A7D15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D15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1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5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5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15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1.60</w:t>
            </w:r>
          </w:p>
        </w:tc>
        <w:tc>
          <w:tcPr>
            <w:tcW w:w="1417" w:type="dxa"/>
            <w:tcBorders>
              <w:top w:val="nil"/>
              <w:left w:val="nil"/>
              <w:bottom w:val="nil"/>
              <w:right w:val="nil"/>
            </w:tcBorders>
            <w:vAlign w:val="bottom"/>
          </w:tcPr>
          <w:p w14:paraId="55A7D15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6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64.98</w:t>
            </w:r>
          </w:p>
        </w:tc>
        <w:tc>
          <w:tcPr>
            <w:tcW w:w="1417" w:type="dxa"/>
            <w:tcBorders>
              <w:top w:val="nil"/>
              <w:left w:val="nil"/>
              <w:bottom w:val="nil"/>
              <w:right w:val="nil"/>
            </w:tcBorders>
          </w:tcPr>
          <w:p w14:paraId="5923AA0C" w14:textId="77777777" w:rsidR="00713B1D" w:rsidRPr="00270E7F" w:rsidRDefault="00713B1D" w:rsidP="00EB30B9">
            <w:pPr>
              <w:jc w:val="right"/>
              <w:rPr>
                <w:rFonts w:ascii="Times New Roman" w:hAnsi="Times New Roman" w:cs="Times New Roman"/>
                <w:color w:val="000000"/>
              </w:rPr>
            </w:pPr>
          </w:p>
        </w:tc>
      </w:tr>
      <w:tr w:rsidR="00713B1D" w:rsidRPr="005D47E4" w14:paraId="55A7D16B" w14:textId="483F8665" w:rsidTr="00713B1D">
        <w:trPr>
          <w:trHeight w:val="290"/>
        </w:trPr>
        <w:tc>
          <w:tcPr>
            <w:tcW w:w="3402" w:type="dxa"/>
            <w:tcBorders>
              <w:top w:val="nil"/>
              <w:left w:val="nil"/>
              <w:bottom w:val="nil"/>
              <w:right w:val="nil"/>
            </w:tcBorders>
            <w:shd w:val="clear" w:color="auto" w:fill="auto"/>
            <w:noWrap/>
            <w:vAlign w:val="bottom"/>
          </w:tcPr>
          <w:p w14:paraId="55A7D16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Melianthus major</w:t>
            </w:r>
          </w:p>
        </w:tc>
        <w:tc>
          <w:tcPr>
            <w:tcW w:w="1560" w:type="dxa"/>
            <w:tcBorders>
              <w:top w:val="nil"/>
              <w:left w:val="nil"/>
              <w:bottom w:val="nil"/>
              <w:right w:val="nil"/>
            </w:tcBorders>
            <w:shd w:val="clear" w:color="auto" w:fill="auto"/>
            <w:noWrap/>
            <w:vAlign w:val="bottom"/>
          </w:tcPr>
          <w:p w14:paraId="55A7D16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Geraniales</w:t>
            </w:r>
          </w:p>
        </w:tc>
        <w:tc>
          <w:tcPr>
            <w:tcW w:w="1984" w:type="dxa"/>
            <w:tcBorders>
              <w:top w:val="nil"/>
              <w:left w:val="nil"/>
              <w:bottom w:val="nil"/>
              <w:right w:val="nil"/>
            </w:tcBorders>
            <w:shd w:val="clear" w:color="auto" w:fill="auto"/>
            <w:noWrap/>
            <w:vAlign w:val="bottom"/>
          </w:tcPr>
          <w:p w14:paraId="55A7D16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Melianthaceae</w:t>
            </w:r>
          </w:p>
        </w:tc>
        <w:tc>
          <w:tcPr>
            <w:tcW w:w="851" w:type="dxa"/>
            <w:tcBorders>
              <w:top w:val="nil"/>
              <w:left w:val="nil"/>
              <w:bottom w:val="nil"/>
              <w:right w:val="nil"/>
            </w:tcBorders>
            <w:vAlign w:val="bottom"/>
          </w:tcPr>
          <w:p w14:paraId="55A7D1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6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6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16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31.15</w:t>
            </w:r>
          </w:p>
        </w:tc>
        <w:tc>
          <w:tcPr>
            <w:tcW w:w="1417" w:type="dxa"/>
            <w:tcBorders>
              <w:top w:val="nil"/>
              <w:left w:val="nil"/>
              <w:bottom w:val="nil"/>
              <w:right w:val="nil"/>
            </w:tcBorders>
            <w:vAlign w:val="bottom"/>
          </w:tcPr>
          <w:p w14:paraId="55A7D16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16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47.24</w:t>
            </w:r>
          </w:p>
        </w:tc>
        <w:tc>
          <w:tcPr>
            <w:tcW w:w="1417" w:type="dxa"/>
            <w:tcBorders>
              <w:top w:val="nil"/>
              <w:left w:val="nil"/>
              <w:bottom w:val="nil"/>
              <w:right w:val="nil"/>
            </w:tcBorders>
          </w:tcPr>
          <w:p w14:paraId="4813AA15" w14:textId="77777777" w:rsidR="00713B1D" w:rsidRPr="00270E7F" w:rsidRDefault="00713B1D" w:rsidP="00EB30B9">
            <w:pPr>
              <w:jc w:val="right"/>
              <w:rPr>
                <w:rFonts w:ascii="Times New Roman" w:hAnsi="Times New Roman" w:cs="Times New Roman"/>
                <w:color w:val="000000"/>
              </w:rPr>
            </w:pPr>
          </w:p>
        </w:tc>
      </w:tr>
      <w:tr w:rsidR="00713B1D" w:rsidRPr="005D47E4" w14:paraId="55A7D175" w14:textId="3570B5DB" w:rsidTr="00713B1D">
        <w:trPr>
          <w:trHeight w:val="290"/>
        </w:trPr>
        <w:tc>
          <w:tcPr>
            <w:tcW w:w="3402" w:type="dxa"/>
            <w:tcBorders>
              <w:top w:val="nil"/>
              <w:left w:val="nil"/>
              <w:bottom w:val="nil"/>
              <w:right w:val="nil"/>
            </w:tcBorders>
            <w:shd w:val="clear" w:color="auto" w:fill="auto"/>
            <w:noWrap/>
            <w:vAlign w:val="bottom"/>
          </w:tcPr>
          <w:p w14:paraId="55A7D16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16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16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16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17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17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17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17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7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704.36</w:t>
            </w:r>
          </w:p>
        </w:tc>
        <w:tc>
          <w:tcPr>
            <w:tcW w:w="1417" w:type="dxa"/>
            <w:tcBorders>
              <w:top w:val="nil"/>
              <w:left w:val="nil"/>
              <w:bottom w:val="nil"/>
              <w:right w:val="nil"/>
            </w:tcBorders>
          </w:tcPr>
          <w:p w14:paraId="3FFD5E50" w14:textId="77777777" w:rsidR="00713B1D" w:rsidRPr="00270E7F" w:rsidRDefault="00713B1D" w:rsidP="00EB30B9">
            <w:pPr>
              <w:jc w:val="right"/>
              <w:rPr>
                <w:rFonts w:ascii="Times New Roman" w:hAnsi="Times New Roman" w:cs="Times New Roman"/>
                <w:color w:val="000000"/>
              </w:rPr>
            </w:pPr>
          </w:p>
        </w:tc>
      </w:tr>
      <w:tr w:rsidR="00713B1D" w:rsidRPr="005D47E4" w14:paraId="55A7D17F" w14:textId="7617EF09" w:rsidTr="00713B1D">
        <w:trPr>
          <w:trHeight w:val="290"/>
        </w:trPr>
        <w:tc>
          <w:tcPr>
            <w:tcW w:w="3402" w:type="dxa"/>
            <w:tcBorders>
              <w:top w:val="nil"/>
              <w:left w:val="nil"/>
              <w:bottom w:val="nil"/>
              <w:right w:val="nil"/>
            </w:tcBorders>
            <w:shd w:val="clear" w:color="auto" w:fill="auto"/>
            <w:noWrap/>
            <w:vAlign w:val="bottom"/>
          </w:tcPr>
          <w:p w14:paraId="55A7D17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Miscanthus nepalensis</w:t>
            </w:r>
          </w:p>
        </w:tc>
        <w:tc>
          <w:tcPr>
            <w:tcW w:w="1560" w:type="dxa"/>
            <w:tcBorders>
              <w:top w:val="nil"/>
              <w:left w:val="nil"/>
              <w:bottom w:val="nil"/>
              <w:right w:val="nil"/>
            </w:tcBorders>
            <w:shd w:val="clear" w:color="auto" w:fill="auto"/>
            <w:noWrap/>
            <w:vAlign w:val="bottom"/>
          </w:tcPr>
          <w:p w14:paraId="55A7D1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17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D1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7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7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17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1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17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64.55</w:t>
            </w:r>
          </w:p>
        </w:tc>
        <w:tc>
          <w:tcPr>
            <w:tcW w:w="1417" w:type="dxa"/>
            <w:tcBorders>
              <w:top w:val="nil"/>
              <w:left w:val="nil"/>
              <w:bottom w:val="nil"/>
              <w:right w:val="nil"/>
            </w:tcBorders>
          </w:tcPr>
          <w:p w14:paraId="0F3A3385" w14:textId="77777777" w:rsidR="00713B1D" w:rsidRPr="00270E7F" w:rsidRDefault="00713B1D" w:rsidP="00EB30B9">
            <w:pPr>
              <w:jc w:val="right"/>
              <w:rPr>
                <w:rFonts w:ascii="Times New Roman" w:hAnsi="Times New Roman" w:cs="Times New Roman"/>
                <w:color w:val="000000"/>
              </w:rPr>
            </w:pPr>
          </w:p>
        </w:tc>
      </w:tr>
      <w:tr w:rsidR="00713B1D" w:rsidRPr="005D47E4" w14:paraId="55A7D189" w14:textId="46D7238C" w:rsidTr="00713B1D">
        <w:trPr>
          <w:trHeight w:val="290"/>
        </w:trPr>
        <w:tc>
          <w:tcPr>
            <w:tcW w:w="3402" w:type="dxa"/>
            <w:tcBorders>
              <w:top w:val="nil"/>
              <w:left w:val="nil"/>
              <w:bottom w:val="nil"/>
              <w:right w:val="nil"/>
            </w:tcBorders>
            <w:shd w:val="clear" w:color="auto" w:fill="auto"/>
            <w:noWrap/>
            <w:vAlign w:val="bottom"/>
          </w:tcPr>
          <w:p w14:paraId="55A7D18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Moraea flaccida</w:t>
            </w:r>
          </w:p>
        </w:tc>
        <w:tc>
          <w:tcPr>
            <w:tcW w:w="1560" w:type="dxa"/>
            <w:tcBorders>
              <w:top w:val="nil"/>
              <w:left w:val="nil"/>
              <w:bottom w:val="nil"/>
              <w:right w:val="nil"/>
            </w:tcBorders>
            <w:shd w:val="clear" w:color="auto" w:fill="auto"/>
            <w:noWrap/>
            <w:vAlign w:val="bottom"/>
          </w:tcPr>
          <w:p w14:paraId="55A7D18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Asparagales</w:t>
            </w:r>
          </w:p>
        </w:tc>
        <w:tc>
          <w:tcPr>
            <w:tcW w:w="1984" w:type="dxa"/>
            <w:tcBorders>
              <w:top w:val="nil"/>
              <w:left w:val="nil"/>
              <w:bottom w:val="nil"/>
              <w:right w:val="nil"/>
            </w:tcBorders>
            <w:shd w:val="clear" w:color="auto" w:fill="auto"/>
            <w:noWrap/>
            <w:vAlign w:val="bottom"/>
          </w:tcPr>
          <w:p w14:paraId="55A7D18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Iridaceae</w:t>
            </w:r>
          </w:p>
        </w:tc>
        <w:tc>
          <w:tcPr>
            <w:tcW w:w="851" w:type="dxa"/>
            <w:tcBorders>
              <w:top w:val="nil"/>
              <w:left w:val="nil"/>
              <w:bottom w:val="nil"/>
              <w:right w:val="nil"/>
            </w:tcBorders>
            <w:vAlign w:val="bottom"/>
          </w:tcPr>
          <w:p w14:paraId="55A7D18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8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8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D18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3.11</w:t>
            </w:r>
          </w:p>
        </w:tc>
        <w:tc>
          <w:tcPr>
            <w:tcW w:w="1417" w:type="dxa"/>
            <w:tcBorders>
              <w:top w:val="nil"/>
              <w:left w:val="nil"/>
              <w:bottom w:val="nil"/>
              <w:right w:val="nil"/>
            </w:tcBorders>
            <w:vAlign w:val="bottom"/>
          </w:tcPr>
          <w:p w14:paraId="55A7D1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D18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0.40</w:t>
            </w:r>
          </w:p>
        </w:tc>
        <w:tc>
          <w:tcPr>
            <w:tcW w:w="1417" w:type="dxa"/>
            <w:tcBorders>
              <w:top w:val="nil"/>
              <w:left w:val="nil"/>
              <w:bottom w:val="nil"/>
              <w:right w:val="nil"/>
            </w:tcBorders>
          </w:tcPr>
          <w:p w14:paraId="467B8E78" w14:textId="77777777" w:rsidR="00713B1D" w:rsidRPr="00270E7F" w:rsidRDefault="00713B1D" w:rsidP="00EB30B9">
            <w:pPr>
              <w:jc w:val="right"/>
              <w:rPr>
                <w:rFonts w:ascii="Times New Roman" w:hAnsi="Times New Roman" w:cs="Times New Roman"/>
                <w:color w:val="000000"/>
              </w:rPr>
            </w:pPr>
          </w:p>
        </w:tc>
      </w:tr>
      <w:tr w:rsidR="00713B1D" w:rsidRPr="005D47E4" w14:paraId="55A7D193" w14:textId="0D157EEB" w:rsidTr="00713B1D">
        <w:trPr>
          <w:trHeight w:val="290"/>
        </w:trPr>
        <w:tc>
          <w:tcPr>
            <w:tcW w:w="3402" w:type="dxa"/>
            <w:tcBorders>
              <w:top w:val="nil"/>
              <w:left w:val="nil"/>
              <w:bottom w:val="nil"/>
              <w:right w:val="nil"/>
            </w:tcBorders>
            <w:shd w:val="clear" w:color="auto" w:fill="auto"/>
            <w:noWrap/>
            <w:vAlign w:val="bottom"/>
          </w:tcPr>
          <w:p w14:paraId="55A7D18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18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18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18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18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18F"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190"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19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9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111.03</w:t>
            </w:r>
          </w:p>
        </w:tc>
        <w:tc>
          <w:tcPr>
            <w:tcW w:w="1417" w:type="dxa"/>
            <w:tcBorders>
              <w:top w:val="nil"/>
              <w:left w:val="nil"/>
              <w:bottom w:val="nil"/>
              <w:right w:val="nil"/>
            </w:tcBorders>
          </w:tcPr>
          <w:p w14:paraId="0CB2B160" w14:textId="77777777" w:rsidR="00713B1D" w:rsidRPr="00270E7F" w:rsidRDefault="00713B1D" w:rsidP="00EB30B9">
            <w:pPr>
              <w:jc w:val="right"/>
              <w:rPr>
                <w:rFonts w:ascii="Times New Roman" w:hAnsi="Times New Roman" w:cs="Times New Roman"/>
                <w:color w:val="000000"/>
              </w:rPr>
            </w:pPr>
          </w:p>
        </w:tc>
      </w:tr>
      <w:tr w:rsidR="00713B1D" w:rsidRPr="005D47E4" w14:paraId="55A7D19D" w14:textId="3E4B6599" w:rsidTr="00713B1D">
        <w:trPr>
          <w:trHeight w:val="290"/>
        </w:trPr>
        <w:tc>
          <w:tcPr>
            <w:tcW w:w="3402" w:type="dxa"/>
            <w:tcBorders>
              <w:top w:val="nil"/>
              <w:left w:val="nil"/>
              <w:bottom w:val="nil"/>
              <w:right w:val="nil"/>
            </w:tcBorders>
            <w:shd w:val="clear" w:color="auto" w:fill="auto"/>
            <w:noWrap/>
            <w:vAlign w:val="bottom"/>
          </w:tcPr>
          <w:p w14:paraId="55A7D19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Myoporum insulare</w:t>
            </w:r>
          </w:p>
        </w:tc>
        <w:tc>
          <w:tcPr>
            <w:tcW w:w="1560" w:type="dxa"/>
            <w:tcBorders>
              <w:top w:val="nil"/>
              <w:left w:val="nil"/>
              <w:bottom w:val="nil"/>
              <w:right w:val="nil"/>
            </w:tcBorders>
            <w:shd w:val="clear" w:color="auto" w:fill="auto"/>
            <w:noWrap/>
            <w:vAlign w:val="bottom"/>
          </w:tcPr>
          <w:p w14:paraId="55A7D1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D19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Scrophulariaceae</w:t>
            </w:r>
          </w:p>
        </w:tc>
        <w:tc>
          <w:tcPr>
            <w:tcW w:w="851" w:type="dxa"/>
            <w:tcBorders>
              <w:top w:val="nil"/>
              <w:left w:val="nil"/>
              <w:bottom w:val="nil"/>
              <w:right w:val="nil"/>
            </w:tcBorders>
            <w:vAlign w:val="bottom"/>
          </w:tcPr>
          <w:p w14:paraId="55A7D19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19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9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19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14.66</w:t>
            </w:r>
          </w:p>
        </w:tc>
        <w:tc>
          <w:tcPr>
            <w:tcW w:w="1417" w:type="dxa"/>
            <w:tcBorders>
              <w:top w:val="nil"/>
              <w:left w:val="nil"/>
              <w:bottom w:val="nil"/>
              <w:right w:val="nil"/>
            </w:tcBorders>
            <w:vAlign w:val="bottom"/>
          </w:tcPr>
          <w:p w14:paraId="55A7D19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9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88.84</w:t>
            </w:r>
          </w:p>
        </w:tc>
        <w:tc>
          <w:tcPr>
            <w:tcW w:w="1417" w:type="dxa"/>
            <w:tcBorders>
              <w:top w:val="nil"/>
              <w:left w:val="nil"/>
              <w:bottom w:val="nil"/>
              <w:right w:val="nil"/>
            </w:tcBorders>
          </w:tcPr>
          <w:p w14:paraId="6D85817C" w14:textId="77777777" w:rsidR="00713B1D" w:rsidRPr="00270E7F" w:rsidRDefault="00713B1D" w:rsidP="00EB30B9">
            <w:pPr>
              <w:jc w:val="right"/>
              <w:rPr>
                <w:rFonts w:ascii="Times New Roman" w:hAnsi="Times New Roman" w:cs="Times New Roman"/>
                <w:color w:val="000000"/>
              </w:rPr>
            </w:pPr>
          </w:p>
        </w:tc>
      </w:tr>
      <w:tr w:rsidR="00713B1D" w:rsidRPr="005D47E4" w14:paraId="55A7D1A7" w14:textId="35C56942" w:rsidTr="00713B1D">
        <w:trPr>
          <w:trHeight w:val="290"/>
        </w:trPr>
        <w:tc>
          <w:tcPr>
            <w:tcW w:w="3402" w:type="dxa"/>
            <w:tcBorders>
              <w:top w:val="nil"/>
              <w:left w:val="nil"/>
              <w:bottom w:val="nil"/>
              <w:right w:val="nil"/>
            </w:tcBorders>
            <w:shd w:val="clear" w:color="auto" w:fill="auto"/>
            <w:noWrap/>
            <w:vAlign w:val="bottom"/>
          </w:tcPr>
          <w:p w14:paraId="55A7D19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Myricaria germanica</w:t>
            </w:r>
          </w:p>
        </w:tc>
        <w:tc>
          <w:tcPr>
            <w:tcW w:w="1560" w:type="dxa"/>
            <w:tcBorders>
              <w:top w:val="nil"/>
              <w:left w:val="nil"/>
              <w:bottom w:val="nil"/>
              <w:right w:val="nil"/>
            </w:tcBorders>
            <w:shd w:val="clear" w:color="auto" w:fill="auto"/>
            <w:noWrap/>
            <w:vAlign w:val="bottom"/>
          </w:tcPr>
          <w:p w14:paraId="55A7D19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D1A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Tamaricaceae</w:t>
            </w:r>
          </w:p>
        </w:tc>
        <w:tc>
          <w:tcPr>
            <w:tcW w:w="851" w:type="dxa"/>
            <w:tcBorders>
              <w:top w:val="nil"/>
              <w:left w:val="nil"/>
              <w:bottom w:val="nil"/>
              <w:right w:val="nil"/>
            </w:tcBorders>
            <w:vAlign w:val="bottom"/>
          </w:tcPr>
          <w:p w14:paraId="55A7D1A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A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A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1A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0.05</w:t>
            </w:r>
          </w:p>
        </w:tc>
        <w:tc>
          <w:tcPr>
            <w:tcW w:w="1417" w:type="dxa"/>
            <w:tcBorders>
              <w:top w:val="nil"/>
              <w:left w:val="nil"/>
              <w:bottom w:val="nil"/>
              <w:right w:val="nil"/>
            </w:tcBorders>
            <w:vAlign w:val="bottom"/>
          </w:tcPr>
          <w:p w14:paraId="55A7D1A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1A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92.89</w:t>
            </w:r>
          </w:p>
        </w:tc>
        <w:tc>
          <w:tcPr>
            <w:tcW w:w="1417" w:type="dxa"/>
            <w:tcBorders>
              <w:top w:val="nil"/>
              <w:left w:val="nil"/>
              <w:bottom w:val="nil"/>
              <w:right w:val="nil"/>
            </w:tcBorders>
          </w:tcPr>
          <w:p w14:paraId="7163E283" w14:textId="77777777" w:rsidR="00713B1D" w:rsidRPr="00270E7F" w:rsidRDefault="00713B1D" w:rsidP="00EB30B9">
            <w:pPr>
              <w:jc w:val="right"/>
              <w:rPr>
                <w:rFonts w:ascii="Times New Roman" w:hAnsi="Times New Roman" w:cs="Times New Roman"/>
                <w:color w:val="000000"/>
              </w:rPr>
            </w:pPr>
          </w:p>
        </w:tc>
      </w:tr>
      <w:tr w:rsidR="00713B1D" w:rsidRPr="005D47E4" w14:paraId="55A7D1B1" w14:textId="1FF5BE1E" w:rsidTr="00713B1D">
        <w:trPr>
          <w:trHeight w:val="290"/>
        </w:trPr>
        <w:tc>
          <w:tcPr>
            <w:tcW w:w="3402" w:type="dxa"/>
            <w:tcBorders>
              <w:top w:val="nil"/>
              <w:left w:val="nil"/>
              <w:bottom w:val="nil"/>
              <w:right w:val="nil"/>
            </w:tcBorders>
            <w:shd w:val="clear" w:color="auto" w:fill="auto"/>
            <w:noWrap/>
            <w:vAlign w:val="bottom"/>
          </w:tcPr>
          <w:p w14:paraId="55A7D1A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Nardus stricta</w:t>
            </w:r>
          </w:p>
        </w:tc>
        <w:tc>
          <w:tcPr>
            <w:tcW w:w="1560" w:type="dxa"/>
            <w:tcBorders>
              <w:top w:val="nil"/>
              <w:left w:val="nil"/>
              <w:bottom w:val="nil"/>
              <w:right w:val="nil"/>
            </w:tcBorders>
            <w:shd w:val="clear" w:color="auto" w:fill="auto"/>
            <w:noWrap/>
            <w:vAlign w:val="bottom"/>
          </w:tcPr>
          <w:p w14:paraId="55A7D1A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1A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D1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A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A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w:t>
            </w:r>
          </w:p>
        </w:tc>
        <w:tc>
          <w:tcPr>
            <w:tcW w:w="1276" w:type="dxa"/>
            <w:tcBorders>
              <w:top w:val="nil"/>
              <w:left w:val="nil"/>
              <w:bottom w:val="nil"/>
              <w:right w:val="nil"/>
            </w:tcBorders>
            <w:vAlign w:val="bottom"/>
          </w:tcPr>
          <w:p w14:paraId="55A7D1A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0.40</w:t>
            </w:r>
          </w:p>
        </w:tc>
        <w:tc>
          <w:tcPr>
            <w:tcW w:w="1417" w:type="dxa"/>
            <w:tcBorders>
              <w:top w:val="nil"/>
              <w:left w:val="nil"/>
              <w:bottom w:val="nil"/>
              <w:right w:val="nil"/>
            </w:tcBorders>
            <w:vAlign w:val="bottom"/>
          </w:tcPr>
          <w:p w14:paraId="55A7D1A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B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664.72</w:t>
            </w:r>
          </w:p>
        </w:tc>
        <w:tc>
          <w:tcPr>
            <w:tcW w:w="1417" w:type="dxa"/>
            <w:tcBorders>
              <w:top w:val="nil"/>
              <w:left w:val="nil"/>
              <w:bottom w:val="nil"/>
              <w:right w:val="nil"/>
            </w:tcBorders>
          </w:tcPr>
          <w:p w14:paraId="318B488F" w14:textId="77777777" w:rsidR="00713B1D" w:rsidRPr="00270E7F" w:rsidRDefault="00713B1D" w:rsidP="00EB30B9">
            <w:pPr>
              <w:jc w:val="right"/>
              <w:rPr>
                <w:rFonts w:ascii="Times New Roman" w:hAnsi="Times New Roman" w:cs="Times New Roman"/>
                <w:color w:val="000000"/>
              </w:rPr>
            </w:pPr>
          </w:p>
        </w:tc>
      </w:tr>
      <w:tr w:rsidR="00713B1D" w:rsidRPr="005D47E4" w14:paraId="55A7D1BB" w14:textId="476B709D" w:rsidTr="00713B1D">
        <w:trPr>
          <w:trHeight w:val="290"/>
        </w:trPr>
        <w:tc>
          <w:tcPr>
            <w:tcW w:w="3402" w:type="dxa"/>
            <w:tcBorders>
              <w:top w:val="nil"/>
              <w:left w:val="nil"/>
              <w:bottom w:val="nil"/>
              <w:right w:val="nil"/>
            </w:tcBorders>
            <w:shd w:val="clear" w:color="auto" w:fill="auto"/>
            <w:noWrap/>
            <w:vAlign w:val="bottom"/>
          </w:tcPr>
          <w:p w14:paraId="55A7D1B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Nassella neesiana</w:t>
            </w:r>
          </w:p>
        </w:tc>
        <w:tc>
          <w:tcPr>
            <w:tcW w:w="1560" w:type="dxa"/>
            <w:tcBorders>
              <w:top w:val="nil"/>
              <w:left w:val="nil"/>
              <w:bottom w:val="nil"/>
              <w:right w:val="nil"/>
            </w:tcBorders>
            <w:shd w:val="clear" w:color="auto" w:fill="auto"/>
            <w:noWrap/>
            <w:vAlign w:val="bottom"/>
          </w:tcPr>
          <w:p w14:paraId="55A7D1B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1B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D1B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B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B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D1B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6.70</w:t>
            </w:r>
          </w:p>
        </w:tc>
        <w:tc>
          <w:tcPr>
            <w:tcW w:w="1417" w:type="dxa"/>
            <w:tcBorders>
              <w:top w:val="nil"/>
              <w:left w:val="nil"/>
              <w:bottom w:val="nil"/>
              <w:right w:val="nil"/>
            </w:tcBorders>
            <w:vAlign w:val="bottom"/>
          </w:tcPr>
          <w:p w14:paraId="55A7D1B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B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613.09</w:t>
            </w:r>
          </w:p>
        </w:tc>
        <w:tc>
          <w:tcPr>
            <w:tcW w:w="1417" w:type="dxa"/>
            <w:tcBorders>
              <w:top w:val="nil"/>
              <w:left w:val="nil"/>
              <w:bottom w:val="nil"/>
              <w:right w:val="nil"/>
            </w:tcBorders>
          </w:tcPr>
          <w:p w14:paraId="7FCC08A1" w14:textId="77777777" w:rsidR="00713B1D" w:rsidRPr="00270E7F" w:rsidRDefault="00713B1D" w:rsidP="00EB30B9">
            <w:pPr>
              <w:jc w:val="right"/>
              <w:rPr>
                <w:rFonts w:ascii="Times New Roman" w:hAnsi="Times New Roman" w:cs="Times New Roman"/>
                <w:color w:val="000000"/>
              </w:rPr>
            </w:pPr>
          </w:p>
        </w:tc>
      </w:tr>
      <w:tr w:rsidR="00713B1D" w:rsidRPr="005D47E4" w14:paraId="55A7D1C5" w14:textId="51740146" w:rsidTr="00713B1D">
        <w:trPr>
          <w:trHeight w:val="290"/>
        </w:trPr>
        <w:tc>
          <w:tcPr>
            <w:tcW w:w="3402" w:type="dxa"/>
            <w:tcBorders>
              <w:top w:val="nil"/>
              <w:left w:val="nil"/>
              <w:bottom w:val="nil"/>
              <w:right w:val="nil"/>
            </w:tcBorders>
            <w:shd w:val="clear" w:color="auto" w:fill="auto"/>
            <w:noWrap/>
            <w:vAlign w:val="bottom"/>
          </w:tcPr>
          <w:p w14:paraId="55A7D1B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1B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1B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1B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1C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1C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1C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1C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D1C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2.19</w:t>
            </w:r>
          </w:p>
        </w:tc>
        <w:tc>
          <w:tcPr>
            <w:tcW w:w="1417" w:type="dxa"/>
            <w:tcBorders>
              <w:top w:val="nil"/>
              <w:left w:val="nil"/>
              <w:bottom w:val="nil"/>
              <w:right w:val="nil"/>
            </w:tcBorders>
          </w:tcPr>
          <w:p w14:paraId="6A61ACC6" w14:textId="77777777" w:rsidR="00713B1D" w:rsidRPr="00270E7F" w:rsidRDefault="00713B1D" w:rsidP="00EB30B9">
            <w:pPr>
              <w:jc w:val="right"/>
              <w:rPr>
                <w:rFonts w:ascii="Times New Roman" w:hAnsi="Times New Roman" w:cs="Times New Roman"/>
                <w:color w:val="000000"/>
              </w:rPr>
            </w:pPr>
          </w:p>
        </w:tc>
      </w:tr>
      <w:tr w:rsidR="00713B1D" w:rsidRPr="005D47E4" w14:paraId="55A7D1CF" w14:textId="402E19AC" w:rsidTr="00713B1D">
        <w:trPr>
          <w:trHeight w:val="290"/>
        </w:trPr>
        <w:tc>
          <w:tcPr>
            <w:tcW w:w="3402" w:type="dxa"/>
            <w:tcBorders>
              <w:top w:val="nil"/>
              <w:left w:val="nil"/>
              <w:bottom w:val="nil"/>
              <w:right w:val="nil"/>
            </w:tcBorders>
            <w:shd w:val="clear" w:color="auto" w:fill="auto"/>
            <w:noWrap/>
            <w:vAlign w:val="bottom"/>
          </w:tcPr>
          <w:p w14:paraId="55A7D1C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Nassella tenuissima</w:t>
            </w:r>
          </w:p>
        </w:tc>
        <w:tc>
          <w:tcPr>
            <w:tcW w:w="1560" w:type="dxa"/>
            <w:tcBorders>
              <w:top w:val="nil"/>
              <w:left w:val="nil"/>
              <w:bottom w:val="nil"/>
              <w:right w:val="nil"/>
            </w:tcBorders>
            <w:shd w:val="clear" w:color="auto" w:fill="auto"/>
            <w:noWrap/>
            <w:vAlign w:val="bottom"/>
          </w:tcPr>
          <w:p w14:paraId="55A7D1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1C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D1C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C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C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0.7</w:t>
            </w:r>
          </w:p>
        </w:tc>
        <w:tc>
          <w:tcPr>
            <w:tcW w:w="1276" w:type="dxa"/>
            <w:tcBorders>
              <w:top w:val="nil"/>
              <w:left w:val="nil"/>
              <w:bottom w:val="nil"/>
              <w:right w:val="nil"/>
            </w:tcBorders>
            <w:vAlign w:val="bottom"/>
          </w:tcPr>
          <w:p w14:paraId="55A7D1C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0.31</w:t>
            </w:r>
          </w:p>
        </w:tc>
        <w:tc>
          <w:tcPr>
            <w:tcW w:w="1417" w:type="dxa"/>
            <w:tcBorders>
              <w:top w:val="nil"/>
              <w:left w:val="nil"/>
              <w:bottom w:val="nil"/>
              <w:right w:val="nil"/>
            </w:tcBorders>
            <w:vAlign w:val="bottom"/>
          </w:tcPr>
          <w:p w14:paraId="55A7D1C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D1C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3.56</w:t>
            </w:r>
          </w:p>
        </w:tc>
        <w:tc>
          <w:tcPr>
            <w:tcW w:w="1417" w:type="dxa"/>
            <w:tcBorders>
              <w:top w:val="nil"/>
              <w:left w:val="nil"/>
              <w:bottom w:val="nil"/>
              <w:right w:val="nil"/>
            </w:tcBorders>
          </w:tcPr>
          <w:p w14:paraId="439BAAFC" w14:textId="77777777" w:rsidR="00713B1D" w:rsidRPr="00270E7F" w:rsidRDefault="00713B1D" w:rsidP="00EB30B9">
            <w:pPr>
              <w:jc w:val="right"/>
              <w:rPr>
                <w:rFonts w:ascii="Times New Roman" w:hAnsi="Times New Roman" w:cs="Times New Roman"/>
                <w:color w:val="000000"/>
              </w:rPr>
            </w:pPr>
          </w:p>
        </w:tc>
      </w:tr>
      <w:tr w:rsidR="00713B1D" w:rsidRPr="005D47E4" w14:paraId="55A7D1D9" w14:textId="45FB54AC" w:rsidTr="00713B1D">
        <w:trPr>
          <w:trHeight w:val="290"/>
        </w:trPr>
        <w:tc>
          <w:tcPr>
            <w:tcW w:w="3402" w:type="dxa"/>
            <w:tcBorders>
              <w:top w:val="nil"/>
              <w:left w:val="nil"/>
              <w:bottom w:val="nil"/>
              <w:right w:val="nil"/>
            </w:tcBorders>
            <w:shd w:val="clear" w:color="auto" w:fill="auto"/>
            <w:noWrap/>
            <w:vAlign w:val="bottom"/>
          </w:tcPr>
          <w:p w14:paraId="55A7D1D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Nassella trichotoma</w:t>
            </w:r>
          </w:p>
        </w:tc>
        <w:tc>
          <w:tcPr>
            <w:tcW w:w="1560" w:type="dxa"/>
            <w:tcBorders>
              <w:top w:val="nil"/>
              <w:left w:val="nil"/>
              <w:bottom w:val="nil"/>
              <w:right w:val="nil"/>
            </w:tcBorders>
            <w:shd w:val="clear" w:color="auto" w:fill="auto"/>
            <w:noWrap/>
            <w:vAlign w:val="bottom"/>
          </w:tcPr>
          <w:p w14:paraId="55A7D1D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1D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D1D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1D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1D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0.7</w:t>
            </w:r>
          </w:p>
        </w:tc>
        <w:tc>
          <w:tcPr>
            <w:tcW w:w="1276" w:type="dxa"/>
            <w:tcBorders>
              <w:top w:val="nil"/>
              <w:left w:val="nil"/>
              <w:bottom w:val="nil"/>
              <w:right w:val="nil"/>
            </w:tcBorders>
            <w:vAlign w:val="bottom"/>
          </w:tcPr>
          <w:p w14:paraId="55A7D1D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1D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1D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46.53</w:t>
            </w:r>
          </w:p>
        </w:tc>
        <w:tc>
          <w:tcPr>
            <w:tcW w:w="1417" w:type="dxa"/>
            <w:tcBorders>
              <w:top w:val="nil"/>
              <w:left w:val="nil"/>
              <w:bottom w:val="nil"/>
              <w:right w:val="nil"/>
            </w:tcBorders>
          </w:tcPr>
          <w:p w14:paraId="55EC1D21" w14:textId="77777777" w:rsidR="00713B1D" w:rsidRPr="00270E7F" w:rsidRDefault="00713B1D" w:rsidP="00EB30B9">
            <w:pPr>
              <w:jc w:val="right"/>
              <w:rPr>
                <w:rFonts w:ascii="Times New Roman" w:hAnsi="Times New Roman" w:cs="Times New Roman"/>
                <w:color w:val="000000"/>
              </w:rPr>
            </w:pPr>
          </w:p>
        </w:tc>
      </w:tr>
      <w:tr w:rsidR="00713B1D" w:rsidRPr="005D47E4" w14:paraId="55A7D1E3" w14:textId="5E26623D" w:rsidTr="00713B1D">
        <w:trPr>
          <w:trHeight w:val="290"/>
        </w:trPr>
        <w:tc>
          <w:tcPr>
            <w:tcW w:w="3402" w:type="dxa"/>
            <w:tcBorders>
              <w:top w:val="nil"/>
              <w:left w:val="nil"/>
              <w:bottom w:val="nil"/>
              <w:right w:val="nil"/>
            </w:tcBorders>
            <w:shd w:val="clear" w:color="auto" w:fill="auto"/>
            <w:noWrap/>
            <w:vAlign w:val="bottom"/>
          </w:tcPr>
          <w:p w14:paraId="55A7D1D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1D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1D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1D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1D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1DF"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1E0"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1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E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559.17</w:t>
            </w:r>
          </w:p>
        </w:tc>
        <w:tc>
          <w:tcPr>
            <w:tcW w:w="1417" w:type="dxa"/>
            <w:tcBorders>
              <w:top w:val="nil"/>
              <w:left w:val="nil"/>
              <w:bottom w:val="nil"/>
              <w:right w:val="nil"/>
            </w:tcBorders>
          </w:tcPr>
          <w:p w14:paraId="0193A38B" w14:textId="77777777" w:rsidR="00713B1D" w:rsidRPr="00270E7F" w:rsidRDefault="00713B1D" w:rsidP="00EB30B9">
            <w:pPr>
              <w:jc w:val="right"/>
              <w:rPr>
                <w:rFonts w:ascii="Times New Roman" w:hAnsi="Times New Roman" w:cs="Times New Roman"/>
                <w:color w:val="000000"/>
              </w:rPr>
            </w:pPr>
          </w:p>
        </w:tc>
      </w:tr>
      <w:tr w:rsidR="00713B1D" w:rsidRPr="005D47E4" w14:paraId="55A7D1ED" w14:textId="17F5B5C2" w:rsidTr="00713B1D">
        <w:trPr>
          <w:trHeight w:val="290"/>
        </w:trPr>
        <w:tc>
          <w:tcPr>
            <w:tcW w:w="3402" w:type="dxa"/>
            <w:tcBorders>
              <w:top w:val="nil"/>
              <w:left w:val="nil"/>
              <w:bottom w:val="nil"/>
              <w:right w:val="nil"/>
            </w:tcBorders>
            <w:shd w:val="clear" w:color="auto" w:fill="auto"/>
            <w:noWrap/>
            <w:vAlign w:val="bottom"/>
          </w:tcPr>
          <w:p w14:paraId="55A7D1E4"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Nymphaea mexicana</w:t>
            </w:r>
          </w:p>
        </w:tc>
        <w:tc>
          <w:tcPr>
            <w:tcW w:w="1560" w:type="dxa"/>
            <w:tcBorders>
              <w:top w:val="nil"/>
              <w:left w:val="nil"/>
              <w:bottom w:val="nil"/>
              <w:right w:val="nil"/>
            </w:tcBorders>
            <w:shd w:val="clear" w:color="auto" w:fill="auto"/>
            <w:noWrap/>
            <w:vAlign w:val="bottom"/>
          </w:tcPr>
          <w:p w14:paraId="55A7D1E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Nymphaeales</w:t>
            </w:r>
          </w:p>
        </w:tc>
        <w:tc>
          <w:tcPr>
            <w:tcW w:w="1984" w:type="dxa"/>
            <w:tcBorders>
              <w:top w:val="nil"/>
              <w:left w:val="nil"/>
              <w:bottom w:val="nil"/>
              <w:right w:val="nil"/>
            </w:tcBorders>
            <w:shd w:val="clear" w:color="auto" w:fill="auto"/>
            <w:noWrap/>
            <w:vAlign w:val="bottom"/>
          </w:tcPr>
          <w:p w14:paraId="55A7D1E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Nymphaeaceae</w:t>
            </w:r>
          </w:p>
        </w:tc>
        <w:tc>
          <w:tcPr>
            <w:tcW w:w="851" w:type="dxa"/>
            <w:tcBorders>
              <w:top w:val="nil"/>
              <w:left w:val="nil"/>
              <w:bottom w:val="nil"/>
              <w:right w:val="nil"/>
            </w:tcBorders>
            <w:vAlign w:val="bottom"/>
          </w:tcPr>
          <w:p w14:paraId="55A7D1E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1E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1E9" w14:textId="77777777" w:rsidR="00713B1D" w:rsidRPr="00270E7F" w:rsidRDefault="00713B1D" w:rsidP="0022293B">
            <w:pPr>
              <w:jc w:val="center"/>
              <w:rPr>
                <w:rFonts w:ascii="Times New Roman" w:hAnsi="Times New Roman" w:cs="Times New Roman"/>
              </w:rPr>
            </w:pPr>
          </w:p>
        </w:tc>
        <w:tc>
          <w:tcPr>
            <w:tcW w:w="1276" w:type="dxa"/>
            <w:tcBorders>
              <w:top w:val="nil"/>
              <w:left w:val="nil"/>
              <w:bottom w:val="nil"/>
              <w:right w:val="nil"/>
            </w:tcBorders>
            <w:vAlign w:val="bottom"/>
          </w:tcPr>
          <w:p w14:paraId="55A7D1EA"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1E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D1EC"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84A9809" w14:textId="77777777" w:rsidR="00713B1D" w:rsidRPr="00270E7F" w:rsidRDefault="00713B1D" w:rsidP="00EB30B9">
            <w:pPr>
              <w:jc w:val="right"/>
              <w:rPr>
                <w:rFonts w:ascii="Times New Roman" w:hAnsi="Times New Roman" w:cs="Times New Roman"/>
                <w:color w:val="000000"/>
              </w:rPr>
            </w:pPr>
          </w:p>
        </w:tc>
      </w:tr>
      <w:tr w:rsidR="00713B1D" w:rsidRPr="005D47E4" w14:paraId="55A7D1F7" w14:textId="70B77E53" w:rsidTr="00713B1D">
        <w:trPr>
          <w:trHeight w:val="290"/>
        </w:trPr>
        <w:tc>
          <w:tcPr>
            <w:tcW w:w="3402" w:type="dxa"/>
            <w:tcBorders>
              <w:top w:val="nil"/>
              <w:left w:val="nil"/>
              <w:bottom w:val="nil"/>
              <w:right w:val="nil"/>
            </w:tcBorders>
            <w:shd w:val="clear" w:color="auto" w:fill="auto"/>
            <w:noWrap/>
            <w:vAlign w:val="bottom"/>
          </w:tcPr>
          <w:p w14:paraId="55A7D1E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Ochna serrulata</w:t>
            </w:r>
          </w:p>
        </w:tc>
        <w:tc>
          <w:tcPr>
            <w:tcW w:w="1560" w:type="dxa"/>
            <w:tcBorders>
              <w:top w:val="nil"/>
              <w:left w:val="nil"/>
              <w:bottom w:val="nil"/>
              <w:right w:val="nil"/>
            </w:tcBorders>
            <w:shd w:val="clear" w:color="auto" w:fill="auto"/>
            <w:noWrap/>
            <w:vAlign w:val="bottom"/>
          </w:tcPr>
          <w:p w14:paraId="55A7D1E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Malpighiales</w:t>
            </w:r>
          </w:p>
        </w:tc>
        <w:tc>
          <w:tcPr>
            <w:tcW w:w="1984" w:type="dxa"/>
            <w:tcBorders>
              <w:top w:val="nil"/>
              <w:left w:val="nil"/>
              <w:bottom w:val="nil"/>
              <w:right w:val="nil"/>
            </w:tcBorders>
            <w:shd w:val="clear" w:color="auto" w:fill="auto"/>
            <w:noWrap/>
            <w:vAlign w:val="bottom"/>
          </w:tcPr>
          <w:p w14:paraId="55A7D1F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Ochnaceae</w:t>
            </w:r>
          </w:p>
        </w:tc>
        <w:tc>
          <w:tcPr>
            <w:tcW w:w="851" w:type="dxa"/>
            <w:tcBorders>
              <w:top w:val="nil"/>
              <w:left w:val="nil"/>
              <w:bottom w:val="nil"/>
              <w:right w:val="nil"/>
            </w:tcBorders>
            <w:vAlign w:val="bottom"/>
          </w:tcPr>
          <w:p w14:paraId="55A7D1F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1F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F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1F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55.06</w:t>
            </w:r>
          </w:p>
        </w:tc>
        <w:tc>
          <w:tcPr>
            <w:tcW w:w="1417" w:type="dxa"/>
            <w:tcBorders>
              <w:top w:val="nil"/>
              <w:left w:val="nil"/>
              <w:bottom w:val="nil"/>
              <w:right w:val="nil"/>
            </w:tcBorders>
            <w:vAlign w:val="bottom"/>
          </w:tcPr>
          <w:p w14:paraId="55A7D1F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1F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975.68</w:t>
            </w:r>
          </w:p>
        </w:tc>
        <w:tc>
          <w:tcPr>
            <w:tcW w:w="1417" w:type="dxa"/>
            <w:tcBorders>
              <w:top w:val="nil"/>
              <w:left w:val="nil"/>
              <w:bottom w:val="nil"/>
              <w:right w:val="nil"/>
            </w:tcBorders>
          </w:tcPr>
          <w:p w14:paraId="4A7631A2" w14:textId="77777777" w:rsidR="00713B1D" w:rsidRPr="00270E7F" w:rsidRDefault="00713B1D" w:rsidP="00EB30B9">
            <w:pPr>
              <w:jc w:val="right"/>
              <w:rPr>
                <w:rFonts w:ascii="Times New Roman" w:hAnsi="Times New Roman" w:cs="Times New Roman"/>
                <w:color w:val="000000"/>
              </w:rPr>
            </w:pPr>
          </w:p>
        </w:tc>
      </w:tr>
      <w:tr w:rsidR="00713B1D" w:rsidRPr="005D47E4" w14:paraId="55A7D201" w14:textId="335AFAE1" w:rsidTr="00713B1D">
        <w:trPr>
          <w:trHeight w:val="290"/>
        </w:trPr>
        <w:tc>
          <w:tcPr>
            <w:tcW w:w="3402" w:type="dxa"/>
            <w:tcBorders>
              <w:top w:val="nil"/>
              <w:left w:val="nil"/>
              <w:bottom w:val="nil"/>
              <w:right w:val="nil"/>
            </w:tcBorders>
            <w:shd w:val="clear" w:color="auto" w:fill="auto"/>
            <w:noWrap/>
            <w:vAlign w:val="bottom"/>
          </w:tcPr>
          <w:p w14:paraId="55A7D1F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Olea europaea</w:t>
            </w:r>
          </w:p>
        </w:tc>
        <w:tc>
          <w:tcPr>
            <w:tcW w:w="1560" w:type="dxa"/>
            <w:tcBorders>
              <w:top w:val="nil"/>
              <w:left w:val="nil"/>
              <w:bottom w:val="nil"/>
              <w:right w:val="nil"/>
            </w:tcBorders>
            <w:shd w:val="clear" w:color="auto" w:fill="auto"/>
            <w:noWrap/>
            <w:vAlign w:val="bottom"/>
          </w:tcPr>
          <w:p w14:paraId="55A7D1F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D1F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Oleaceae</w:t>
            </w:r>
          </w:p>
        </w:tc>
        <w:tc>
          <w:tcPr>
            <w:tcW w:w="851" w:type="dxa"/>
            <w:tcBorders>
              <w:top w:val="nil"/>
              <w:left w:val="nil"/>
              <w:bottom w:val="nil"/>
              <w:right w:val="nil"/>
            </w:tcBorders>
            <w:vAlign w:val="bottom"/>
          </w:tcPr>
          <w:p w14:paraId="55A7D1F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1F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1F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w:t>
            </w:r>
          </w:p>
        </w:tc>
        <w:tc>
          <w:tcPr>
            <w:tcW w:w="1276" w:type="dxa"/>
            <w:tcBorders>
              <w:top w:val="nil"/>
              <w:left w:val="nil"/>
              <w:bottom w:val="nil"/>
              <w:right w:val="nil"/>
            </w:tcBorders>
            <w:vAlign w:val="bottom"/>
          </w:tcPr>
          <w:p w14:paraId="55A7D1F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107.78</w:t>
            </w:r>
          </w:p>
        </w:tc>
        <w:tc>
          <w:tcPr>
            <w:tcW w:w="1417" w:type="dxa"/>
            <w:tcBorders>
              <w:top w:val="nil"/>
              <w:left w:val="nil"/>
              <w:bottom w:val="nil"/>
              <w:right w:val="nil"/>
            </w:tcBorders>
            <w:vAlign w:val="bottom"/>
          </w:tcPr>
          <w:p w14:paraId="55A7D1F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0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1089.74</w:t>
            </w:r>
          </w:p>
        </w:tc>
        <w:tc>
          <w:tcPr>
            <w:tcW w:w="1417" w:type="dxa"/>
            <w:tcBorders>
              <w:top w:val="nil"/>
              <w:left w:val="nil"/>
              <w:bottom w:val="nil"/>
              <w:right w:val="nil"/>
            </w:tcBorders>
          </w:tcPr>
          <w:p w14:paraId="44575A36" w14:textId="77777777" w:rsidR="00713B1D" w:rsidRPr="00270E7F" w:rsidRDefault="00713B1D" w:rsidP="00EB30B9">
            <w:pPr>
              <w:jc w:val="right"/>
              <w:rPr>
                <w:rFonts w:ascii="Times New Roman" w:hAnsi="Times New Roman" w:cs="Times New Roman"/>
                <w:color w:val="000000"/>
              </w:rPr>
            </w:pPr>
          </w:p>
        </w:tc>
      </w:tr>
      <w:tr w:rsidR="00713B1D" w:rsidRPr="005D47E4" w14:paraId="55A7D20B" w14:textId="662CA69A" w:rsidTr="00713B1D">
        <w:trPr>
          <w:trHeight w:val="290"/>
        </w:trPr>
        <w:tc>
          <w:tcPr>
            <w:tcW w:w="3402" w:type="dxa"/>
            <w:tcBorders>
              <w:top w:val="nil"/>
              <w:left w:val="nil"/>
              <w:bottom w:val="nil"/>
              <w:right w:val="nil"/>
            </w:tcBorders>
            <w:shd w:val="clear" w:color="auto" w:fill="auto"/>
            <w:noWrap/>
            <w:vAlign w:val="bottom"/>
          </w:tcPr>
          <w:p w14:paraId="55A7D20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Opuntia monacantha</w:t>
            </w:r>
          </w:p>
        </w:tc>
        <w:tc>
          <w:tcPr>
            <w:tcW w:w="1560" w:type="dxa"/>
            <w:tcBorders>
              <w:top w:val="nil"/>
              <w:left w:val="nil"/>
              <w:bottom w:val="nil"/>
              <w:right w:val="nil"/>
            </w:tcBorders>
            <w:shd w:val="clear" w:color="auto" w:fill="auto"/>
            <w:noWrap/>
            <w:vAlign w:val="bottom"/>
          </w:tcPr>
          <w:p w14:paraId="55A7D2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D20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Cactaceae</w:t>
            </w:r>
          </w:p>
        </w:tc>
        <w:tc>
          <w:tcPr>
            <w:tcW w:w="851" w:type="dxa"/>
            <w:tcBorders>
              <w:top w:val="nil"/>
              <w:left w:val="nil"/>
              <w:bottom w:val="nil"/>
              <w:right w:val="nil"/>
            </w:tcBorders>
            <w:vAlign w:val="bottom"/>
          </w:tcPr>
          <w:p w14:paraId="55A7D2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0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0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20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24.16</w:t>
            </w:r>
          </w:p>
        </w:tc>
        <w:tc>
          <w:tcPr>
            <w:tcW w:w="1417" w:type="dxa"/>
            <w:tcBorders>
              <w:top w:val="nil"/>
              <w:left w:val="nil"/>
              <w:bottom w:val="nil"/>
              <w:right w:val="nil"/>
            </w:tcBorders>
            <w:vAlign w:val="bottom"/>
          </w:tcPr>
          <w:p w14:paraId="55A7D2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0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517.07</w:t>
            </w:r>
          </w:p>
        </w:tc>
        <w:tc>
          <w:tcPr>
            <w:tcW w:w="1417" w:type="dxa"/>
            <w:tcBorders>
              <w:top w:val="nil"/>
              <w:left w:val="nil"/>
              <w:bottom w:val="nil"/>
              <w:right w:val="nil"/>
            </w:tcBorders>
          </w:tcPr>
          <w:p w14:paraId="5A004BBE" w14:textId="77777777" w:rsidR="00713B1D" w:rsidRPr="00270E7F" w:rsidRDefault="00713B1D" w:rsidP="00EB30B9">
            <w:pPr>
              <w:jc w:val="right"/>
              <w:rPr>
                <w:rFonts w:ascii="Times New Roman" w:hAnsi="Times New Roman" w:cs="Times New Roman"/>
                <w:color w:val="000000"/>
              </w:rPr>
            </w:pPr>
          </w:p>
        </w:tc>
      </w:tr>
      <w:tr w:rsidR="00713B1D" w:rsidRPr="005D47E4" w14:paraId="55A7D215" w14:textId="5866A425" w:rsidTr="00713B1D">
        <w:trPr>
          <w:trHeight w:val="290"/>
        </w:trPr>
        <w:tc>
          <w:tcPr>
            <w:tcW w:w="3402" w:type="dxa"/>
            <w:tcBorders>
              <w:top w:val="nil"/>
              <w:left w:val="nil"/>
              <w:bottom w:val="nil"/>
              <w:right w:val="nil"/>
            </w:tcBorders>
            <w:shd w:val="clear" w:color="auto" w:fill="auto"/>
            <w:noWrap/>
            <w:vAlign w:val="bottom"/>
          </w:tcPr>
          <w:p w14:paraId="55A7D20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20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20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20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21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21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21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2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21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41.65</w:t>
            </w:r>
          </w:p>
        </w:tc>
        <w:tc>
          <w:tcPr>
            <w:tcW w:w="1417" w:type="dxa"/>
            <w:tcBorders>
              <w:top w:val="nil"/>
              <w:left w:val="nil"/>
              <w:bottom w:val="nil"/>
              <w:right w:val="nil"/>
            </w:tcBorders>
          </w:tcPr>
          <w:p w14:paraId="74B3FD66" w14:textId="77777777" w:rsidR="00713B1D" w:rsidRPr="00270E7F" w:rsidRDefault="00713B1D" w:rsidP="00EB30B9">
            <w:pPr>
              <w:jc w:val="right"/>
              <w:rPr>
                <w:rFonts w:ascii="Times New Roman" w:hAnsi="Times New Roman" w:cs="Times New Roman"/>
                <w:color w:val="000000"/>
              </w:rPr>
            </w:pPr>
          </w:p>
        </w:tc>
      </w:tr>
      <w:tr w:rsidR="00713B1D" w:rsidRPr="005D47E4" w14:paraId="55A7D21F" w14:textId="380D29B7" w:rsidTr="00713B1D">
        <w:trPr>
          <w:trHeight w:val="290"/>
        </w:trPr>
        <w:tc>
          <w:tcPr>
            <w:tcW w:w="3402" w:type="dxa"/>
            <w:tcBorders>
              <w:top w:val="nil"/>
              <w:left w:val="nil"/>
              <w:bottom w:val="nil"/>
              <w:right w:val="nil"/>
            </w:tcBorders>
            <w:shd w:val="clear" w:color="auto" w:fill="auto"/>
            <w:noWrap/>
            <w:vAlign w:val="bottom"/>
          </w:tcPr>
          <w:p w14:paraId="55A7D21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Osteospermum moniliferum</w:t>
            </w:r>
          </w:p>
        </w:tc>
        <w:tc>
          <w:tcPr>
            <w:tcW w:w="1560" w:type="dxa"/>
            <w:tcBorders>
              <w:top w:val="nil"/>
              <w:left w:val="nil"/>
              <w:bottom w:val="nil"/>
              <w:right w:val="nil"/>
            </w:tcBorders>
            <w:shd w:val="clear" w:color="auto" w:fill="auto"/>
            <w:noWrap/>
            <w:vAlign w:val="bottom"/>
          </w:tcPr>
          <w:p w14:paraId="55A7D21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21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21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1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1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21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31.20</w:t>
            </w:r>
          </w:p>
        </w:tc>
        <w:tc>
          <w:tcPr>
            <w:tcW w:w="1417" w:type="dxa"/>
            <w:tcBorders>
              <w:top w:val="nil"/>
              <w:left w:val="nil"/>
              <w:bottom w:val="nil"/>
              <w:right w:val="nil"/>
            </w:tcBorders>
            <w:vAlign w:val="bottom"/>
          </w:tcPr>
          <w:p w14:paraId="55A7D21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1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756.91</w:t>
            </w:r>
          </w:p>
        </w:tc>
        <w:tc>
          <w:tcPr>
            <w:tcW w:w="1417" w:type="dxa"/>
            <w:tcBorders>
              <w:top w:val="nil"/>
              <w:left w:val="nil"/>
              <w:bottom w:val="nil"/>
              <w:right w:val="nil"/>
            </w:tcBorders>
          </w:tcPr>
          <w:p w14:paraId="6C062E77" w14:textId="77777777" w:rsidR="00713B1D" w:rsidRPr="00270E7F" w:rsidRDefault="00713B1D" w:rsidP="00EB30B9">
            <w:pPr>
              <w:jc w:val="right"/>
              <w:rPr>
                <w:rFonts w:ascii="Times New Roman" w:hAnsi="Times New Roman" w:cs="Times New Roman"/>
                <w:color w:val="000000"/>
              </w:rPr>
            </w:pPr>
          </w:p>
        </w:tc>
      </w:tr>
      <w:tr w:rsidR="00713B1D" w:rsidRPr="005D47E4" w14:paraId="55A7D229" w14:textId="44317507" w:rsidTr="00713B1D">
        <w:trPr>
          <w:trHeight w:val="290"/>
        </w:trPr>
        <w:tc>
          <w:tcPr>
            <w:tcW w:w="3402" w:type="dxa"/>
            <w:tcBorders>
              <w:top w:val="nil"/>
              <w:left w:val="nil"/>
              <w:bottom w:val="nil"/>
              <w:right w:val="nil"/>
            </w:tcBorders>
            <w:shd w:val="clear" w:color="auto" w:fill="auto"/>
            <w:noWrap/>
            <w:vAlign w:val="bottom"/>
          </w:tcPr>
          <w:p w14:paraId="55A7D22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Paraserianthes lophantha</w:t>
            </w:r>
          </w:p>
        </w:tc>
        <w:tc>
          <w:tcPr>
            <w:tcW w:w="1560" w:type="dxa"/>
            <w:tcBorders>
              <w:top w:val="nil"/>
              <w:left w:val="nil"/>
              <w:bottom w:val="nil"/>
              <w:right w:val="nil"/>
            </w:tcBorders>
            <w:shd w:val="clear" w:color="auto" w:fill="auto"/>
            <w:noWrap/>
            <w:vAlign w:val="bottom"/>
          </w:tcPr>
          <w:p w14:paraId="55A7D22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D22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22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2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2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22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64.90</w:t>
            </w:r>
          </w:p>
        </w:tc>
        <w:tc>
          <w:tcPr>
            <w:tcW w:w="1417" w:type="dxa"/>
            <w:tcBorders>
              <w:top w:val="nil"/>
              <w:left w:val="nil"/>
              <w:bottom w:val="nil"/>
              <w:right w:val="nil"/>
            </w:tcBorders>
            <w:vAlign w:val="bottom"/>
          </w:tcPr>
          <w:p w14:paraId="55A7D22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22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23.50</w:t>
            </w:r>
          </w:p>
        </w:tc>
        <w:tc>
          <w:tcPr>
            <w:tcW w:w="1417" w:type="dxa"/>
            <w:tcBorders>
              <w:top w:val="nil"/>
              <w:left w:val="nil"/>
              <w:bottom w:val="nil"/>
              <w:right w:val="nil"/>
            </w:tcBorders>
          </w:tcPr>
          <w:p w14:paraId="386379AA" w14:textId="77777777" w:rsidR="00713B1D" w:rsidRPr="00270E7F" w:rsidRDefault="00713B1D" w:rsidP="00EB30B9">
            <w:pPr>
              <w:jc w:val="right"/>
              <w:rPr>
                <w:rFonts w:ascii="Times New Roman" w:hAnsi="Times New Roman" w:cs="Times New Roman"/>
                <w:color w:val="000000"/>
              </w:rPr>
            </w:pPr>
          </w:p>
        </w:tc>
      </w:tr>
      <w:tr w:rsidR="00713B1D" w:rsidRPr="005D47E4" w14:paraId="55A7D233" w14:textId="5B3F4CB7" w:rsidTr="00713B1D">
        <w:trPr>
          <w:trHeight w:val="290"/>
        </w:trPr>
        <w:tc>
          <w:tcPr>
            <w:tcW w:w="3402" w:type="dxa"/>
            <w:tcBorders>
              <w:top w:val="nil"/>
              <w:left w:val="nil"/>
              <w:bottom w:val="nil"/>
              <w:right w:val="nil"/>
            </w:tcBorders>
            <w:shd w:val="clear" w:color="auto" w:fill="auto"/>
            <w:noWrap/>
            <w:vAlign w:val="bottom"/>
          </w:tcPr>
          <w:p w14:paraId="55A7D22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Paspalum distichum</w:t>
            </w:r>
          </w:p>
        </w:tc>
        <w:tc>
          <w:tcPr>
            <w:tcW w:w="1560" w:type="dxa"/>
            <w:tcBorders>
              <w:top w:val="nil"/>
              <w:left w:val="nil"/>
              <w:bottom w:val="nil"/>
              <w:right w:val="nil"/>
            </w:tcBorders>
            <w:shd w:val="clear" w:color="auto" w:fill="auto"/>
            <w:noWrap/>
            <w:vAlign w:val="bottom"/>
          </w:tcPr>
          <w:p w14:paraId="55A7D22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22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D2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2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22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0.45</w:t>
            </w:r>
          </w:p>
        </w:tc>
        <w:tc>
          <w:tcPr>
            <w:tcW w:w="1276" w:type="dxa"/>
            <w:tcBorders>
              <w:top w:val="nil"/>
              <w:left w:val="nil"/>
              <w:bottom w:val="nil"/>
              <w:right w:val="nil"/>
            </w:tcBorders>
            <w:vAlign w:val="bottom"/>
          </w:tcPr>
          <w:p w14:paraId="55A7D23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23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3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487.19</w:t>
            </w:r>
          </w:p>
        </w:tc>
        <w:tc>
          <w:tcPr>
            <w:tcW w:w="1417" w:type="dxa"/>
            <w:tcBorders>
              <w:top w:val="nil"/>
              <w:left w:val="nil"/>
              <w:bottom w:val="nil"/>
              <w:right w:val="nil"/>
            </w:tcBorders>
          </w:tcPr>
          <w:p w14:paraId="266F0025" w14:textId="77777777" w:rsidR="00713B1D" w:rsidRPr="00270E7F" w:rsidRDefault="00713B1D" w:rsidP="00EB30B9">
            <w:pPr>
              <w:jc w:val="right"/>
              <w:rPr>
                <w:rFonts w:ascii="Times New Roman" w:hAnsi="Times New Roman" w:cs="Times New Roman"/>
                <w:color w:val="000000"/>
              </w:rPr>
            </w:pPr>
          </w:p>
        </w:tc>
      </w:tr>
      <w:tr w:rsidR="00713B1D" w:rsidRPr="005D47E4" w14:paraId="55A7D23D" w14:textId="0B6541FE" w:rsidTr="00713B1D">
        <w:trPr>
          <w:trHeight w:val="290"/>
        </w:trPr>
        <w:tc>
          <w:tcPr>
            <w:tcW w:w="3402" w:type="dxa"/>
            <w:tcBorders>
              <w:top w:val="nil"/>
              <w:left w:val="nil"/>
              <w:bottom w:val="nil"/>
              <w:right w:val="nil"/>
            </w:tcBorders>
            <w:shd w:val="clear" w:color="auto" w:fill="auto"/>
            <w:noWrap/>
            <w:vAlign w:val="bottom"/>
          </w:tcPr>
          <w:p w14:paraId="55A7D234"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Paspalum vaginatum</w:t>
            </w:r>
          </w:p>
        </w:tc>
        <w:tc>
          <w:tcPr>
            <w:tcW w:w="1560" w:type="dxa"/>
            <w:tcBorders>
              <w:top w:val="nil"/>
              <w:left w:val="nil"/>
              <w:bottom w:val="nil"/>
              <w:right w:val="nil"/>
            </w:tcBorders>
            <w:shd w:val="clear" w:color="auto" w:fill="auto"/>
            <w:noWrap/>
            <w:vAlign w:val="bottom"/>
          </w:tcPr>
          <w:p w14:paraId="55A7D23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23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D23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238"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239"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0.3</w:t>
            </w:r>
          </w:p>
        </w:tc>
        <w:tc>
          <w:tcPr>
            <w:tcW w:w="1276" w:type="dxa"/>
            <w:tcBorders>
              <w:top w:val="nil"/>
              <w:left w:val="nil"/>
              <w:bottom w:val="nil"/>
              <w:right w:val="nil"/>
            </w:tcBorders>
            <w:vAlign w:val="bottom"/>
          </w:tcPr>
          <w:p w14:paraId="55A7D23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0.63</w:t>
            </w:r>
          </w:p>
        </w:tc>
        <w:tc>
          <w:tcPr>
            <w:tcW w:w="1417" w:type="dxa"/>
            <w:tcBorders>
              <w:top w:val="nil"/>
              <w:left w:val="nil"/>
              <w:bottom w:val="nil"/>
              <w:right w:val="nil"/>
            </w:tcBorders>
            <w:vAlign w:val="bottom"/>
          </w:tcPr>
          <w:p w14:paraId="55A7D23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23C"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46A169BE" w14:textId="77777777" w:rsidR="00713B1D" w:rsidRPr="00270E7F" w:rsidRDefault="00713B1D" w:rsidP="00EB30B9">
            <w:pPr>
              <w:jc w:val="right"/>
              <w:rPr>
                <w:rFonts w:ascii="Times New Roman" w:hAnsi="Times New Roman" w:cs="Times New Roman"/>
                <w:color w:val="000000"/>
              </w:rPr>
            </w:pPr>
          </w:p>
        </w:tc>
      </w:tr>
      <w:tr w:rsidR="00713B1D" w:rsidRPr="005D47E4" w14:paraId="55A7D247" w14:textId="396267E7" w:rsidTr="00713B1D">
        <w:trPr>
          <w:trHeight w:val="290"/>
        </w:trPr>
        <w:tc>
          <w:tcPr>
            <w:tcW w:w="3402" w:type="dxa"/>
            <w:tcBorders>
              <w:top w:val="nil"/>
              <w:left w:val="nil"/>
              <w:bottom w:val="nil"/>
              <w:right w:val="nil"/>
            </w:tcBorders>
            <w:shd w:val="clear" w:color="auto" w:fill="auto"/>
            <w:noWrap/>
            <w:vAlign w:val="bottom"/>
          </w:tcPr>
          <w:p w14:paraId="55A7D23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Passiflora caerulea</w:t>
            </w:r>
          </w:p>
        </w:tc>
        <w:tc>
          <w:tcPr>
            <w:tcW w:w="1560" w:type="dxa"/>
            <w:tcBorders>
              <w:top w:val="nil"/>
              <w:left w:val="nil"/>
              <w:bottom w:val="nil"/>
              <w:right w:val="nil"/>
            </w:tcBorders>
            <w:shd w:val="clear" w:color="auto" w:fill="auto"/>
            <w:noWrap/>
            <w:vAlign w:val="bottom"/>
          </w:tcPr>
          <w:p w14:paraId="55A7D23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Malpighiales</w:t>
            </w:r>
          </w:p>
        </w:tc>
        <w:tc>
          <w:tcPr>
            <w:tcW w:w="1984" w:type="dxa"/>
            <w:tcBorders>
              <w:top w:val="nil"/>
              <w:left w:val="nil"/>
              <w:bottom w:val="nil"/>
              <w:right w:val="nil"/>
            </w:tcBorders>
            <w:shd w:val="clear" w:color="auto" w:fill="auto"/>
            <w:noWrap/>
            <w:vAlign w:val="bottom"/>
          </w:tcPr>
          <w:p w14:paraId="55A7D24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Passifloraceae</w:t>
            </w:r>
          </w:p>
        </w:tc>
        <w:tc>
          <w:tcPr>
            <w:tcW w:w="851" w:type="dxa"/>
            <w:tcBorders>
              <w:top w:val="nil"/>
              <w:left w:val="nil"/>
              <w:bottom w:val="nil"/>
              <w:right w:val="nil"/>
            </w:tcBorders>
            <w:vAlign w:val="bottom"/>
          </w:tcPr>
          <w:p w14:paraId="55A7D24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4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4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4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10.05</w:t>
            </w:r>
          </w:p>
        </w:tc>
        <w:tc>
          <w:tcPr>
            <w:tcW w:w="1417" w:type="dxa"/>
            <w:tcBorders>
              <w:top w:val="nil"/>
              <w:left w:val="nil"/>
              <w:bottom w:val="nil"/>
              <w:right w:val="nil"/>
            </w:tcBorders>
            <w:vAlign w:val="bottom"/>
          </w:tcPr>
          <w:p w14:paraId="55A7D24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4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110.25</w:t>
            </w:r>
          </w:p>
        </w:tc>
        <w:tc>
          <w:tcPr>
            <w:tcW w:w="1417" w:type="dxa"/>
            <w:tcBorders>
              <w:top w:val="nil"/>
              <w:left w:val="nil"/>
              <w:bottom w:val="nil"/>
              <w:right w:val="nil"/>
            </w:tcBorders>
          </w:tcPr>
          <w:p w14:paraId="0F38E682" w14:textId="77777777" w:rsidR="00713B1D" w:rsidRPr="00270E7F" w:rsidRDefault="00713B1D" w:rsidP="00EB30B9">
            <w:pPr>
              <w:jc w:val="right"/>
              <w:rPr>
                <w:rFonts w:ascii="Times New Roman" w:hAnsi="Times New Roman" w:cs="Times New Roman"/>
                <w:color w:val="000000"/>
              </w:rPr>
            </w:pPr>
          </w:p>
        </w:tc>
      </w:tr>
      <w:tr w:rsidR="00713B1D" w:rsidRPr="005D47E4" w14:paraId="55A7D251" w14:textId="14EFB7AF" w:rsidTr="00713B1D">
        <w:trPr>
          <w:trHeight w:val="290"/>
        </w:trPr>
        <w:tc>
          <w:tcPr>
            <w:tcW w:w="3402" w:type="dxa"/>
            <w:tcBorders>
              <w:top w:val="nil"/>
              <w:left w:val="nil"/>
              <w:bottom w:val="nil"/>
              <w:right w:val="nil"/>
            </w:tcBorders>
            <w:shd w:val="clear" w:color="auto" w:fill="auto"/>
            <w:noWrap/>
            <w:vAlign w:val="bottom"/>
          </w:tcPr>
          <w:p w14:paraId="55A7D24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Passiflora edulis</w:t>
            </w:r>
          </w:p>
        </w:tc>
        <w:tc>
          <w:tcPr>
            <w:tcW w:w="1560" w:type="dxa"/>
            <w:tcBorders>
              <w:top w:val="nil"/>
              <w:left w:val="nil"/>
              <w:bottom w:val="nil"/>
              <w:right w:val="nil"/>
            </w:tcBorders>
            <w:shd w:val="clear" w:color="auto" w:fill="auto"/>
            <w:noWrap/>
            <w:vAlign w:val="bottom"/>
          </w:tcPr>
          <w:p w14:paraId="55A7D24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Malpighiales</w:t>
            </w:r>
          </w:p>
        </w:tc>
        <w:tc>
          <w:tcPr>
            <w:tcW w:w="1984" w:type="dxa"/>
            <w:tcBorders>
              <w:top w:val="nil"/>
              <w:left w:val="nil"/>
              <w:bottom w:val="nil"/>
              <w:right w:val="nil"/>
            </w:tcBorders>
            <w:shd w:val="clear" w:color="auto" w:fill="auto"/>
            <w:noWrap/>
            <w:vAlign w:val="bottom"/>
          </w:tcPr>
          <w:p w14:paraId="55A7D24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Passifloraceae</w:t>
            </w:r>
          </w:p>
        </w:tc>
        <w:tc>
          <w:tcPr>
            <w:tcW w:w="851" w:type="dxa"/>
            <w:tcBorders>
              <w:top w:val="nil"/>
              <w:left w:val="nil"/>
              <w:bottom w:val="nil"/>
              <w:right w:val="nil"/>
            </w:tcBorders>
            <w:vAlign w:val="bottom"/>
          </w:tcPr>
          <w:p w14:paraId="55A7D24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4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4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4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15.46</w:t>
            </w:r>
          </w:p>
        </w:tc>
        <w:tc>
          <w:tcPr>
            <w:tcW w:w="1417" w:type="dxa"/>
            <w:tcBorders>
              <w:top w:val="nil"/>
              <w:left w:val="nil"/>
              <w:bottom w:val="nil"/>
              <w:right w:val="nil"/>
            </w:tcBorders>
            <w:vAlign w:val="bottom"/>
          </w:tcPr>
          <w:p w14:paraId="55A7D24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5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107.07</w:t>
            </w:r>
          </w:p>
        </w:tc>
        <w:tc>
          <w:tcPr>
            <w:tcW w:w="1417" w:type="dxa"/>
            <w:tcBorders>
              <w:top w:val="nil"/>
              <w:left w:val="nil"/>
              <w:bottom w:val="nil"/>
              <w:right w:val="nil"/>
            </w:tcBorders>
          </w:tcPr>
          <w:p w14:paraId="4B667FBA" w14:textId="77777777" w:rsidR="00713B1D" w:rsidRPr="00270E7F" w:rsidRDefault="00713B1D" w:rsidP="00EB30B9">
            <w:pPr>
              <w:jc w:val="right"/>
              <w:rPr>
                <w:rFonts w:ascii="Times New Roman" w:hAnsi="Times New Roman" w:cs="Times New Roman"/>
                <w:color w:val="000000"/>
              </w:rPr>
            </w:pPr>
          </w:p>
        </w:tc>
      </w:tr>
      <w:tr w:rsidR="00713B1D" w:rsidRPr="005D47E4" w14:paraId="55A7D25B" w14:textId="363EE387" w:rsidTr="00713B1D">
        <w:trPr>
          <w:trHeight w:val="290"/>
        </w:trPr>
        <w:tc>
          <w:tcPr>
            <w:tcW w:w="3402" w:type="dxa"/>
            <w:tcBorders>
              <w:top w:val="nil"/>
              <w:left w:val="nil"/>
              <w:bottom w:val="nil"/>
              <w:right w:val="nil"/>
            </w:tcBorders>
            <w:shd w:val="clear" w:color="auto" w:fill="auto"/>
            <w:noWrap/>
            <w:vAlign w:val="bottom"/>
          </w:tcPr>
          <w:p w14:paraId="55A7D25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Passiflora mixta</w:t>
            </w:r>
          </w:p>
        </w:tc>
        <w:tc>
          <w:tcPr>
            <w:tcW w:w="1560" w:type="dxa"/>
            <w:tcBorders>
              <w:top w:val="nil"/>
              <w:left w:val="nil"/>
              <w:bottom w:val="nil"/>
              <w:right w:val="nil"/>
            </w:tcBorders>
            <w:shd w:val="clear" w:color="auto" w:fill="auto"/>
            <w:noWrap/>
            <w:vAlign w:val="bottom"/>
          </w:tcPr>
          <w:p w14:paraId="55A7D25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Malpighiales</w:t>
            </w:r>
          </w:p>
        </w:tc>
        <w:tc>
          <w:tcPr>
            <w:tcW w:w="1984" w:type="dxa"/>
            <w:tcBorders>
              <w:top w:val="nil"/>
              <w:left w:val="nil"/>
              <w:bottom w:val="nil"/>
              <w:right w:val="nil"/>
            </w:tcBorders>
            <w:shd w:val="clear" w:color="auto" w:fill="auto"/>
            <w:noWrap/>
            <w:vAlign w:val="bottom"/>
          </w:tcPr>
          <w:p w14:paraId="55A7D25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Passifloraceae</w:t>
            </w:r>
          </w:p>
        </w:tc>
        <w:tc>
          <w:tcPr>
            <w:tcW w:w="851" w:type="dxa"/>
            <w:tcBorders>
              <w:top w:val="nil"/>
              <w:left w:val="nil"/>
              <w:bottom w:val="nil"/>
              <w:right w:val="nil"/>
            </w:tcBorders>
            <w:vAlign w:val="bottom"/>
          </w:tcPr>
          <w:p w14:paraId="55A7D25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5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5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5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25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5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663.02</w:t>
            </w:r>
          </w:p>
        </w:tc>
        <w:tc>
          <w:tcPr>
            <w:tcW w:w="1417" w:type="dxa"/>
            <w:tcBorders>
              <w:top w:val="nil"/>
              <w:left w:val="nil"/>
              <w:bottom w:val="nil"/>
              <w:right w:val="nil"/>
            </w:tcBorders>
          </w:tcPr>
          <w:p w14:paraId="25AB8D88" w14:textId="77777777" w:rsidR="00713B1D" w:rsidRPr="00270E7F" w:rsidRDefault="00713B1D" w:rsidP="00EB30B9">
            <w:pPr>
              <w:jc w:val="right"/>
              <w:rPr>
                <w:rFonts w:ascii="Times New Roman" w:hAnsi="Times New Roman" w:cs="Times New Roman"/>
                <w:color w:val="000000"/>
              </w:rPr>
            </w:pPr>
          </w:p>
        </w:tc>
      </w:tr>
      <w:tr w:rsidR="00713B1D" w:rsidRPr="005D47E4" w14:paraId="55A7D265" w14:textId="41616BEE" w:rsidTr="00713B1D">
        <w:trPr>
          <w:trHeight w:val="290"/>
        </w:trPr>
        <w:tc>
          <w:tcPr>
            <w:tcW w:w="3402" w:type="dxa"/>
            <w:tcBorders>
              <w:top w:val="nil"/>
              <w:left w:val="nil"/>
              <w:bottom w:val="nil"/>
              <w:right w:val="nil"/>
            </w:tcBorders>
            <w:shd w:val="clear" w:color="auto" w:fill="auto"/>
            <w:noWrap/>
            <w:vAlign w:val="bottom"/>
          </w:tcPr>
          <w:p w14:paraId="55A7D25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Passiflora pinnatistipula</w:t>
            </w:r>
          </w:p>
        </w:tc>
        <w:tc>
          <w:tcPr>
            <w:tcW w:w="1560" w:type="dxa"/>
            <w:tcBorders>
              <w:top w:val="nil"/>
              <w:left w:val="nil"/>
              <w:bottom w:val="nil"/>
              <w:right w:val="nil"/>
            </w:tcBorders>
            <w:shd w:val="clear" w:color="auto" w:fill="auto"/>
            <w:noWrap/>
            <w:vAlign w:val="bottom"/>
          </w:tcPr>
          <w:p w14:paraId="55A7D25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Malpighiales</w:t>
            </w:r>
          </w:p>
        </w:tc>
        <w:tc>
          <w:tcPr>
            <w:tcW w:w="1984" w:type="dxa"/>
            <w:tcBorders>
              <w:top w:val="nil"/>
              <w:left w:val="nil"/>
              <w:bottom w:val="nil"/>
              <w:right w:val="nil"/>
            </w:tcBorders>
            <w:shd w:val="clear" w:color="auto" w:fill="auto"/>
            <w:noWrap/>
            <w:vAlign w:val="bottom"/>
          </w:tcPr>
          <w:p w14:paraId="55A7D25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Passifloraceae</w:t>
            </w:r>
          </w:p>
        </w:tc>
        <w:tc>
          <w:tcPr>
            <w:tcW w:w="851" w:type="dxa"/>
            <w:tcBorders>
              <w:top w:val="nil"/>
              <w:left w:val="nil"/>
              <w:bottom w:val="nil"/>
              <w:right w:val="nil"/>
            </w:tcBorders>
            <w:vAlign w:val="bottom"/>
          </w:tcPr>
          <w:p w14:paraId="55A7D25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6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6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6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26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6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115.98</w:t>
            </w:r>
          </w:p>
        </w:tc>
        <w:tc>
          <w:tcPr>
            <w:tcW w:w="1417" w:type="dxa"/>
            <w:tcBorders>
              <w:top w:val="nil"/>
              <w:left w:val="nil"/>
              <w:bottom w:val="nil"/>
              <w:right w:val="nil"/>
            </w:tcBorders>
          </w:tcPr>
          <w:p w14:paraId="517654EA" w14:textId="77777777" w:rsidR="00713B1D" w:rsidRPr="00270E7F" w:rsidRDefault="00713B1D" w:rsidP="00EB30B9">
            <w:pPr>
              <w:jc w:val="right"/>
              <w:rPr>
                <w:rFonts w:ascii="Times New Roman" w:hAnsi="Times New Roman" w:cs="Times New Roman"/>
                <w:color w:val="000000"/>
              </w:rPr>
            </w:pPr>
          </w:p>
        </w:tc>
      </w:tr>
      <w:tr w:rsidR="00713B1D" w:rsidRPr="005D47E4" w14:paraId="55A7D26F" w14:textId="43A46B7A" w:rsidTr="00713B1D">
        <w:trPr>
          <w:trHeight w:val="290"/>
        </w:trPr>
        <w:tc>
          <w:tcPr>
            <w:tcW w:w="3402" w:type="dxa"/>
            <w:tcBorders>
              <w:top w:val="nil"/>
              <w:left w:val="nil"/>
              <w:bottom w:val="nil"/>
              <w:right w:val="nil"/>
            </w:tcBorders>
            <w:shd w:val="clear" w:color="auto" w:fill="auto"/>
            <w:noWrap/>
            <w:vAlign w:val="bottom"/>
          </w:tcPr>
          <w:p w14:paraId="55A7D26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Passiflora tarminiana</w:t>
            </w:r>
          </w:p>
        </w:tc>
        <w:tc>
          <w:tcPr>
            <w:tcW w:w="1560" w:type="dxa"/>
            <w:tcBorders>
              <w:top w:val="nil"/>
              <w:left w:val="nil"/>
              <w:bottom w:val="nil"/>
              <w:right w:val="nil"/>
            </w:tcBorders>
            <w:shd w:val="clear" w:color="auto" w:fill="auto"/>
            <w:noWrap/>
            <w:vAlign w:val="bottom"/>
          </w:tcPr>
          <w:p w14:paraId="55A7D26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Malpighiales</w:t>
            </w:r>
          </w:p>
        </w:tc>
        <w:tc>
          <w:tcPr>
            <w:tcW w:w="1984" w:type="dxa"/>
            <w:tcBorders>
              <w:top w:val="nil"/>
              <w:left w:val="nil"/>
              <w:bottom w:val="nil"/>
              <w:right w:val="nil"/>
            </w:tcBorders>
            <w:shd w:val="clear" w:color="auto" w:fill="auto"/>
            <w:noWrap/>
            <w:vAlign w:val="bottom"/>
          </w:tcPr>
          <w:p w14:paraId="55A7D26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Passifloraceae</w:t>
            </w:r>
          </w:p>
        </w:tc>
        <w:tc>
          <w:tcPr>
            <w:tcW w:w="851" w:type="dxa"/>
            <w:tcBorders>
              <w:top w:val="nil"/>
              <w:left w:val="nil"/>
              <w:bottom w:val="nil"/>
              <w:right w:val="nil"/>
            </w:tcBorders>
            <w:vAlign w:val="bottom"/>
          </w:tcPr>
          <w:p w14:paraId="55A7D26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6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6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6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2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6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663.02</w:t>
            </w:r>
          </w:p>
        </w:tc>
        <w:tc>
          <w:tcPr>
            <w:tcW w:w="1417" w:type="dxa"/>
            <w:tcBorders>
              <w:top w:val="nil"/>
              <w:left w:val="nil"/>
              <w:bottom w:val="nil"/>
              <w:right w:val="nil"/>
            </w:tcBorders>
          </w:tcPr>
          <w:p w14:paraId="15BBF254" w14:textId="77777777" w:rsidR="00713B1D" w:rsidRPr="00270E7F" w:rsidRDefault="00713B1D" w:rsidP="00EB30B9">
            <w:pPr>
              <w:jc w:val="right"/>
              <w:rPr>
                <w:rFonts w:ascii="Times New Roman" w:hAnsi="Times New Roman" w:cs="Times New Roman"/>
                <w:color w:val="000000"/>
              </w:rPr>
            </w:pPr>
          </w:p>
        </w:tc>
      </w:tr>
      <w:tr w:rsidR="00713B1D" w:rsidRPr="005D47E4" w14:paraId="55A7D279" w14:textId="664C2D2C" w:rsidTr="00713B1D">
        <w:trPr>
          <w:trHeight w:val="290"/>
        </w:trPr>
        <w:tc>
          <w:tcPr>
            <w:tcW w:w="3402" w:type="dxa"/>
            <w:tcBorders>
              <w:top w:val="nil"/>
              <w:left w:val="nil"/>
              <w:bottom w:val="nil"/>
              <w:right w:val="nil"/>
            </w:tcBorders>
            <w:shd w:val="clear" w:color="auto" w:fill="auto"/>
            <w:noWrap/>
            <w:vAlign w:val="bottom"/>
          </w:tcPr>
          <w:p w14:paraId="55A7D27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Passiflora tripartita</w:t>
            </w:r>
          </w:p>
        </w:tc>
        <w:tc>
          <w:tcPr>
            <w:tcW w:w="1560" w:type="dxa"/>
            <w:tcBorders>
              <w:top w:val="nil"/>
              <w:left w:val="nil"/>
              <w:bottom w:val="nil"/>
              <w:right w:val="nil"/>
            </w:tcBorders>
            <w:shd w:val="clear" w:color="auto" w:fill="auto"/>
            <w:noWrap/>
            <w:vAlign w:val="bottom"/>
          </w:tcPr>
          <w:p w14:paraId="55A7D27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Malpighiales</w:t>
            </w:r>
          </w:p>
        </w:tc>
        <w:tc>
          <w:tcPr>
            <w:tcW w:w="1984" w:type="dxa"/>
            <w:tcBorders>
              <w:top w:val="nil"/>
              <w:left w:val="nil"/>
              <w:bottom w:val="nil"/>
              <w:right w:val="nil"/>
            </w:tcBorders>
            <w:shd w:val="clear" w:color="auto" w:fill="auto"/>
            <w:noWrap/>
            <w:vAlign w:val="bottom"/>
          </w:tcPr>
          <w:p w14:paraId="55A7D27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Passifloraceae</w:t>
            </w:r>
          </w:p>
        </w:tc>
        <w:tc>
          <w:tcPr>
            <w:tcW w:w="851" w:type="dxa"/>
            <w:tcBorders>
              <w:top w:val="nil"/>
              <w:left w:val="nil"/>
              <w:bottom w:val="nil"/>
              <w:right w:val="nil"/>
            </w:tcBorders>
            <w:vAlign w:val="bottom"/>
          </w:tcPr>
          <w:p w14:paraId="55A7D27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7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7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7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29.00</w:t>
            </w:r>
          </w:p>
        </w:tc>
        <w:tc>
          <w:tcPr>
            <w:tcW w:w="1417" w:type="dxa"/>
            <w:tcBorders>
              <w:top w:val="nil"/>
              <w:left w:val="nil"/>
              <w:bottom w:val="nil"/>
              <w:right w:val="nil"/>
            </w:tcBorders>
            <w:vAlign w:val="bottom"/>
          </w:tcPr>
          <w:p w14:paraId="55A7D2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7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1003.68</w:t>
            </w:r>
          </w:p>
        </w:tc>
        <w:tc>
          <w:tcPr>
            <w:tcW w:w="1417" w:type="dxa"/>
            <w:tcBorders>
              <w:top w:val="nil"/>
              <w:left w:val="nil"/>
              <w:bottom w:val="nil"/>
              <w:right w:val="nil"/>
            </w:tcBorders>
          </w:tcPr>
          <w:p w14:paraId="136DD4B8" w14:textId="77777777" w:rsidR="00713B1D" w:rsidRPr="00270E7F" w:rsidRDefault="00713B1D" w:rsidP="00EB30B9">
            <w:pPr>
              <w:jc w:val="right"/>
              <w:rPr>
                <w:rFonts w:ascii="Times New Roman" w:hAnsi="Times New Roman" w:cs="Times New Roman"/>
                <w:color w:val="000000"/>
              </w:rPr>
            </w:pPr>
          </w:p>
        </w:tc>
      </w:tr>
      <w:tr w:rsidR="00713B1D" w:rsidRPr="005D47E4" w14:paraId="55A7D283" w14:textId="77864140" w:rsidTr="00713B1D">
        <w:trPr>
          <w:trHeight w:val="290"/>
        </w:trPr>
        <w:tc>
          <w:tcPr>
            <w:tcW w:w="3402" w:type="dxa"/>
            <w:tcBorders>
              <w:top w:val="nil"/>
              <w:left w:val="nil"/>
              <w:bottom w:val="nil"/>
              <w:right w:val="nil"/>
            </w:tcBorders>
            <w:shd w:val="clear" w:color="auto" w:fill="auto"/>
            <w:noWrap/>
            <w:vAlign w:val="bottom"/>
          </w:tcPr>
          <w:p w14:paraId="55A7D27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Persicaria capitata</w:t>
            </w:r>
          </w:p>
        </w:tc>
        <w:tc>
          <w:tcPr>
            <w:tcW w:w="1560" w:type="dxa"/>
            <w:tcBorders>
              <w:top w:val="nil"/>
              <w:left w:val="nil"/>
              <w:bottom w:val="nil"/>
              <w:right w:val="nil"/>
            </w:tcBorders>
            <w:shd w:val="clear" w:color="auto" w:fill="auto"/>
            <w:noWrap/>
            <w:vAlign w:val="bottom"/>
          </w:tcPr>
          <w:p w14:paraId="55A7D2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D27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Polygonaceae</w:t>
            </w:r>
          </w:p>
        </w:tc>
        <w:tc>
          <w:tcPr>
            <w:tcW w:w="851" w:type="dxa"/>
            <w:tcBorders>
              <w:top w:val="nil"/>
              <w:left w:val="nil"/>
              <w:bottom w:val="nil"/>
              <w:right w:val="nil"/>
            </w:tcBorders>
            <w:vAlign w:val="bottom"/>
          </w:tcPr>
          <w:p w14:paraId="55A7D2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7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27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28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1.51</w:t>
            </w:r>
          </w:p>
        </w:tc>
        <w:tc>
          <w:tcPr>
            <w:tcW w:w="1417" w:type="dxa"/>
            <w:tcBorders>
              <w:top w:val="nil"/>
              <w:left w:val="nil"/>
              <w:bottom w:val="nil"/>
              <w:right w:val="nil"/>
            </w:tcBorders>
            <w:vAlign w:val="bottom"/>
          </w:tcPr>
          <w:p w14:paraId="55A7D28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28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3.31</w:t>
            </w:r>
          </w:p>
        </w:tc>
        <w:tc>
          <w:tcPr>
            <w:tcW w:w="1417" w:type="dxa"/>
            <w:tcBorders>
              <w:top w:val="nil"/>
              <w:left w:val="nil"/>
              <w:bottom w:val="nil"/>
              <w:right w:val="nil"/>
            </w:tcBorders>
          </w:tcPr>
          <w:p w14:paraId="74822D1B" w14:textId="77777777" w:rsidR="00713B1D" w:rsidRPr="00270E7F" w:rsidRDefault="00713B1D" w:rsidP="00EB30B9">
            <w:pPr>
              <w:jc w:val="right"/>
              <w:rPr>
                <w:rFonts w:ascii="Times New Roman" w:hAnsi="Times New Roman" w:cs="Times New Roman"/>
                <w:color w:val="000000"/>
              </w:rPr>
            </w:pPr>
          </w:p>
        </w:tc>
      </w:tr>
      <w:tr w:rsidR="00713B1D" w:rsidRPr="005D47E4" w14:paraId="55A7D28D" w14:textId="41096490" w:rsidTr="00713B1D">
        <w:trPr>
          <w:trHeight w:val="290"/>
        </w:trPr>
        <w:tc>
          <w:tcPr>
            <w:tcW w:w="3402" w:type="dxa"/>
            <w:tcBorders>
              <w:top w:val="nil"/>
              <w:left w:val="nil"/>
              <w:bottom w:val="nil"/>
              <w:right w:val="nil"/>
            </w:tcBorders>
            <w:shd w:val="clear" w:color="auto" w:fill="auto"/>
            <w:noWrap/>
            <w:vAlign w:val="bottom"/>
          </w:tcPr>
          <w:p w14:paraId="55A7D28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Phalaris arundinacea</w:t>
            </w:r>
          </w:p>
        </w:tc>
        <w:tc>
          <w:tcPr>
            <w:tcW w:w="1560" w:type="dxa"/>
            <w:tcBorders>
              <w:top w:val="nil"/>
              <w:left w:val="nil"/>
              <w:bottom w:val="nil"/>
              <w:right w:val="nil"/>
            </w:tcBorders>
            <w:shd w:val="clear" w:color="auto" w:fill="auto"/>
            <w:noWrap/>
            <w:vAlign w:val="bottom"/>
          </w:tcPr>
          <w:p w14:paraId="55A7D28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28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D2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8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28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28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0.80</w:t>
            </w:r>
          </w:p>
        </w:tc>
        <w:tc>
          <w:tcPr>
            <w:tcW w:w="1417" w:type="dxa"/>
            <w:tcBorders>
              <w:top w:val="nil"/>
              <w:left w:val="nil"/>
              <w:bottom w:val="nil"/>
              <w:right w:val="nil"/>
            </w:tcBorders>
            <w:vAlign w:val="bottom"/>
          </w:tcPr>
          <w:p w14:paraId="55A7D28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D28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4.41</w:t>
            </w:r>
          </w:p>
        </w:tc>
        <w:tc>
          <w:tcPr>
            <w:tcW w:w="1417" w:type="dxa"/>
            <w:tcBorders>
              <w:top w:val="nil"/>
              <w:left w:val="nil"/>
              <w:bottom w:val="nil"/>
              <w:right w:val="nil"/>
            </w:tcBorders>
          </w:tcPr>
          <w:p w14:paraId="2063B69D" w14:textId="77777777" w:rsidR="00713B1D" w:rsidRPr="00270E7F" w:rsidRDefault="00713B1D" w:rsidP="00EB30B9">
            <w:pPr>
              <w:jc w:val="right"/>
              <w:rPr>
                <w:rFonts w:ascii="Times New Roman" w:hAnsi="Times New Roman" w:cs="Times New Roman"/>
                <w:color w:val="000000"/>
              </w:rPr>
            </w:pPr>
          </w:p>
        </w:tc>
      </w:tr>
      <w:tr w:rsidR="00713B1D" w:rsidRPr="005D47E4" w14:paraId="55A7D297" w14:textId="2C6177C2" w:rsidTr="00713B1D">
        <w:trPr>
          <w:trHeight w:val="290"/>
        </w:trPr>
        <w:tc>
          <w:tcPr>
            <w:tcW w:w="3402" w:type="dxa"/>
            <w:tcBorders>
              <w:top w:val="nil"/>
              <w:left w:val="nil"/>
              <w:bottom w:val="nil"/>
              <w:right w:val="nil"/>
            </w:tcBorders>
            <w:shd w:val="clear" w:color="auto" w:fill="auto"/>
            <w:noWrap/>
            <w:vAlign w:val="bottom"/>
          </w:tcPr>
          <w:p w14:paraId="55A7D28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28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29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29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29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293"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294"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2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9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1236.02</w:t>
            </w:r>
          </w:p>
        </w:tc>
        <w:tc>
          <w:tcPr>
            <w:tcW w:w="1417" w:type="dxa"/>
            <w:tcBorders>
              <w:top w:val="nil"/>
              <w:left w:val="nil"/>
              <w:bottom w:val="nil"/>
              <w:right w:val="nil"/>
            </w:tcBorders>
          </w:tcPr>
          <w:p w14:paraId="323C1555" w14:textId="77777777" w:rsidR="00713B1D" w:rsidRPr="00270E7F" w:rsidRDefault="00713B1D" w:rsidP="00EB30B9">
            <w:pPr>
              <w:jc w:val="right"/>
              <w:rPr>
                <w:rFonts w:ascii="Times New Roman" w:hAnsi="Times New Roman" w:cs="Times New Roman"/>
                <w:color w:val="000000"/>
              </w:rPr>
            </w:pPr>
          </w:p>
        </w:tc>
      </w:tr>
      <w:tr w:rsidR="00713B1D" w:rsidRPr="005D47E4" w14:paraId="55A7D2A1" w14:textId="460B3F23" w:rsidTr="00713B1D">
        <w:trPr>
          <w:trHeight w:val="290"/>
        </w:trPr>
        <w:tc>
          <w:tcPr>
            <w:tcW w:w="3402" w:type="dxa"/>
            <w:tcBorders>
              <w:top w:val="nil"/>
              <w:left w:val="nil"/>
              <w:bottom w:val="nil"/>
              <w:right w:val="nil"/>
            </w:tcBorders>
            <w:shd w:val="clear" w:color="auto" w:fill="auto"/>
            <w:noWrap/>
            <w:vAlign w:val="bottom"/>
          </w:tcPr>
          <w:p w14:paraId="55A7D29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Phoenix canariensis</w:t>
            </w:r>
          </w:p>
        </w:tc>
        <w:tc>
          <w:tcPr>
            <w:tcW w:w="1560" w:type="dxa"/>
            <w:tcBorders>
              <w:top w:val="nil"/>
              <w:left w:val="nil"/>
              <w:bottom w:val="nil"/>
              <w:right w:val="nil"/>
            </w:tcBorders>
            <w:shd w:val="clear" w:color="auto" w:fill="auto"/>
            <w:noWrap/>
            <w:vAlign w:val="bottom"/>
          </w:tcPr>
          <w:p w14:paraId="55A7D29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Arecales</w:t>
            </w:r>
          </w:p>
        </w:tc>
        <w:tc>
          <w:tcPr>
            <w:tcW w:w="1984" w:type="dxa"/>
            <w:tcBorders>
              <w:top w:val="nil"/>
              <w:left w:val="nil"/>
              <w:bottom w:val="nil"/>
              <w:right w:val="nil"/>
            </w:tcBorders>
            <w:shd w:val="clear" w:color="auto" w:fill="auto"/>
            <w:noWrap/>
            <w:vAlign w:val="bottom"/>
          </w:tcPr>
          <w:p w14:paraId="55A7D29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Arecaceae</w:t>
            </w:r>
          </w:p>
        </w:tc>
        <w:tc>
          <w:tcPr>
            <w:tcW w:w="851" w:type="dxa"/>
            <w:tcBorders>
              <w:top w:val="nil"/>
              <w:left w:val="nil"/>
              <w:bottom w:val="nil"/>
              <w:right w:val="nil"/>
            </w:tcBorders>
            <w:vAlign w:val="bottom"/>
          </w:tcPr>
          <w:p w14:paraId="55A7D29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9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9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D29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1056.00</w:t>
            </w:r>
          </w:p>
        </w:tc>
        <w:tc>
          <w:tcPr>
            <w:tcW w:w="1417" w:type="dxa"/>
            <w:tcBorders>
              <w:top w:val="nil"/>
              <w:left w:val="nil"/>
              <w:bottom w:val="nil"/>
              <w:right w:val="nil"/>
            </w:tcBorders>
            <w:vAlign w:val="bottom"/>
          </w:tcPr>
          <w:p w14:paraId="55A7D29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A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286.64</w:t>
            </w:r>
          </w:p>
        </w:tc>
        <w:tc>
          <w:tcPr>
            <w:tcW w:w="1417" w:type="dxa"/>
            <w:tcBorders>
              <w:top w:val="nil"/>
              <w:left w:val="nil"/>
              <w:bottom w:val="nil"/>
              <w:right w:val="nil"/>
            </w:tcBorders>
          </w:tcPr>
          <w:p w14:paraId="3881F2B7" w14:textId="77777777" w:rsidR="00713B1D" w:rsidRPr="00270E7F" w:rsidRDefault="00713B1D" w:rsidP="00EB30B9">
            <w:pPr>
              <w:jc w:val="right"/>
              <w:rPr>
                <w:rFonts w:ascii="Times New Roman" w:hAnsi="Times New Roman" w:cs="Times New Roman"/>
                <w:color w:val="000000"/>
              </w:rPr>
            </w:pPr>
          </w:p>
        </w:tc>
      </w:tr>
      <w:tr w:rsidR="00713B1D" w:rsidRPr="005D47E4" w14:paraId="55A7D2AB" w14:textId="6C491784" w:rsidTr="00713B1D">
        <w:trPr>
          <w:trHeight w:val="290"/>
        </w:trPr>
        <w:tc>
          <w:tcPr>
            <w:tcW w:w="3402" w:type="dxa"/>
            <w:tcBorders>
              <w:top w:val="nil"/>
              <w:left w:val="nil"/>
              <w:bottom w:val="nil"/>
              <w:right w:val="nil"/>
            </w:tcBorders>
            <w:shd w:val="clear" w:color="auto" w:fill="auto"/>
            <w:noWrap/>
            <w:vAlign w:val="bottom"/>
          </w:tcPr>
          <w:p w14:paraId="55A7D2A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Phragmites karka</w:t>
            </w:r>
          </w:p>
        </w:tc>
        <w:tc>
          <w:tcPr>
            <w:tcW w:w="1560" w:type="dxa"/>
            <w:tcBorders>
              <w:top w:val="nil"/>
              <w:left w:val="nil"/>
              <w:bottom w:val="nil"/>
              <w:right w:val="nil"/>
            </w:tcBorders>
            <w:shd w:val="clear" w:color="auto" w:fill="auto"/>
            <w:noWrap/>
            <w:vAlign w:val="bottom"/>
          </w:tcPr>
          <w:p w14:paraId="55A7D2A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2A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D2A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A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2A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2A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D2A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D2A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8.42</w:t>
            </w:r>
          </w:p>
        </w:tc>
        <w:tc>
          <w:tcPr>
            <w:tcW w:w="1417" w:type="dxa"/>
            <w:tcBorders>
              <w:top w:val="nil"/>
              <w:left w:val="nil"/>
              <w:bottom w:val="nil"/>
              <w:right w:val="nil"/>
            </w:tcBorders>
          </w:tcPr>
          <w:p w14:paraId="4B181644" w14:textId="77777777" w:rsidR="00713B1D" w:rsidRPr="00270E7F" w:rsidRDefault="00713B1D" w:rsidP="00EB30B9">
            <w:pPr>
              <w:jc w:val="right"/>
              <w:rPr>
                <w:rFonts w:ascii="Times New Roman" w:hAnsi="Times New Roman" w:cs="Times New Roman"/>
                <w:color w:val="000000"/>
              </w:rPr>
            </w:pPr>
          </w:p>
        </w:tc>
      </w:tr>
      <w:tr w:rsidR="00713B1D" w:rsidRPr="005D47E4" w14:paraId="55A7D2B5" w14:textId="761B1D85" w:rsidTr="00713B1D">
        <w:trPr>
          <w:trHeight w:val="290"/>
        </w:trPr>
        <w:tc>
          <w:tcPr>
            <w:tcW w:w="3402" w:type="dxa"/>
            <w:tcBorders>
              <w:top w:val="nil"/>
              <w:left w:val="nil"/>
              <w:bottom w:val="nil"/>
              <w:right w:val="nil"/>
            </w:tcBorders>
            <w:shd w:val="clear" w:color="auto" w:fill="auto"/>
            <w:noWrap/>
            <w:vAlign w:val="bottom"/>
          </w:tcPr>
          <w:p w14:paraId="55A7D2A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2A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2A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2A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2B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2B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2B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2B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B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2361.05</w:t>
            </w:r>
          </w:p>
        </w:tc>
        <w:tc>
          <w:tcPr>
            <w:tcW w:w="1417" w:type="dxa"/>
            <w:tcBorders>
              <w:top w:val="nil"/>
              <w:left w:val="nil"/>
              <w:bottom w:val="nil"/>
              <w:right w:val="nil"/>
            </w:tcBorders>
          </w:tcPr>
          <w:p w14:paraId="094869F6" w14:textId="77777777" w:rsidR="00713B1D" w:rsidRPr="00270E7F" w:rsidRDefault="00713B1D" w:rsidP="00EB30B9">
            <w:pPr>
              <w:jc w:val="right"/>
              <w:rPr>
                <w:rFonts w:ascii="Times New Roman" w:hAnsi="Times New Roman" w:cs="Times New Roman"/>
                <w:color w:val="000000"/>
              </w:rPr>
            </w:pPr>
          </w:p>
        </w:tc>
      </w:tr>
      <w:tr w:rsidR="00713B1D" w:rsidRPr="005D47E4" w14:paraId="55A7D2BF" w14:textId="3A15B28C" w:rsidTr="00713B1D">
        <w:trPr>
          <w:trHeight w:val="290"/>
        </w:trPr>
        <w:tc>
          <w:tcPr>
            <w:tcW w:w="3402" w:type="dxa"/>
            <w:tcBorders>
              <w:top w:val="nil"/>
              <w:left w:val="nil"/>
              <w:bottom w:val="nil"/>
              <w:right w:val="nil"/>
            </w:tcBorders>
            <w:shd w:val="clear" w:color="auto" w:fill="auto"/>
            <w:noWrap/>
            <w:vAlign w:val="bottom"/>
          </w:tcPr>
          <w:p w14:paraId="55A7D2B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Phytolacca icosandra</w:t>
            </w:r>
          </w:p>
        </w:tc>
        <w:tc>
          <w:tcPr>
            <w:tcW w:w="1560" w:type="dxa"/>
            <w:tcBorders>
              <w:top w:val="nil"/>
              <w:left w:val="nil"/>
              <w:bottom w:val="nil"/>
              <w:right w:val="nil"/>
            </w:tcBorders>
            <w:shd w:val="clear" w:color="auto" w:fill="auto"/>
            <w:noWrap/>
            <w:vAlign w:val="bottom"/>
          </w:tcPr>
          <w:p w14:paraId="55A7D2B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D2B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Phytolaccaceae</w:t>
            </w:r>
          </w:p>
        </w:tc>
        <w:tc>
          <w:tcPr>
            <w:tcW w:w="851" w:type="dxa"/>
            <w:tcBorders>
              <w:top w:val="nil"/>
              <w:left w:val="nil"/>
              <w:bottom w:val="nil"/>
              <w:right w:val="nil"/>
            </w:tcBorders>
            <w:vAlign w:val="bottom"/>
          </w:tcPr>
          <w:p w14:paraId="55A7D2B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2B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B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2B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5.32</w:t>
            </w:r>
          </w:p>
        </w:tc>
        <w:tc>
          <w:tcPr>
            <w:tcW w:w="1417" w:type="dxa"/>
            <w:tcBorders>
              <w:top w:val="nil"/>
              <w:left w:val="nil"/>
              <w:bottom w:val="nil"/>
              <w:right w:val="nil"/>
            </w:tcBorders>
            <w:vAlign w:val="bottom"/>
          </w:tcPr>
          <w:p w14:paraId="55A7D2B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2B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522.65</w:t>
            </w:r>
          </w:p>
        </w:tc>
        <w:tc>
          <w:tcPr>
            <w:tcW w:w="1417" w:type="dxa"/>
            <w:tcBorders>
              <w:top w:val="nil"/>
              <w:left w:val="nil"/>
              <w:bottom w:val="nil"/>
              <w:right w:val="nil"/>
            </w:tcBorders>
          </w:tcPr>
          <w:p w14:paraId="6D6F76D4" w14:textId="77777777" w:rsidR="00713B1D" w:rsidRPr="00270E7F" w:rsidRDefault="00713B1D" w:rsidP="00EB30B9">
            <w:pPr>
              <w:jc w:val="right"/>
              <w:rPr>
                <w:rFonts w:ascii="Times New Roman" w:hAnsi="Times New Roman" w:cs="Times New Roman"/>
                <w:color w:val="000000"/>
              </w:rPr>
            </w:pPr>
          </w:p>
        </w:tc>
      </w:tr>
      <w:tr w:rsidR="00713B1D" w:rsidRPr="005D47E4" w14:paraId="55A7D2C9" w14:textId="682E9847" w:rsidTr="00713B1D">
        <w:trPr>
          <w:trHeight w:val="290"/>
        </w:trPr>
        <w:tc>
          <w:tcPr>
            <w:tcW w:w="3402" w:type="dxa"/>
            <w:tcBorders>
              <w:top w:val="nil"/>
              <w:left w:val="nil"/>
              <w:bottom w:val="nil"/>
              <w:right w:val="nil"/>
            </w:tcBorders>
            <w:shd w:val="clear" w:color="auto" w:fill="auto"/>
            <w:noWrap/>
            <w:vAlign w:val="bottom"/>
          </w:tcPr>
          <w:p w14:paraId="55A7D2C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Pilosella officinarum</w:t>
            </w:r>
          </w:p>
        </w:tc>
        <w:tc>
          <w:tcPr>
            <w:tcW w:w="1560" w:type="dxa"/>
            <w:tcBorders>
              <w:top w:val="nil"/>
              <w:left w:val="nil"/>
              <w:bottom w:val="nil"/>
              <w:right w:val="nil"/>
            </w:tcBorders>
            <w:shd w:val="clear" w:color="auto" w:fill="auto"/>
            <w:noWrap/>
            <w:vAlign w:val="bottom"/>
          </w:tcPr>
          <w:p w14:paraId="55A7D2C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2C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2C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C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2C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w:t>
            </w:r>
          </w:p>
        </w:tc>
        <w:tc>
          <w:tcPr>
            <w:tcW w:w="1276" w:type="dxa"/>
            <w:tcBorders>
              <w:top w:val="nil"/>
              <w:left w:val="nil"/>
              <w:bottom w:val="nil"/>
              <w:right w:val="nil"/>
            </w:tcBorders>
            <w:vAlign w:val="bottom"/>
          </w:tcPr>
          <w:p w14:paraId="55A7D2C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0.19</w:t>
            </w:r>
          </w:p>
        </w:tc>
        <w:tc>
          <w:tcPr>
            <w:tcW w:w="1417" w:type="dxa"/>
            <w:tcBorders>
              <w:top w:val="nil"/>
              <w:left w:val="nil"/>
              <w:bottom w:val="nil"/>
              <w:right w:val="nil"/>
            </w:tcBorders>
            <w:vAlign w:val="bottom"/>
          </w:tcPr>
          <w:p w14:paraId="55A7D2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2C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7.67</w:t>
            </w:r>
          </w:p>
        </w:tc>
        <w:tc>
          <w:tcPr>
            <w:tcW w:w="1417" w:type="dxa"/>
            <w:tcBorders>
              <w:top w:val="nil"/>
              <w:left w:val="nil"/>
              <w:bottom w:val="nil"/>
              <w:right w:val="nil"/>
            </w:tcBorders>
          </w:tcPr>
          <w:p w14:paraId="5E94BFF8" w14:textId="77777777" w:rsidR="00713B1D" w:rsidRPr="00270E7F" w:rsidRDefault="00713B1D" w:rsidP="00EB30B9">
            <w:pPr>
              <w:jc w:val="right"/>
              <w:rPr>
                <w:rFonts w:ascii="Times New Roman" w:hAnsi="Times New Roman" w:cs="Times New Roman"/>
                <w:color w:val="000000"/>
              </w:rPr>
            </w:pPr>
          </w:p>
        </w:tc>
      </w:tr>
      <w:tr w:rsidR="00713B1D" w:rsidRPr="005D47E4" w14:paraId="55A7D2D3" w14:textId="0B9587AE" w:rsidTr="00713B1D">
        <w:trPr>
          <w:trHeight w:val="290"/>
        </w:trPr>
        <w:tc>
          <w:tcPr>
            <w:tcW w:w="3402" w:type="dxa"/>
            <w:tcBorders>
              <w:top w:val="nil"/>
              <w:left w:val="nil"/>
              <w:bottom w:val="nil"/>
              <w:right w:val="nil"/>
            </w:tcBorders>
            <w:shd w:val="clear" w:color="auto" w:fill="auto"/>
            <w:noWrap/>
            <w:vAlign w:val="bottom"/>
          </w:tcPr>
          <w:p w14:paraId="55A7D2C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Pilosella piloselloides</w:t>
            </w:r>
          </w:p>
        </w:tc>
        <w:tc>
          <w:tcPr>
            <w:tcW w:w="1560" w:type="dxa"/>
            <w:tcBorders>
              <w:top w:val="nil"/>
              <w:left w:val="nil"/>
              <w:bottom w:val="nil"/>
              <w:right w:val="nil"/>
            </w:tcBorders>
            <w:shd w:val="clear" w:color="auto" w:fill="auto"/>
            <w:noWrap/>
            <w:vAlign w:val="bottom"/>
          </w:tcPr>
          <w:p w14:paraId="55A7D2C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2C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2C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C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2C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0.45</w:t>
            </w:r>
          </w:p>
        </w:tc>
        <w:tc>
          <w:tcPr>
            <w:tcW w:w="1276" w:type="dxa"/>
            <w:tcBorders>
              <w:top w:val="nil"/>
              <w:left w:val="nil"/>
              <w:bottom w:val="nil"/>
              <w:right w:val="nil"/>
            </w:tcBorders>
            <w:vAlign w:val="bottom"/>
          </w:tcPr>
          <w:p w14:paraId="55A7D2D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0.21</w:t>
            </w:r>
          </w:p>
        </w:tc>
        <w:tc>
          <w:tcPr>
            <w:tcW w:w="1417" w:type="dxa"/>
            <w:tcBorders>
              <w:top w:val="nil"/>
              <w:left w:val="nil"/>
              <w:bottom w:val="nil"/>
              <w:right w:val="nil"/>
            </w:tcBorders>
            <w:vAlign w:val="bottom"/>
          </w:tcPr>
          <w:p w14:paraId="55A7D2D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2D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13.80</w:t>
            </w:r>
          </w:p>
        </w:tc>
        <w:tc>
          <w:tcPr>
            <w:tcW w:w="1417" w:type="dxa"/>
            <w:tcBorders>
              <w:top w:val="nil"/>
              <w:left w:val="nil"/>
              <w:bottom w:val="nil"/>
              <w:right w:val="nil"/>
            </w:tcBorders>
          </w:tcPr>
          <w:p w14:paraId="0282D7FC" w14:textId="77777777" w:rsidR="00713B1D" w:rsidRPr="00270E7F" w:rsidRDefault="00713B1D" w:rsidP="00EB30B9">
            <w:pPr>
              <w:jc w:val="right"/>
              <w:rPr>
                <w:rFonts w:ascii="Times New Roman" w:hAnsi="Times New Roman" w:cs="Times New Roman"/>
                <w:color w:val="000000"/>
              </w:rPr>
            </w:pPr>
          </w:p>
        </w:tc>
      </w:tr>
      <w:tr w:rsidR="00713B1D" w:rsidRPr="005D47E4" w14:paraId="55A7D2DD" w14:textId="70A493BE" w:rsidTr="00713B1D">
        <w:trPr>
          <w:trHeight w:val="290"/>
        </w:trPr>
        <w:tc>
          <w:tcPr>
            <w:tcW w:w="3402" w:type="dxa"/>
            <w:tcBorders>
              <w:top w:val="nil"/>
              <w:left w:val="nil"/>
              <w:bottom w:val="nil"/>
              <w:right w:val="nil"/>
            </w:tcBorders>
            <w:shd w:val="clear" w:color="auto" w:fill="auto"/>
            <w:noWrap/>
            <w:vAlign w:val="bottom"/>
          </w:tcPr>
          <w:p w14:paraId="55A7D2D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contorta</w:t>
            </w:r>
          </w:p>
        </w:tc>
        <w:tc>
          <w:tcPr>
            <w:tcW w:w="1560" w:type="dxa"/>
            <w:tcBorders>
              <w:top w:val="nil"/>
              <w:left w:val="nil"/>
              <w:bottom w:val="nil"/>
              <w:right w:val="nil"/>
            </w:tcBorders>
            <w:shd w:val="clear" w:color="auto" w:fill="auto"/>
            <w:noWrap/>
            <w:vAlign w:val="bottom"/>
          </w:tcPr>
          <w:p w14:paraId="55A7D2D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2D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2D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D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D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37</w:t>
            </w:r>
          </w:p>
        </w:tc>
        <w:tc>
          <w:tcPr>
            <w:tcW w:w="1276" w:type="dxa"/>
            <w:tcBorders>
              <w:top w:val="nil"/>
              <w:left w:val="nil"/>
              <w:bottom w:val="nil"/>
              <w:right w:val="nil"/>
            </w:tcBorders>
            <w:vAlign w:val="bottom"/>
          </w:tcPr>
          <w:p w14:paraId="55A7D2D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4.10</w:t>
            </w:r>
          </w:p>
        </w:tc>
        <w:tc>
          <w:tcPr>
            <w:tcW w:w="1417" w:type="dxa"/>
            <w:tcBorders>
              <w:top w:val="nil"/>
              <w:left w:val="nil"/>
              <w:bottom w:val="nil"/>
              <w:right w:val="nil"/>
            </w:tcBorders>
            <w:vAlign w:val="bottom"/>
          </w:tcPr>
          <w:p w14:paraId="55A7D2D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2D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663.88</w:t>
            </w:r>
          </w:p>
        </w:tc>
        <w:tc>
          <w:tcPr>
            <w:tcW w:w="1417" w:type="dxa"/>
            <w:tcBorders>
              <w:top w:val="nil"/>
              <w:left w:val="nil"/>
              <w:bottom w:val="nil"/>
              <w:right w:val="nil"/>
            </w:tcBorders>
          </w:tcPr>
          <w:p w14:paraId="74C4DEE0" w14:textId="77777777" w:rsidR="00713B1D" w:rsidRPr="00270E7F" w:rsidRDefault="00713B1D" w:rsidP="00EB30B9">
            <w:pPr>
              <w:jc w:val="right"/>
              <w:rPr>
                <w:rFonts w:ascii="Times New Roman" w:hAnsi="Times New Roman" w:cs="Times New Roman"/>
                <w:color w:val="000000"/>
              </w:rPr>
            </w:pPr>
          </w:p>
        </w:tc>
      </w:tr>
      <w:tr w:rsidR="00713B1D" w:rsidRPr="005D47E4" w14:paraId="55A7D2E7" w14:textId="3FA73C13" w:rsidTr="00713B1D">
        <w:trPr>
          <w:trHeight w:val="290"/>
        </w:trPr>
        <w:tc>
          <w:tcPr>
            <w:tcW w:w="3402" w:type="dxa"/>
            <w:tcBorders>
              <w:top w:val="nil"/>
              <w:left w:val="nil"/>
              <w:bottom w:val="nil"/>
              <w:right w:val="nil"/>
            </w:tcBorders>
            <w:shd w:val="clear" w:color="auto" w:fill="auto"/>
            <w:noWrap/>
            <w:vAlign w:val="bottom"/>
          </w:tcPr>
          <w:p w14:paraId="55A7D2D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Pinus halepensis</w:t>
            </w:r>
          </w:p>
        </w:tc>
        <w:tc>
          <w:tcPr>
            <w:tcW w:w="1560" w:type="dxa"/>
            <w:tcBorders>
              <w:top w:val="nil"/>
              <w:left w:val="nil"/>
              <w:bottom w:val="nil"/>
              <w:right w:val="nil"/>
            </w:tcBorders>
            <w:shd w:val="clear" w:color="auto" w:fill="auto"/>
            <w:noWrap/>
            <w:vAlign w:val="bottom"/>
          </w:tcPr>
          <w:p w14:paraId="55A7D2D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2E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2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E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E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18</w:t>
            </w:r>
          </w:p>
        </w:tc>
        <w:tc>
          <w:tcPr>
            <w:tcW w:w="1276" w:type="dxa"/>
            <w:tcBorders>
              <w:top w:val="nil"/>
              <w:left w:val="nil"/>
              <w:bottom w:val="nil"/>
              <w:right w:val="nil"/>
            </w:tcBorders>
            <w:vAlign w:val="bottom"/>
          </w:tcPr>
          <w:p w14:paraId="55A7D2E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21.00</w:t>
            </w:r>
          </w:p>
        </w:tc>
        <w:tc>
          <w:tcPr>
            <w:tcW w:w="1417" w:type="dxa"/>
            <w:tcBorders>
              <w:top w:val="nil"/>
              <w:left w:val="nil"/>
              <w:bottom w:val="nil"/>
              <w:right w:val="nil"/>
            </w:tcBorders>
            <w:vAlign w:val="bottom"/>
          </w:tcPr>
          <w:p w14:paraId="55A7D2E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2E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338.42</w:t>
            </w:r>
          </w:p>
        </w:tc>
        <w:tc>
          <w:tcPr>
            <w:tcW w:w="1417" w:type="dxa"/>
            <w:tcBorders>
              <w:top w:val="nil"/>
              <w:left w:val="nil"/>
              <w:bottom w:val="nil"/>
              <w:right w:val="nil"/>
            </w:tcBorders>
          </w:tcPr>
          <w:p w14:paraId="0DB872C2" w14:textId="77777777" w:rsidR="00713B1D" w:rsidRPr="00270E7F" w:rsidRDefault="00713B1D" w:rsidP="00EB30B9">
            <w:pPr>
              <w:jc w:val="right"/>
              <w:rPr>
                <w:rFonts w:ascii="Times New Roman" w:hAnsi="Times New Roman" w:cs="Times New Roman"/>
                <w:color w:val="000000"/>
              </w:rPr>
            </w:pPr>
          </w:p>
        </w:tc>
      </w:tr>
      <w:tr w:rsidR="00713B1D" w:rsidRPr="005D47E4" w14:paraId="55A7D2F1" w14:textId="78172562" w:rsidTr="00713B1D">
        <w:trPr>
          <w:trHeight w:val="290"/>
        </w:trPr>
        <w:tc>
          <w:tcPr>
            <w:tcW w:w="3402" w:type="dxa"/>
            <w:tcBorders>
              <w:top w:val="nil"/>
              <w:left w:val="nil"/>
              <w:bottom w:val="nil"/>
              <w:right w:val="nil"/>
            </w:tcBorders>
            <w:shd w:val="clear" w:color="auto" w:fill="auto"/>
            <w:noWrap/>
            <w:vAlign w:val="bottom"/>
          </w:tcPr>
          <w:p w14:paraId="55A7D2E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monticola</w:t>
            </w:r>
          </w:p>
        </w:tc>
        <w:tc>
          <w:tcPr>
            <w:tcW w:w="1560" w:type="dxa"/>
            <w:tcBorders>
              <w:top w:val="nil"/>
              <w:left w:val="nil"/>
              <w:bottom w:val="nil"/>
              <w:right w:val="nil"/>
            </w:tcBorders>
            <w:shd w:val="clear" w:color="auto" w:fill="auto"/>
            <w:noWrap/>
            <w:vAlign w:val="bottom"/>
          </w:tcPr>
          <w:p w14:paraId="55A7D2E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2E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2E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E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2E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35</w:t>
            </w:r>
          </w:p>
        </w:tc>
        <w:tc>
          <w:tcPr>
            <w:tcW w:w="1276" w:type="dxa"/>
            <w:tcBorders>
              <w:top w:val="nil"/>
              <w:left w:val="nil"/>
              <w:bottom w:val="nil"/>
              <w:right w:val="nil"/>
            </w:tcBorders>
            <w:vAlign w:val="bottom"/>
          </w:tcPr>
          <w:p w14:paraId="55A7D2E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20.41</w:t>
            </w:r>
          </w:p>
        </w:tc>
        <w:tc>
          <w:tcPr>
            <w:tcW w:w="1417" w:type="dxa"/>
            <w:tcBorders>
              <w:top w:val="nil"/>
              <w:left w:val="nil"/>
              <w:bottom w:val="nil"/>
              <w:right w:val="nil"/>
            </w:tcBorders>
            <w:vAlign w:val="bottom"/>
          </w:tcPr>
          <w:p w14:paraId="55A7D2E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2F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447.84</w:t>
            </w:r>
          </w:p>
        </w:tc>
        <w:tc>
          <w:tcPr>
            <w:tcW w:w="1417" w:type="dxa"/>
            <w:tcBorders>
              <w:top w:val="nil"/>
              <w:left w:val="nil"/>
              <w:bottom w:val="nil"/>
              <w:right w:val="nil"/>
            </w:tcBorders>
          </w:tcPr>
          <w:p w14:paraId="2B02278D" w14:textId="77777777" w:rsidR="00713B1D" w:rsidRPr="00270E7F" w:rsidRDefault="00713B1D" w:rsidP="00EB30B9">
            <w:pPr>
              <w:jc w:val="right"/>
              <w:rPr>
                <w:rFonts w:ascii="Times New Roman" w:hAnsi="Times New Roman" w:cs="Times New Roman"/>
                <w:color w:val="000000"/>
              </w:rPr>
            </w:pPr>
          </w:p>
        </w:tc>
      </w:tr>
      <w:tr w:rsidR="00713B1D" w:rsidRPr="005D47E4" w14:paraId="55A7D2FB" w14:textId="0CB404F2" w:rsidTr="00713B1D">
        <w:trPr>
          <w:trHeight w:val="290"/>
        </w:trPr>
        <w:tc>
          <w:tcPr>
            <w:tcW w:w="3402" w:type="dxa"/>
            <w:tcBorders>
              <w:top w:val="nil"/>
              <w:left w:val="nil"/>
              <w:bottom w:val="nil"/>
              <w:right w:val="nil"/>
            </w:tcBorders>
            <w:shd w:val="clear" w:color="auto" w:fill="auto"/>
            <w:noWrap/>
            <w:vAlign w:val="bottom"/>
          </w:tcPr>
          <w:p w14:paraId="55A7D2F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mugo</w:t>
            </w:r>
          </w:p>
        </w:tc>
        <w:tc>
          <w:tcPr>
            <w:tcW w:w="1560" w:type="dxa"/>
            <w:tcBorders>
              <w:top w:val="nil"/>
              <w:left w:val="nil"/>
              <w:bottom w:val="nil"/>
              <w:right w:val="nil"/>
            </w:tcBorders>
            <w:shd w:val="clear" w:color="auto" w:fill="auto"/>
            <w:noWrap/>
            <w:vAlign w:val="bottom"/>
          </w:tcPr>
          <w:p w14:paraId="55A7D2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2F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2F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2F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2F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2F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13.70</w:t>
            </w:r>
          </w:p>
        </w:tc>
        <w:tc>
          <w:tcPr>
            <w:tcW w:w="1417" w:type="dxa"/>
            <w:tcBorders>
              <w:top w:val="nil"/>
              <w:left w:val="nil"/>
              <w:bottom w:val="nil"/>
              <w:right w:val="nil"/>
            </w:tcBorders>
            <w:vAlign w:val="bottom"/>
          </w:tcPr>
          <w:p w14:paraId="55A7D2F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2F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277.95</w:t>
            </w:r>
          </w:p>
        </w:tc>
        <w:tc>
          <w:tcPr>
            <w:tcW w:w="1417" w:type="dxa"/>
            <w:tcBorders>
              <w:top w:val="nil"/>
              <w:left w:val="nil"/>
              <w:bottom w:val="nil"/>
              <w:right w:val="nil"/>
            </w:tcBorders>
          </w:tcPr>
          <w:p w14:paraId="712E7EA5" w14:textId="77777777" w:rsidR="00713B1D" w:rsidRPr="00270E7F" w:rsidRDefault="00713B1D" w:rsidP="00EB30B9">
            <w:pPr>
              <w:jc w:val="right"/>
              <w:rPr>
                <w:rFonts w:ascii="Times New Roman" w:hAnsi="Times New Roman" w:cs="Times New Roman"/>
                <w:color w:val="000000"/>
              </w:rPr>
            </w:pPr>
          </w:p>
        </w:tc>
      </w:tr>
      <w:tr w:rsidR="00713B1D" w:rsidRPr="005D47E4" w14:paraId="55A7D305" w14:textId="1FBD6BC4" w:rsidTr="00713B1D">
        <w:trPr>
          <w:trHeight w:val="290"/>
        </w:trPr>
        <w:tc>
          <w:tcPr>
            <w:tcW w:w="3402" w:type="dxa"/>
            <w:tcBorders>
              <w:top w:val="nil"/>
              <w:left w:val="nil"/>
              <w:bottom w:val="nil"/>
              <w:right w:val="nil"/>
            </w:tcBorders>
            <w:shd w:val="clear" w:color="auto" w:fill="auto"/>
            <w:noWrap/>
            <w:vAlign w:val="bottom"/>
          </w:tcPr>
          <w:p w14:paraId="55A7D2F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2F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2F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2F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30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30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30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3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0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4144.03</w:t>
            </w:r>
          </w:p>
        </w:tc>
        <w:tc>
          <w:tcPr>
            <w:tcW w:w="1417" w:type="dxa"/>
            <w:tcBorders>
              <w:top w:val="nil"/>
              <w:left w:val="nil"/>
              <w:bottom w:val="nil"/>
              <w:right w:val="nil"/>
            </w:tcBorders>
          </w:tcPr>
          <w:p w14:paraId="40DC005D" w14:textId="77777777" w:rsidR="00713B1D" w:rsidRPr="00270E7F" w:rsidRDefault="00713B1D" w:rsidP="00EB30B9">
            <w:pPr>
              <w:jc w:val="right"/>
              <w:rPr>
                <w:rFonts w:ascii="Times New Roman" w:hAnsi="Times New Roman" w:cs="Times New Roman"/>
                <w:color w:val="000000"/>
              </w:rPr>
            </w:pPr>
          </w:p>
        </w:tc>
      </w:tr>
      <w:tr w:rsidR="00713B1D" w:rsidRPr="005D47E4" w14:paraId="55A7D30F" w14:textId="5306D889" w:rsidTr="00713B1D">
        <w:trPr>
          <w:trHeight w:val="290"/>
        </w:trPr>
        <w:tc>
          <w:tcPr>
            <w:tcW w:w="3402" w:type="dxa"/>
            <w:tcBorders>
              <w:top w:val="nil"/>
              <w:left w:val="nil"/>
              <w:bottom w:val="nil"/>
              <w:right w:val="nil"/>
            </w:tcBorders>
            <w:shd w:val="clear" w:color="auto" w:fill="auto"/>
            <w:noWrap/>
            <w:vAlign w:val="bottom"/>
          </w:tcPr>
          <w:p w14:paraId="55A7D30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muricata</w:t>
            </w:r>
          </w:p>
        </w:tc>
        <w:tc>
          <w:tcPr>
            <w:tcW w:w="1560" w:type="dxa"/>
            <w:tcBorders>
              <w:top w:val="nil"/>
              <w:left w:val="nil"/>
              <w:bottom w:val="nil"/>
              <w:right w:val="nil"/>
            </w:tcBorders>
            <w:shd w:val="clear" w:color="auto" w:fill="auto"/>
            <w:noWrap/>
            <w:vAlign w:val="bottom"/>
          </w:tcPr>
          <w:p w14:paraId="55A7D30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0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0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0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22</w:t>
            </w:r>
          </w:p>
        </w:tc>
        <w:tc>
          <w:tcPr>
            <w:tcW w:w="1276" w:type="dxa"/>
            <w:tcBorders>
              <w:top w:val="nil"/>
              <w:left w:val="nil"/>
              <w:bottom w:val="nil"/>
              <w:right w:val="nil"/>
            </w:tcBorders>
            <w:vAlign w:val="bottom"/>
          </w:tcPr>
          <w:p w14:paraId="55A7D30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13.00</w:t>
            </w:r>
          </w:p>
        </w:tc>
        <w:tc>
          <w:tcPr>
            <w:tcW w:w="1417" w:type="dxa"/>
            <w:tcBorders>
              <w:top w:val="nil"/>
              <w:left w:val="nil"/>
              <w:bottom w:val="nil"/>
              <w:right w:val="nil"/>
            </w:tcBorders>
            <w:vAlign w:val="bottom"/>
          </w:tcPr>
          <w:p w14:paraId="55A7D30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30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410.61</w:t>
            </w:r>
          </w:p>
        </w:tc>
        <w:tc>
          <w:tcPr>
            <w:tcW w:w="1417" w:type="dxa"/>
            <w:tcBorders>
              <w:top w:val="nil"/>
              <w:left w:val="nil"/>
              <w:bottom w:val="nil"/>
              <w:right w:val="nil"/>
            </w:tcBorders>
          </w:tcPr>
          <w:p w14:paraId="48ADD710" w14:textId="77777777" w:rsidR="00713B1D" w:rsidRPr="00270E7F" w:rsidRDefault="00713B1D" w:rsidP="00EB30B9">
            <w:pPr>
              <w:jc w:val="right"/>
              <w:rPr>
                <w:rFonts w:ascii="Times New Roman" w:hAnsi="Times New Roman" w:cs="Times New Roman"/>
                <w:color w:val="000000"/>
              </w:rPr>
            </w:pPr>
          </w:p>
        </w:tc>
      </w:tr>
      <w:tr w:rsidR="00713B1D" w:rsidRPr="005D47E4" w14:paraId="55A7D319" w14:textId="50204BBD" w:rsidTr="00713B1D">
        <w:trPr>
          <w:trHeight w:val="290"/>
        </w:trPr>
        <w:tc>
          <w:tcPr>
            <w:tcW w:w="3402" w:type="dxa"/>
            <w:tcBorders>
              <w:top w:val="nil"/>
              <w:left w:val="nil"/>
              <w:bottom w:val="nil"/>
              <w:right w:val="nil"/>
            </w:tcBorders>
            <w:shd w:val="clear" w:color="auto" w:fill="auto"/>
            <w:noWrap/>
            <w:vAlign w:val="bottom"/>
          </w:tcPr>
          <w:p w14:paraId="55A7D31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nigra</w:t>
            </w:r>
          </w:p>
        </w:tc>
        <w:tc>
          <w:tcPr>
            <w:tcW w:w="1560" w:type="dxa"/>
            <w:tcBorders>
              <w:top w:val="nil"/>
              <w:left w:val="nil"/>
              <w:bottom w:val="nil"/>
              <w:right w:val="nil"/>
            </w:tcBorders>
            <w:shd w:val="clear" w:color="auto" w:fill="auto"/>
            <w:noWrap/>
            <w:vAlign w:val="bottom"/>
          </w:tcPr>
          <w:p w14:paraId="55A7D31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1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1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1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40</w:t>
            </w:r>
          </w:p>
        </w:tc>
        <w:tc>
          <w:tcPr>
            <w:tcW w:w="1276" w:type="dxa"/>
            <w:tcBorders>
              <w:top w:val="nil"/>
              <w:left w:val="nil"/>
              <w:bottom w:val="nil"/>
              <w:right w:val="nil"/>
            </w:tcBorders>
            <w:vAlign w:val="bottom"/>
          </w:tcPr>
          <w:p w14:paraId="55A7D31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17.00</w:t>
            </w:r>
          </w:p>
        </w:tc>
        <w:tc>
          <w:tcPr>
            <w:tcW w:w="1417" w:type="dxa"/>
            <w:tcBorders>
              <w:top w:val="nil"/>
              <w:left w:val="nil"/>
              <w:bottom w:val="nil"/>
              <w:right w:val="nil"/>
            </w:tcBorders>
            <w:vAlign w:val="bottom"/>
          </w:tcPr>
          <w:p w14:paraId="55A7D31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31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493.54</w:t>
            </w:r>
          </w:p>
        </w:tc>
        <w:tc>
          <w:tcPr>
            <w:tcW w:w="1417" w:type="dxa"/>
            <w:tcBorders>
              <w:top w:val="nil"/>
              <w:left w:val="nil"/>
              <w:bottom w:val="nil"/>
              <w:right w:val="nil"/>
            </w:tcBorders>
          </w:tcPr>
          <w:p w14:paraId="02068414" w14:textId="77777777" w:rsidR="00713B1D" w:rsidRPr="00270E7F" w:rsidRDefault="00713B1D" w:rsidP="00EB30B9">
            <w:pPr>
              <w:jc w:val="right"/>
              <w:rPr>
                <w:rFonts w:ascii="Times New Roman" w:hAnsi="Times New Roman" w:cs="Times New Roman"/>
                <w:color w:val="000000"/>
              </w:rPr>
            </w:pPr>
          </w:p>
        </w:tc>
      </w:tr>
      <w:tr w:rsidR="00713B1D" w:rsidRPr="005D47E4" w14:paraId="55A7D323" w14:textId="4F05B4C1" w:rsidTr="00713B1D">
        <w:trPr>
          <w:trHeight w:val="290"/>
        </w:trPr>
        <w:tc>
          <w:tcPr>
            <w:tcW w:w="3402" w:type="dxa"/>
            <w:tcBorders>
              <w:top w:val="nil"/>
              <w:left w:val="nil"/>
              <w:bottom w:val="nil"/>
              <w:right w:val="nil"/>
            </w:tcBorders>
            <w:shd w:val="clear" w:color="auto" w:fill="auto"/>
            <w:noWrap/>
            <w:vAlign w:val="bottom"/>
          </w:tcPr>
          <w:p w14:paraId="55A7D31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patula</w:t>
            </w:r>
          </w:p>
        </w:tc>
        <w:tc>
          <w:tcPr>
            <w:tcW w:w="1560" w:type="dxa"/>
            <w:tcBorders>
              <w:top w:val="nil"/>
              <w:left w:val="nil"/>
              <w:bottom w:val="nil"/>
              <w:right w:val="nil"/>
            </w:tcBorders>
            <w:shd w:val="clear" w:color="auto" w:fill="auto"/>
            <w:noWrap/>
            <w:vAlign w:val="bottom"/>
          </w:tcPr>
          <w:p w14:paraId="55A7D3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1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1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1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1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33</w:t>
            </w:r>
          </w:p>
        </w:tc>
        <w:tc>
          <w:tcPr>
            <w:tcW w:w="1276" w:type="dxa"/>
            <w:tcBorders>
              <w:top w:val="nil"/>
              <w:left w:val="nil"/>
              <w:bottom w:val="nil"/>
              <w:right w:val="nil"/>
            </w:tcBorders>
            <w:vAlign w:val="bottom"/>
          </w:tcPr>
          <w:p w14:paraId="55A7D32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14.00</w:t>
            </w:r>
          </w:p>
        </w:tc>
        <w:tc>
          <w:tcPr>
            <w:tcW w:w="1417" w:type="dxa"/>
            <w:tcBorders>
              <w:top w:val="nil"/>
              <w:left w:val="nil"/>
              <w:bottom w:val="nil"/>
              <w:right w:val="nil"/>
            </w:tcBorders>
            <w:vAlign w:val="bottom"/>
          </w:tcPr>
          <w:p w14:paraId="55A7D32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32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476.90</w:t>
            </w:r>
          </w:p>
        </w:tc>
        <w:tc>
          <w:tcPr>
            <w:tcW w:w="1417" w:type="dxa"/>
            <w:tcBorders>
              <w:top w:val="nil"/>
              <w:left w:val="nil"/>
              <w:bottom w:val="nil"/>
              <w:right w:val="nil"/>
            </w:tcBorders>
          </w:tcPr>
          <w:p w14:paraId="28F42084" w14:textId="77777777" w:rsidR="00713B1D" w:rsidRPr="00270E7F" w:rsidRDefault="00713B1D" w:rsidP="00EB30B9">
            <w:pPr>
              <w:jc w:val="right"/>
              <w:rPr>
                <w:rFonts w:ascii="Times New Roman" w:hAnsi="Times New Roman" w:cs="Times New Roman"/>
                <w:color w:val="000000"/>
              </w:rPr>
            </w:pPr>
          </w:p>
        </w:tc>
      </w:tr>
      <w:tr w:rsidR="00713B1D" w:rsidRPr="005D47E4" w14:paraId="55A7D32D" w14:textId="38902E9C" w:rsidTr="00713B1D">
        <w:trPr>
          <w:trHeight w:val="290"/>
        </w:trPr>
        <w:tc>
          <w:tcPr>
            <w:tcW w:w="3402" w:type="dxa"/>
            <w:tcBorders>
              <w:top w:val="nil"/>
              <w:left w:val="nil"/>
              <w:bottom w:val="nil"/>
              <w:right w:val="nil"/>
            </w:tcBorders>
            <w:shd w:val="clear" w:color="auto" w:fill="auto"/>
            <w:noWrap/>
            <w:vAlign w:val="bottom"/>
          </w:tcPr>
          <w:p w14:paraId="55A7D32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pinaster</w:t>
            </w:r>
          </w:p>
        </w:tc>
        <w:tc>
          <w:tcPr>
            <w:tcW w:w="1560" w:type="dxa"/>
            <w:tcBorders>
              <w:top w:val="nil"/>
              <w:left w:val="nil"/>
              <w:bottom w:val="nil"/>
              <w:right w:val="nil"/>
            </w:tcBorders>
            <w:shd w:val="clear" w:color="auto" w:fill="auto"/>
            <w:noWrap/>
            <w:vAlign w:val="bottom"/>
          </w:tcPr>
          <w:p w14:paraId="55A7D3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2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2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2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2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37</w:t>
            </w:r>
          </w:p>
        </w:tc>
        <w:tc>
          <w:tcPr>
            <w:tcW w:w="1276" w:type="dxa"/>
            <w:tcBorders>
              <w:top w:val="nil"/>
              <w:left w:val="nil"/>
              <w:bottom w:val="nil"/>
              <w:right w:val="nil"/>
            </w:tcBorders>
            <w:vAlign w:val="bottom"/>
          </w:tcPr>
          <w:p w14:paraId="55A7D32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47.00</w:t>
            </w:r>
          </w:p>
        </w:tc>
        <w:tc>
          <w:tcPr>
            <w:tcW w:w="1417" w:type="dxa"/>
            <w:tcBorders>
              <w:top w:val="nil"/>
              <w:left w:val="nil"/>
              <w:bottom w:val="nil"/>
              <w:right w:val="nil"/>
            </w:tcBorders>
            <w:vAlign w:val="bottom"/>
          </w:tcPr>
          <w:p w14:paraId="55A7D32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32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377.88</w:t>
            </w:r>
          </w:p>
        </w:tc>
        <w:tc>
          <w:tcPr>
            <w:tcW w:w="1417" w:type="dxa"/>
            <w:tcBorders>
              <w:top w:val="nil"/>
              <w:left w:val="nil"/>
              <w:bottom w:val="nil"/>
              <w:right w:val="nil"/>
            </w:tcBorders>
          </w:tcPr>
          <w:p w14:paraId="0E58FB87" w14:textId="77777777" w:rsidR="00713B1D" w:rsidRPr="00270E7F" w:rsidRDefault="00713B1D" w:rsidP="00EB30B9">
            <w:pPr>
              <w:jc w:val="right"/>
              <w:rPr>
                <w:rFonts w:ascii="Times New Roman" w:hAnsi="Times New Roman" w:cs="Times New Roman"/>
                <w:color w:val="000000"/>
              </w:rPr>
            </w:pPr>
          </w:p>
        </w:tc>
      </w:tr>
      <w:tr w:rsidR="00713B1D" w:rsidRPr="005D47E4" w14:paraId="55A7D337" w14:textId="06B63041" w:rsidTr="00713B1D">
        <w:trPr>
          <w:trHeight w:val="290"/>
        </w:trPr>
        <w:tc>
          <w:tcPr>
            <w:tcW w:w="3402" w:type="dxa"/>
            <w:tcBorders>
              <w:top w:val="nil"/>
              <w:left w:val="nil"/>
              <w:bottom w:val="nil"/>
              <w:right w:val="nil"/>
            </w:tcBorders>
            <w:shd w:val="clear" w:color="auto" w:fill="auto"/>
            <w:noWrap/>
            <w:vAlign w:val="bottom"/>
          </w:tcPr>
          <w:p w14:paraId="55A7D32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ponderosa</w:t>
            </w:r>
          </w:p>
        </w:tc>
        <w:tc>
          <w:tcPr>
            <w:tcW w:w="1560" w:type="dxa"/>
            <w:tcBorders>
              <w:top w:val="nil"/>
              <w:left w:val="nil"/>
              <w:bottom w:val="nil"/>
              <w:right w:val="nil"/>
            </w:tcBorders>
            <w:shd w:val="clear" w:color="auto" w:fill="auto"/>
            <w:noWrap/>
            <w:vAlign w:val="bottom"/>
          </w:tcPr>
          <w:p w14:paraId="55A7D3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3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3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3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3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57</w:t>
            </w:r>
          </w:p>
        </w:tc>
        <w:tc>
          <w:tcPr>
            <w:tcW w:w="1276" w:type="dxa"/>
            <w:tcBorders>
              <w:top w:val="nil"/>
              <w:left w:val="nil"/>
              <w:bottom w:val="nil"/>
              <w:right w:val="nil"/>
            </w:tcBorders>
            <w:vAlign w:val="bottom"/>
          </w:tcPr>
          <w:p w14:paraId="55A7D33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39.00</w:t>
            </w:r>
          </w:p>
        </w:tc>
        <w:tc>
          <w:tcPr>
            <w:tcW w:w="1417" w:type="dxa"/>
            <w:tcBorders>
              <w:top w:val="nil"/>
              <w:left w:val="nil"/>
              <w:bottom w:val="nil"/>
              <w:right w:val="nil"/>
            </w:tcBorders>
            <w:vAlign w:val="bottom"/>
          </w:tcPr>
          <w:p w14:paraId="55A7D33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33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471.28</w:t>
            </w:r>
          </w:p>
        </w:tc>
        <w:tc>
          <w:tcPr>
            <w:tcW w:w="1417" w:type="dxa"/>
            <w:tcBorders>
              <w:top w:val="nil"/>
              <w:left w:val="nil"/>
              <w:bottom w:val="nil"/>
              <w:right w:val="nil"/>
            </w:tcBorders>
          </w:tcPr>
          <w:p w14:paraId="1665E8A9" w14:textId="77777777" w:rsidR="00713B1D" w:rsidRPr="00270E7F" w:rsidRDefault="00713B1D" w:rsidP="00EB30B9">
            <w:pPr>
              <w:jc w:val="right"/>
              <w:rPr>
                <w:rFonts w:ascii="Times New Roman" w:hAnsi="Times New Roman" w:cs="Times New Roman"/>
                <w:color w:val="000000"/>
              </w:rPr>
            </w:pPr>
          </w:p>
        </w:tc>
      </w:tr>
      <w:tr w:rsidR="00713B1D" w:rsidRPr="005D47E4" w14:paraId="55A7D341" w14:textId="5E9B53F7" w:rsidTr="00713B1D">
        <w:trPr>
          <w:trHeight w:val="290"/>
        </w:trPr>
        <w:tc>
          <w:tcPr>
            <w:tcW w:w="3402" w:type="dxa"/>
            <w:tcBorders>
              <w:top w:val="nil"/>
              <w:left w:val="nil"/>
              <w:bottom w:val="nil"/>
              <w:right w:val="nil"/>
            </w:tcBorders>
            <w:shd w:val="clear" w:color="auto" w:fill="auto"/>
            <w:noWrap/>
            <w:vAlign w:val="bottom"/>
          </w:tcPr>
          <w:p w14:paraId="55A7D33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radiata</w:t>
            </w:r>
          </w:p>
        </w:tc>
        <w:tc>
          <w:tcPr>
            <w:tcW w:w="1560" w:type="dxa"/>
            <w:tcBorders>
              <w:top w:val="nil"/>
              <w:left w:val="nil"/>
              <w:bottom w:val="nil"/>
              <w:right w:val="nil"/>
            </w:tcBorders>
            <w:shd w:val="clear" w:color="auto" w:fill="auto"/>
            <w:noWrap/>
            <w:vAlign w:val="bottom"/>
          </w:tcPr>
          <w:p w14:paraId="55A7D33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3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3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3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3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44</w:t>
            </w:r>
          </w:p>
        </w:tc>
        <w:tc>
          <w:tcPr>
            <w:tcW w:w="1276" w:type="dxa"/>
            <w:tcBorders>
              <w:top w:val="nil"/>
              <w:left w:val="nil"/>
              <w:bottom w:val="nil"/>
              <w:right w:val="nil"/>
            </w:tcBorders>
            <w:vAlign w:val="bottom"/>
          </w:tcPr>
          <w:p w14:paraId="55A7D33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32.00</w:t>
            </w:r>
          </w:p>
        </w:tc>
        <w:tc>
          <w:tcPr>
            <w:tcW w:w="1417" w:type="dxa"/>
            <w:tcBorders>
              <w:top w:val="nil"/>
              <w:left w:val="nil"/>
              <w:bottom w:val="nil"/>
              <w:right w:val="nil"/>
            </w:tcBorders>
            <w:vAlign w:val="bottom"/>
          </w:tcPr>
          <w:p w14:paraId="55A7D33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34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443.49</w:t>
            </w:r>
          </w:p>
        </w:tc>
        <w:tc>
          <w:tcPr>
            <w:tcW w:w="1417" w:type="dxa"/>
            <w:tcBorders>
              <w:top w:val="nil"/>
              <w:left w:val="nil"/>
              <w:bottom w:val="nil"/>
              <w:right w:val="nil"/>
            </w:tcBorders>
          </w:tcPr>
          <w:p w14:paraId="07F109E5" w14:textId="77777777" w:rsidR="00713B1D" w:rsidRPr="00270E7F" w:rsidRDefault="00713B1D" w:rsidP="00EB30B9">
            <w:pPr>
              <w:jc w:val="right"/>
              <w:rPr>
                <w:rFonts w:ascii="Times New Roman" w:hAnsi="Times New Roman" w:cs="Times New Roman"/>
                <w:color w:val="000000"/>
              </w:rPr>
            </w:pPr>
          </w:p>
        </w:tc>
      </w:tr>
      <w:tr w:rsidR="00713B1D" w:rsidRPr="005D47E4" w14:paraId="55A7D34B" w14:textId="45153D87" w:rsidTr="00713B1D">
        <w:trPr>
          <w:trHeight w:val="290"/>
        </w:trPr>
        <w:tc>
          <w:tcPr>
            <w:tcW w:w="3402" w:type="dxa"/>
            <w:tcBorders>
              <w:top w:val="nil"/>
              <w:left w:val="nil"/>
              <w:bottom w:val="nil"/>
              <w:right w:val="nil"/>
            </w:tcBorders>
            <w:shd w:val="clear" w:color="auto" w:fill="auto"/>
            <w:noWrap/>
            <w:vAlign w:val="bottom"/>
          </w:tcPr>
          <w:p w14:paraId="55A7D34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strobus</w:t>
            </w:r>
          </w:p>
        </w:tc>
        <w:tc>
          <w:tcPr>
            <w:tcW w:w="1560" w:type="dxa"/>
            <w:tcBorders>
              <w:top w:val="nil"/>
              <w:left w:val="nil"/>
              <w:bottom w:val="nil"/>
              <w:right w:val="nil"/>
            </w:tcBorders>
            <w:shd w:val="clear" w:color="auto" w:fill="auto"/>
            <w:noWrap/>
            <w:vAlign w:val="bottom"/>
          </w:tcPr>
          <w:p w14:paraId="55A7D34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4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4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4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4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50</w:t>
            </w:r>
          </w:p>
        </w:tc>
        <w:tc>
          <w:tcPr>
            <w:tcW w:w="1276" w:type="dxa"/>
            <w:tcBorders>
              <w:top w:val="nil"/>
              <w:left w:val="nil"/>
              <w:bottom w:val="nil"/>
              <w:right w:val="nil"/>
            </w:tcBorders>
            <w:vAlign w:val="bottom"/>
          </w:tcPr>
          <w:p w14:paraId="55A7D34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17.00</w:t>
            </w:r>
          </w:p>
        </w:tc>
        <w:tc>
          <w:tcPr>
            <w:tcW w:w="1417" w:type="dxa"/>
            <w:tcBorders>
              <w:top w:val="nil"/>
              <w:left w:val="nil"/>
              <w:bottom w:val="nil"/>
              <w:right w:val="nil"/>
            </w:tcBorders>
            <w:vAlign w:val="bottom"/>
          </w:tcPr>
          <w:p w14:paraId="55A7D34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34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540.98</w:t>
            </w:r>
          </w:p>
        </w:tc>
        <w:tc>
          <w:tcPr>
            <w:tcW w:w="1417" w:type="dxa"/>
            <w:tcBorders>
              <w:top w:val="nil"/>
              <w:left w:val="nil"/>
              <w:bottom w:val="nil"/>
              <w:right w:val="nil"/>
            </w:tcBorders>
          </w:tcPr>
          <w:p w14:paraId="5AE64BBE" w14:textId="77777777" w:rsidR="00713B1D" w:rsidRPr="00270E7F" w:rsidRDefault="00713B1D" w:rsidP="00EB30B9">
            <w:pPr>
              <w:jc w:val="right"/>
              <w:rPr>
                <w:rFonts w:ascii="Times New Roman" w:hAnsi="Times New Roman" w:cs="Times New Roman"/>
                <w:color w:val="000000"/>
              </w:rPr>
            </w:pPr>
          </w:p>
        </w:tc>
      </w:tr>
      <w:tr w:rsidR="00713B1D" w:rsidRPr="005D47E4" w14:paraId="55A7D355" w14:textId="4FF4A0D9" w:rsidTr="00713B1D">
        <w:trPr>
          <w:trHeight w:val="290"/>
        </w:trPr>
        <w:tc>
          <w:tcPr>
            <w:tcW w:w="3402" w:type="dxa"/>
            <w:tcBorders>
              <w:top w:val="nil"/>
              <w:left w:val="nil"/>
              <w:bottom w:val="nil"/>
              <w:right w:val="nil"/>
            </w:tcBorders>
            <w:shd w:val="clear" w:color="auto" w:fill="auto"/>
            <w:noWrap/>
            <w:vAlign w:val="bottom"/>
          </w:tcPr>
          <w:p w14:paraId="55A7D34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sylvestris</w:t>
            </w:r>
          </w:p>
        </w:tc>
        <w:tc>
          <w:tcPr>
            <w:tcW w:w="1560" w:type="dxa"/>
            <w:tcBorders>
              <w:top w:val="nil"/>
              <w:left w:val="nil"/>
              <w:bottom w:val="nil"/>
              <w:right w:val="nil"/>
            </w:tcBorders>
            <w:shd w:val="clear" w:color="auto" w:fill="auto"/>
            <w:noWrap/>
            <w:vAlign w:val="bottom"/>
          </w:tcPr>
          <w:p w14:paraId="55A7D3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4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4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5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5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33</w:t>
            </w:r>
          </w:p>
        </w:tc>
        <w:tc>
          <w:tcPr>
            <w:tcW w:w="1276" w:type="dxa"/>
            <w:tcBorders>
              <w:top w:val="nil"/>
              <w:left w:val="nil"/>
              <w:bottom w:val="nil"/>
              <w:right w:val="nil"/>
            </w:tcBorders>
            <w:vAlign w:val="bottom"/>
          </w:tcPr>
          <w:p w14:paraId="55A7D35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6.00</w:t>
            </w:r>
          </w:p>
        </w:tc>
        <w:tc>
          <w:tcPr>
            <w:tcW w:w="1417" w:type="dxa"/>
            <w:tcBorders>
              <w:top w:val="nil"/>
              <w:left w:val="nil"/>
              <w:bottom w:val="nil"/>
              <w:right w:val="nil"/>
            </w:tcBorders>
            <w:vAlign w:val="bottom"/>
          </w:tcPr>
          <w:p w14:paraId="55A7D35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35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580.02</w:t>
            </w:r>
          </w:p>
        </w:tc>
        <w:tc>
          <w:tcPr>
            <w:tcW w:w="1417" w:type="dxa"/>
            <w:tcBorders>
              <w:top w:val="nil"/>
              <w:left w:val="nil"/>
              <w:bottom w:val="nil"/>
              <w:right w:val="nil"/>
            </w:tcBorders>
          </w:tcPr>
          <w:p w14:paraId="76CB8317" w14:textId="77777777" w:rsidR="00713B1D" w:rsidRPr="00270E7F" w:rsidRDefault="00713B1D" w:rsidP="00EB30B9">
            <w:pPr>
              <w:jc w:val="right"/>
              <w:rPr>
                <w:rFonts w:ascii="Times New Roman" w:hAnsi="Times New Roman" w:cs="Times New Roman"/>
                <w:color w:val="000000"/>
              </w:rPr>
            </w:pPr>
          </w:p>
        </w:tc>
      </w:tr>
      <w:tr w:rsidR="00713B1D" w:rsidRPr="005D47E4" w14:paraId="55A7D35F" w14:textId="7870F686" w:rsidTr="00713B1D">
        <w:trPr>
          <w:trHeight w:val="290"/>
        </w:trPr>
        <w:tc>
          <w:tcPr>
            <w:tcW w:w="3402" w:type="dxa"/>
            <w:tcBorders>
              <w:top w:val="nil"/>
              <w:left w:val="nil"/>
              <w:bottom w:val="nil"/>
              <w:right w:val="nil"/>
            </w:tcBorders>
            <w:shd w:val="clear" w:color="auto" w:fill="auto"/>
            <w:noWrap/>
            <w:vAlign w:val="bottom"/>
          </w:tcPr>
          <w:p w14:paraId="55A7D35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35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35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35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35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35B"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35C"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35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5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8647.55</w:t>
            </w:r>
          </w:p>
        </w:tc>
        <w:tc>
          <w:tcPr>
            <w:tcW w:w="1417" w:type="dxa"/>
            <w:tcBorders>
              <w:top w:val="nil"/>
              <w:left w:val="nil"/>
              <w:bottom w:val="nil"/>
              <w:right w:val="nil"/>
            </w:tcBorders>
          </w:tcPr>
          <w:p w14:paraId="20AE658C" w14:textId="77777777" w:rsidR="00713B1D" w:rsidRPr="00270E7F" w:rsidRDefault="00713B1D" w:rsidP="00EB30B9">
            <w:pPr>
              <w:jc w:val="right"/>
              <w:rPr>
                <w:rFonts w:ascii="Times New Roman" w:hAnsi="Times New Roman" w:cs="Times New Roman"/>
                <w:color w:val="000000"/>
              </w:rPr>
            </w:pPr>
          </w:p>
        </w:tc>
      </w:tr>
      <w:tr w:rsidR="00713B1D" w:rsidRPr="005D47E4" w14:paraId="55A7D369" w14:textId="5D7A70DE" w:rsidTr="00713B1D">
        <w:trPr>
          <w:trHeight w:val="290"/>
        </w:trPr>
        <w:tc>
          <w:tcPr>
            <w:tcW w:w="3402" w:type="dxa"/>
            <w:tcBorders>
              <w:top w:val="nil"/>
              <w:left w:val="nil"/>
              <w:bottom w:val="nil"/>
              <w:right w:val="nil"/>
            </w:tcBorders>
            <w:shd w:val="clear" w:color="auto" w:fill="auto"/>
            <w:noWrap/>
            <w:vAlign w:val="bottom"/>
          </w:tcPr>
          <w:p w14:paraId="55A7D36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thunbergii</w:t>
            </w:r>
          </w:p>
        </w:tc>
        <w:tc>
          <w:tcPr>
            <w:tcW w:w="1560" w:type="dxa"/>
            <w:tcBorders>
              <w:top w:val="nil"/>
              <w:left w:val="nil"/>
              <w:bottom w:val="nil"/>
              <w:right w:val="nil"/>
            </w:tcBorders>
            <w:shd w:val="clear" w:color="auto" w:fill="auto"/>
            <w:noWrap/>
            <w:vAlign w:val="bottom"/>
          </w:tcPr>
          <w:p w14:paraId="55A7D36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6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6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6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6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36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13.83</w:t>
            </w:r>
          </w:p>
        </w:tc>
        <w:tc>
          <w:tcPr>
            <w:tcW w:w="1417" w:type="dxa"/>
            <w:tcBorders>
              <w:top w:val="nil"/>
              <w:left w:val="nil"/>
              <w:bottom w:val="nil"/>
              <w:right w:val="nil"/>
            </w:tcBorders>
            <w:vAlign w:val="bottom"/>
          </w:tcPr>
          <w:p w14:paraId="55A7D36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36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345.77</w:t>
            </w:r>
          </w:p>
        </w:tc>
        <w:tc>
          <w:tcPr>
            <w:tcW w:w="1417" w:type="dxa"/>
            <w:tcBorders>
              <w:top w:val="nil"/>
              <w:left w:val="nil"/>
              <w:bottom w:val="nil"/>
              <w:right w:val="nil"/>
            </w:tcBorders>
          </w:tcPr>
          <w:p w14:paraId="3D48D9A7" w14:textId="77777777" w:rsidR="00713B1D" w:rsidRPr="00270E7F" w:rsidRDefault="00713B1D" w:rsidP="00EB30B9">
            <w:pPr>
              <w:jc w:val="right"/>
              <w:rPr>
                <w:rFonts w:ascii="Times New Roman" w:hAnsi="Times New Roman" w:cs="Times New Roman"/>
                <w:color w:val="000000"/>
              </w:rPr>
            </w:pPr>
          </w:p>
        </w:tc>
      </w:tr>
      <w:tr w:rsidR="00713B1D" w:rsidRPr="005D47E4" w14:paraId="55A7D373" w14:textId="2ED2AFD0" w:rsidTr="00713B1D">
        <w:trPr>
          <w:trHeight w:val="290"/>
        </w:trPr>
        <w:tc>
          <w:tcPr>
            <w:tcW w:w="3402" w:type="dxa"/>
            <w:tcBorders>
              <w:top w:val="nil"/>
              <w:left w:val="nil"/>
              <w:bottom w:val="nil"/>
              <w:right w:val="nil"/>
            </w:tcBorders>
            <w:shd w:val="clear" w:color="auto" w:fill="auto"/>
            <w:noWrap/>
            <w:vAlign w:val="bottom"/>
          </w:tcPr>
          <w:p w14:paraId="55A7D36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Pinus uncinata</w:t>
            </w:r>
          </w:p>
        </w:tc>
        <w:tc>
          <w:tcPr>
            <w:tcW w:w="1560" w:type="dxa"/>
            <w:tcBorders>
              <w:top w:val="nil"/>
              <w:left w:val="nil"/>
              <w:bottom w:val="nil"/>
              <w:right w:val="nil"/>
            </w:tcBorders>
            <w:shd w:val="clear" w:color="auto" w:fill="auto"/>
            <w:noWrap/>
            <w:vAlign w:val="bottom"/>
          </w:tcPr>
          <w:p w14:paraId="55A7D36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36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3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6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6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37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7.94</w:t>
            </w:r>
          </w:p>
        </w:tc>
        <w:tc>
          <w:tcPr>
            <w:tcW w:w="1417" w:type="dxa"/>
            <w:tcBorders>
              <w:top w:val="nil"/>
              <w:left w:val="nil"/>
              <w:bottom w:val="nil"/>
              <w:right w:val="nil"/>
            </w:tcBorders>
            <w:vAlign w:val="bottom"/>
          </w:tcPr>
          <w:p w14:paraId="55A7D37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37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250.15</w:t>
            </w:r>
          </w:p>
        </w:tc>
        <w:tc>
          <w:tcPr>
            <w:tcW w:w="1417" w:type="dxa"/>
            <w:tcBorders>
              <w:top w:val="nil"/>
              <w:left w:val="nil"/>
              <w:bottom w:val="nil"/>
              <w:right w:val="nil"/>
            </w:tcBorders>
          </w:tcPr>
          <w:p w14:paraId="63AF97BA" w14:textId="77777777" w:rsidR="00713B1D" w:rsidRPr="00270E7F" w:rsidRDefault="00713B1D" w:rsidP="00EB30B9">
            <w:pPr>
              <w:jc w:val="right"/>
              <w:rPr>
                <w:rFonts w:ascii="Times New Roman" w:hAnsi="Times New Roman" w:cs="Times New Roman"/>
                <w:color w:val="000000"/>
              </w:rPr>
            </w:pPr>
          </w:p>
        </w:tc>
      </w:tr>
      <w:tr w:rsidR="00713B1D" w:rsidRPr="005D47E4" w14:paraId="55A7D37D" w14:textId="625C9A41" w:rsidTr="00713B1D">
        <w:trPr>
          <w:trHeight w:val="290"/>
        </w:trPr>
        <w:tc>
          <w:tcPr>
            <w:tcW w:w="3402" w:type="dxa"/>
            <w:tcBorders>
              <w:top w:val="nil"/>
              <w:left w:val="nil"/>
              <w:bottom w:val="nil"/>
              <w:right w:val="nil"/>
            </w:tcBorders>
            <w:shd w:val="clear" w:color="auto" w:fill="auto"/>
            <w:noWrap/>
            <w:vAlign w:val="bottom"/>
          </w:tcPr>
          <w:p w14:paraId="55A7D37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Pittosporum undulatum</w:t>
            </w:r>
          </w:p>
        </w:tc>
        <w:tc>
          <w:tcPr>
            <w:tcW w:w="1560" w:type="dxa"/>
            <w:tcBorders>
              <w:top w:val="nil"/>
              <w:left w:val="nil"/>
              <w:bottom w:val="nil"/>
              <w:right w:val="nil"/>
            </w:tcBorders>
            <w:shd w:val="clear" w:color="auto" w:fill="auto"/>
            <w:noWrap/>
            <w:vAlign w:val="bottom"/>
          </w:tcPr>
          <w:p w14:paraId="55A7D37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Apiales</w:t>
            </w:r>
          </w:p>
        </w:tc>
        <w:tc>
          <w:tcPr>
            <w:tcW w:w="1984" w:type="dxa"/>
            <w:tcBorders>
              <w:top w:val="nil"/>
              <w:left w:val="nil"/>
              <w:bottom w:val="nil"/>
              <w:right w:val="nil"/>
            </w:tcBorders>
            <w:shd w:val="clear" w:color="auto" w:fill="auto"/>
            <w:noWrap/>
            <w:vAlign w:val="bottom"/>
          </w:tcPr>
          <w:p w14:paraId="55A7D37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Pittosporaceae</w:t>
            </w:r>
          </w:p>
        </w:tc>
        <w:tc>
          <w:tcPr>
            <w:tcW w:w="851" w:type="dxa"/>
            <w:tcBorders>
              <w:top w:val="nil"/>
              <w:left w:val="nil"/>
              <w:bottom w:val="nil"/>
              <w:right w:val="nil"/>
            </w:tcBorders>
            <w:vAlign w:val="bottom"/>
          </w:tcPr>
          <w:p w14:paraId="55A7D3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37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7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w:t>
            </w:r>
          </w:p>
        </w:tc>
        <w:tc>
          <w:tcPr>
            <w:tcW w:w="1276" w:type="dxa"/>
            <w:tcBorders>
              <w:top w:val="nil"/>
              <w:left w:val="nil"/>
              <w:bottom w:val="nil"/>
              <w:right w:val="nil"/>
            </w:tcBorders>
            <w:vAlign w:val="bottom"/>
          </w:tcPr>
          <w:p w14:paraId="55A7D37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8.35</w:t>
            </w:r>
          </w:p>
        </w:tc>
        <w:tc>
          <w:tcPr>
            <w:tcW w:w="1417" w:type="dxa"/>
            <w:tcBorders>
              <w:top w:val="nil"/>
              <w:left w:val="nil"/>
              <w:bottom w:val="nil"/>
              <w:right w:val="nil"/>
            </w:tcBorders>
            <w:vAlign w:val="bottom"/>
          </w:tcPr>
          <w:p w14:paraId="55A7D3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7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1438.97</w:t>
            </w:r>
          </w:p>
        </w:tc>
        <w:tc>
          <w:tcPr>
            <w:tcW w:w="1417" w:type="dxa"/>
            <w:tcBorders>
              <w:top w:val="nil"/>
              <w:left w:val="nil"/>
              <w:bottom w:val="nil"/>
              <w:right w:val="nil"/>
            </w:tcBorders>
          </w:tcPr>
          <w:p w14:paraId="159687BB" w14:textId="77777777" w:rsidR="00713B1D" w:rsidRPr="00270E7F" w:rsidRDefault="00713B1D" w:rsidP="00EB30B9">
            <w:pPr>
              <w:jc w:val="right"/>
              <w:rPr>
                <w:rFonts w:ascii="Times New Roman" w:hAnsi="Times New Roman" w:cs="Times New Roman"/>
                <w:color w:val="000000"/>
              </w:rPr>
            </w:pPr>
          </w:p>
        </w:tc>
      </w:tr>
      <w:tr w:rsidR="00713B1D" w:rsidRPr="005D47E4" w14:paraId="55A7D387" w14:textId="4AE1DBC9" w:rsidTr="00713B1D">
        <w:trPr>
          <w:trHeight w:val="290"/>
        </w:trPr>
        <w:tc>
          <w:tcPr>
            <w:tcW w:w="3402" w:type="dxa"/>
            <w:tcBorders>
              <w:top w:val="nil"/>
              <w:left w:val="nil"/>
              <w:bottom w:val="nil"/>
              <w:right w:val="nil"/>
            </w:tcBorders>
            <w:shd w:val="clear" w:color="auto" w:fill="auto"/>
            <w:noWrap/>
            <w:vAlign w:val="bottom"/>
          </w:tcPr>
          <w:p w14:paraId="55A7D37E"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Plectranthus ciliatus</w:t>
            </w:r>
          </w:p>
        </w:tc>
        <w:tc>
          <w:tcPr>
            <w:tcW w:w="1560" w:type="dxa"/>
            <w:tcBorders>
              <w:top w:val="nil"/>
              <w:left w:val="nil"/>
              <w:bottom w:val="nil"/>
              <w:right w:val="nil"/>
            </w:tcBorders>
            <w:shd w:val="clear" w:color="auto" w:fill="auto"/>
            <w:noWrap/>
            <w:vAlign w:val="bottom"/>
          </w:tcPr>
          <w:p w14:paraId="55A7D37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D38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Lamiaceae</w:t>
            </w:r>
          </w:p>
        </w:tc>
        <w:tc>
          <w:tcPr>
            <w:tcW w:w="851" w:type="dxa"/>
            <w:tcBorders>
              <w:top w:val="nil"/>
              <w:left w:val="nil"/>
              <w:bottom w:val="nil"/>
              <w:right w:val="nil"/>
            </w:tcBorders>
            <w:vAlign w:val="bottom"/>
          </w:tcPr>
          <w:p w14:paraId="55A7D38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382"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383"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0.3</w:t>
            </w:r>
          </w:p>
        </w:tc>
        <w:tc>
          <w:tcPr>
            <w:tcW w:w="1276" w:type="dxa"/>
            <w:tcBorders>
              <w:top w:val="nil"/>
              <w:left w:val="nil"/>
              <w:bottom w:val="nil"/>
              <w:right w:val="nil"/>
            </w:tcBorders>
            <w:vAlign w:val="bottom"/>
          </w:tcPr>
          <w:p w14:paraId="55A7D38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0.53</w:t>
            </w:r>
          </w:p>
        </w:tc>
        <w:tc>
          <w:tcPr>
            <w:tcW w:w="1417" w:type="dxa"/>
            <w:tcBorders>
              <w:top w:val="nil"/>
              <w:left w:val="nil"/>
              <w:bottom w:val="nil"/>
              <w:right w:val="nil"/>
            </w:tcBorders>
            <w:vAlign w:val="bottom"/>
          </w:tcPr>
          <w:p w14:paraId="55A7D38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386"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55B99977" w14:textId="77777777" w:rsidR="00713B1D" w:rsidRPr="00270E7F" w:rsidRDefault="00713B1D" w:rsidP="00EB30B9">
            <w:pPr>
              <w:jc w:val="right"/>
              <w:rPr>
                <w:rFonts w:ascii="Times New Roman" w:hAnsi="Times New Roman" w:cs="Times New Roman"/>
                <w:color w:val="000000"/>
              </w:rPr>
            </w:pPr>
          </w:p>
        </w:tc>
      </w:tr>
      <w:tr w:rsidR="00713B1D" w:rsidRPr="005D47E4" w14:paraId="55A7D391" w14:textId="4C415634" w:rsidTr="00713B1D">
        <w:trPr>
          <w:trHeight w:val="290"/>
        </w:trPr>
        <w:tc>
          <w:tcPr>
            <w:tcW w:w="3402" w:type="dxa"/>
            <w:tcBorders>
              <w:top w:val="nil"/>
              <w:left w:val="nil"/>
              <w:bottom w:val="nil"/>
              <w:right w:val="nil"/>
            </w:tcBorders>
            <w:shd w:val="clear" w:color="auto" w:fill="auto"/>
            <w:noWrap/>
            <w:vAlign w:val="bottom"/>
          </w:tcPr>
          <w:p w14:paraId="55A7D388"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Plectranthus ecklonii</w:t>
            </w:r>
          </w:p>
        </w:tc>
        <w:tc>
          <w:tcPr>
            <w:tcW w:w="1560" w:type="dxa"/>
            <w:tcBorders>
              <w:top w:val="nil"/>
              <w:left w:val="nil"/>
              <w:bottom w:val="nil"/>
              <w:right w:val="nil"/>
            </w:tcBorders>
            <w:shd w:val="clear" w:color="auto" w:fill="auto"/>
            <w:noWrap/>
            <w:vAlign w:val="bottom"/>
          </w:tcPr>
          <w:p w14:paraId="55A7D3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D38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Lamiaceae</w:t>
            </w:r>
          </w:p>
        </w:tc>
        <w:tc>
          <w:tcPr>
            <w:tcW w:w="851" w:type="dxa"/>
            <w:tcBorders>
              <w:top w:val="nil"/>
              <w:left w:val="nil"/>
              <w:bottom w:val="nil"/>
              <w:right w:val="nil"/>
            </w:tcBorders>
            <w:vAlign w:val="bottom"/>
          </w:tcPr>
          <w:p w14:paraId="55A7D38B"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38C"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D38D"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2.9</w:t>
            </w:r>
          </w:p>
        </w:tc>
        <w:tc>
          <w:tcPr>
            <w:tcW w:w="1276" w:type="dxa"/>
            <w:tcBorders>
              <w:top w:val="nil"/>
              <w:left w:val="nil"/>
              <w:bottom w:val="nil"/>
              <w:right w:val="nil"/>
            </w:tcBorders>
            <w:vAlign w:val="bottom"/>
          </w:tcPr>
          <w:p w14:paraId="55A7D38E" w14:textId="2959917C"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38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390" w14:textId="77777777" w:rsidR="00713B1D" w:rsidRPr="00270E7F" w:rsidRDefault="00713B1D" w:rsidP="00EB30B9">
            <w:pPr>
              <w:rPr>
                <w:rFonts w:ascii="Times New Roman" w:hAnsi="Times New Roman" w:cs="Times New Roman"/>
              </w:rPr>
            </w:pPr>
          </w:p>
        </w:tc>
        <w:tc>
          <w:tcPr>
            <w:tcW w:w="1417" w:type="dxa"/>
            <w:tcBorders>
              <w:top w:val="nil"/>
              <w:left w:val="nil"/>
              <w:bottom w:val="nil"/>
              <w:right w:val="nil"/>
            </w:tcBorders>
          </w:tcPr>
          <w:p w14:paraId="0194D8EB" w14:textId="77777777" w:rsidR="00713B1D" w:rsidRPr="00270E7F" w:rsidRDefault="00713B1D" w:rsidP="00EB30B9">
            <w:pPr>
              <w:rPr>
                <w:rFonts w:ascii="Times New Roman" w:hAnsi="Times New Roman" w:cs="Times New Roman"/>
              </w:rPr>
            </w:pPr>
          </w:p>
        </w:tc>
      </w:tr>
      <w:tr w:rsidR="00713B1D" w:rsidRPr="005D47E4" w14:paraId="55A7D39B" w14:textId="4652628C" w:rsidTr="00713B1D">
        <w:trPr>
          <w:trHeight w:val="290"/>
        </w:trPr>
        <w:tc>
          <w:tcPr>
            <w:tcW w:w="3402" w:type="dxa"/>
            <w:tcBorders>
              <w:top w:val="nil"/>
              <w:left w:val="nil"/>
              <w:bottom w:val="nil"/>
              <w:right w:val="nil"/>
            </w:tcBorders>
            <w:shd w:val="clear" w:color="auto" w:fill="auto"/>
            <w:noWrap/>
            <w:vAlign w:val="bottom"/>
          </w:tcPr>
          <w:p w14:paraId="55A7D39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Poa annua</w:t>
            </w:r>
          </w:p>
        </w:tc>
        <w:tc>
          <w:tcPr>
            <w:tcW w:w="1560" w:type="dxa"/>
            <w:tcBorders>
              <w:top w:val="nil"/>
              <w:left w:val="nil"/>
              <w:bottom w:val="nil"/>
              <w:right w:val="nil"/>
            </w:tcBorders>
            <w:shd w:val="clear" w:color="auto" w:fill="auto"/>
            <w:noWrap/>
            <w:vAlign w:val="bottom"/>
          </w:tcPr>
          <w:p w14:paraId="55A7D39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39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D3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9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39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0.35</w:t>
            </w:r>
          </w:p>
        </w:tc>
        <w:tc>
          <w:tcPr>
            <w:tcW w:w="1276" w:type="dxa"/>
            <w:tcBorders>
              <w:top w:val="nil"/>
              <w:left w:val="nil"/>
              <w:bottom w:val="nil"/>
              <w:right w:val="nil"/>
            </w:tcBorders>
            <w:vAlign w:val="bottom"/>
          </w:tcPr>
          <w:p w14:paraId="55A7D39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0.30</w:t>
            </w:r>
          </w:p>
        </w:tc>
        <w:tc>
          <w:tcPr>
            <w:tcW w:w="1417" w:type="dxa"/>
            <w:tcBorders>
              <w:top w:val="nil"/>
              <w:left w:val="nil"/>
              <w:bottom w:val="nil"/>
              <w:right w:val="nil"/>
            </w:tcBorders>
            <w:vAlign w:val="bottom"/>
          </w:tcPr>
          <w:p w14:paraId="55A7D39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9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756.91</w:t>
            </w:r>
          </w:p>
        </w:tc>
        <w:tc>
          <w:tcPr>
            <w:tcW w:w="1417" w:type="dxa"/>
            <w:tcBorders>
              <w:top w:val="nil"/>
              <w:left w:val="nil"/>
              <w:bottom w:val="nil"/>
              <w:right w:val="nil"/>
            </w:tcBorders>
          </w:tcPr>
          <w:p w14:paraId="619B7105" w14:textId="77777777" w:rsidR="00713B1D" w:rsidRPr="00270E7F" w:rsidRDefault="00713B1D" w:rsidP="00EB30B9">
            <w:pPr>
              <w:jc w:val="right"/>
              <w:rPr>
                <w:rFonts w:ascii="Times New Roman" w:hAnsi="Times New Roman" w:cs="Times New Roman"/>
                <w:color w:val="000000"/>
              </w:rPr>
            </w:pPr>
          </w:p>
        </w:tc>
      </w:tr>
      <w:tr w:rsidR="00713B1D" w:rsidRPr="005D47E4" w14:paraId="55A7D3A5" w14:textId="234BC228" w:rsidTr="00713B1D">
        <w:trPr>
          <w:trHeight w:val="290"/>
        </w:trPr>
        <w:tc>
          <w:tcPr>
            <w:tcW w:w="3402" w:type="dxa"/>
            <w:tcBorders>
              <w:top w:val="nil"/>
              <w:left w:val="nil"/>
              <w:bottom w:val="nil"/>
              <w:right w:val="nil"/>
            </w:tcBorders>
            <w:shd w:val="clear" w:color="auto" w:fill="auto"/>
            <w:noWrap/>
            <w:vAlign w:val="bottom"/>
          </w:tcPr>
          <w:p w14:paraId="55A7D39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39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39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39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3A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3A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3A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3A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D3A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2.70</w:t>
            </w:r>
          </w:p>
        </w:tc>
        <w:tc>
          <w:tcPr>
            <w:tcW w:w="1417" w:type="dxa"/>
            <w:tcBorders>
              <w:top w:val="nil"/>
              <w:left w:val="nil"/>
              <w:bottom w:val="nil"/>
              <w:right w:val="nil"/>
            </w:tcBorders>
          </w:tcPr>
          <w:p w14:paraId="2C643D3E" w14:textId="77777777" w:rsidR="00713B1D" w:rsidRPr="00270E7F" w:rsidRDefault="00713B1D" w:rsidP="00EB30B9">
            <w:pPr>
              <w:jc w:val="right"/>
              <w:rPr>
                <w:rFonts w:ascii="Times New Roman" w:hAnsi="Times New Roman" w:cs="Times New Roman"/>
                <w:color w:val="000000"/>
              </w:rPr>
            </w:pPr>
          </w:p>
        </w:tc>
      </w:tr>
      <w:tr w:rsidR="00713B1D" w:rsidRPr="005D47E4" w14:paraId="55A7D3AF" w14:textId="1C8E3CA8" w:rsidTr="00713B1D">
        <w:trPr>
          <w:trHeight w:val="290"/>
        </w:trPr>
        <w:tc>
          <w:tcPr>
            <w:tcW w:w="3402" w:type="dxa"/>
            <w:tcBorders>
              <w:top w:val="nil"/>
              <w:left w:val="nil"/>
              <w:bottom w:val="nil"/>
              <w:right w:val="nil"/>
            </w:tcBorders>
            <w:shd w:val="clear" w:color="auto" w:fill="auto"/>
            <w:noWrap/>
            <w:vAlign w:val="bottom"/>
          </w:tcPr>
          <w:p w14:paraId="55A7D3A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Polygala myrtifolia</w:t>
            </w:r>
          </w:p>
        </w:tc>
        <w:tc>
          <w:tcPr>
            <w:tcW w:w="1560" w:type="dxa"/>
            <w:tcBorders>
              <w:top w:val="nil"/>
              <w:left w:val="nil"/>
              <w:bottom w:val="nil"/>
              <w:right w:val="nil"/>
            </w:tcBorders>
            <w:shd w:val="clear" w:color="auto" w:fill="auto"/>
            <w:noWrap/>
            <w:vAlign w:val="bottom"/>
          </w:tcPr>
          <w:p w14:paraId="55A7D3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D3A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Polygalaceae</w:t>
            </w:r>
          </w:p>
        </w:tc>
        <w:tc>
          <w:tcPr>
            <w:tcW w:w="851" w:type="dxa"/>
            <w:tcBorders>
              <w:top w:val="nil"/>
              <w:left w:val="nil"/>
              <w:bottom w:val="nil"/>
              <w:right w:val="nil"/>
            </w:tcBorders>
            <w:vAlign w:val="bottom"/>
          </w:tcPr>
          <w:p w14:paraId="55A7D3A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A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3A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3A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9.65</w:t>
            </w:r>
          </w:p>
        </w:tc>
        <w:tc>
          <w:tcPr>
            <w:tcW w:w="1417" w:type="dxa"/>
            <w:tcBorders>
              <w:top w:val="nil"/>
              <w:left w:val="nil"/>
              <w:bottom w:val="nil"/>
              <w:right w:val="nil"/>
            </w:tcBorders>
            <w:vAlign w:val="bottom"/>
          </w:tcPr>
          <w:p w14:paraId="55A7D3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3A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79.09</w:t>
            </w:r>
          </w:p>
        </w:tc>
        <w:tc>
          <w:tcPr>
            <w:tcW w:w="1417" w:type="dxa"/>
            <w:tcBorders>
              <w:top w:val="nil"/>
              <w:left w:val="nil"/>
              <w:bottom w:val="nil"/>
              <w:right w:val="nil"/>
            </w:tcBorders>
          </w:tcPr>
          <w:p w14:paraId="17B9B74D" w14:textId="77777777" w:rsidR="00713B1D" w:rsidRPr="00270E7F" w:rsidRDefault="00713B1D" w:rsidP="00EB30B9">
            <w:pPr>
              <w:jc w:val="right"/>
              <w:rPr>
                <w:rFonts w:ascii="Times New Roman" w:hAnsi="Times New Roman" w:cs="Times New Roman"/>
                <w:color w:val="000000"/>
              </w:rPr>
            </w:pPr>
          </w:p>
        </w:tc>
      </w:tr>
      <w:tr w:rsidR="00713B1D" w:rsidRPr="005D47E4" w14:paraId="55A7D3B9" w14:textId="4AB9B646" w:rsidTr="00713B1D">
        <w:trPr>
          <w:trHeight w:val="290"/>
        </w:trPr>
        <w:tc>
          <w:tcPr>
            <w:tcW w:w="3402" w:type="dxa"/>
            <w:tcBorders>
              <w:top w:val="nil"/>
              <w:left w:val="nil"/>
              <w:bottom w:val="nil"/>
              <w:right w:val="nil"/>
            </w:tcBorders>
            <w:shd w:val="clear" w:color="auto" w:fill="auto"/>
            <w:noWrap/>
            <w:vAlign w:val="bottom"/>
          </w:tcPr>
          <w:p w14:paraId="55A7D3B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3B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3B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3B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3B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3B5"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3B6"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3B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D3B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3.50</w:t>
            </w:r>
          </w:p>
        </w:tc>
        <w:tc>
          <w:tcPr>
            <w:tcW w:w="1417" w:type="dxa"/>
            <w:tcBorders>
              <w:top w:val="nil"/>
              <w:left w:val="nil"/>
              <w:bottom w:val="nil"/>
              <w:right w:val="nil"/>
            </w:tcBorders>
          </w:tcPr>
          <w:p w14:paraId="51928933" w14:textId="77777777" w:rsidR="00713B1D" w:rsidRPr="00270E7F" w:rsidRDefault="00713B1D" w:rsidP="00EB30B9">
            <w:pPr>
              <w:jc w:val="right"/>
              <w:rPr>
                <w:rFonts w:ascii="Times New Roman" w:hAnsi="Times New Roman" w:cs="Times New Roman"/>
                <w:color w:val="000000"/>
              </w:rPr>
            </w:pPr>
          </w:p>
        </w:tc>
      </w:tr>
      <w:tr w:rsidR="00713B1D" w:rsidRPr="005D47E4" w14:paraId="55A7D3C3" w14:textId="7DA64756" w:rsidTr="00713B1D">
        <w:trPr>
          <w:trHeight w:val="290"/>
        </w:trPr>
        <w:tc>
          <w:tcPr>
            <w:tcW w:w="3402" w:type="dxa"/>
            <w:tcBorders>
              <w:top w:val="nil"/>
              <w:left w:val="nil"/>
              <w:bottom w:val="nil"/>
              <w:right w:val="nil"/>
            </w:tcBorders>
            <w:shd w:val="clear" w:color="auto" w:fill="auto"/>
            <w:noWrap/>
            <w:vAlign w:val="bottom"/>
          </w:tcPr>
          <w:p w14:paraId="55A7D3B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Pomaderris aspera</w:t>
            </w:r>
          </w:p>
        </w:tc>
        <w:tc>
          <w:tcPr>
            <w:tcW w:w="1560" w:type="dxa"/>
            <w:tcBorders>
              <w:top w:val="nil"/>
              <w:left w:val="nil"/>
              <w:bottom w:val="nil"/>
              <w:right w:val="nil"/>
            </w:tcBorders>
            <w:shd w:val="clear" w:color="auto" w:fill="auto"/>
            <w:noWrap/>
            <w:vAlign w:val="bottom"/>
          </w:tcPr>
          <w:p w14:paraId="55A7D3B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3B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Rhamnaceae</w:t>
            </w:r>
          </w:p>
        </w:tc>
        <w:tc>
          <w:tcPr>
            <w:tcW w:w="851" w:type="dxa"/>
            <w:tcBorders>
              <w:top w:val="nil"/>
              <w:left w:val="nil"/>
              <w:bottom w:val="nil"/>
              <w:right w:val="nil"/>
            </w:tcBorders>
            <w:vAlign w:val="bottom"/>
          </w:tcPr>
          <w:p w14:paraId="55A7D3B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B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3B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3C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0.78</w:t>
            </w:r>
          </w:p>
        </w:tc>
        <w:tc>
          <w:tcPr>
            <w:tcW w:w="1417" w:type="dxa"/>
            <w:tcBorders>
              <w:top w:val="nil"/>
              <w:left w:val="nil"/>
              <w:bottom w:val="nil"/>
              <w:right w:val="nil"/>
            </w:tcBorders>
            <w:vAlign w:val="bottom"/>
          </w:tcPr>
          <w:p w14:paraId="55A7D3C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3C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129.04</w:t>
            </w:r>
          </w:p>
        </w:tc>
        <w:tc>
          <w:tcPr>
            <w:tcW w:w="1417" w:type="dxa"/>
            <w:tcBorders>
              <w:top w:val="nil"/>
              <w:left w:val="nil"/>
              <w:bottom w:val="nil"/>
              <w:right w:val="nil"/>
            </w:tcBorders>
          </w:tcPr>
          <w:p w14:paraId="6F0B97F7" w14:textId="77777777" w:rsidR="00713B1D" w:rsidRPr="00270E7F" w:rsidRDefault="00713B1D" w:rsidP="00EB30B9">
            <w:pPr>
              <w:jc w:val="right"/>
              <w:rPr>
                <w:rFonts w:ascii="Times New Roman" w:hAnsi="Times New Roman" w:cs="Times New Roman"/>
                <w:color w:val="000000"/>
              </w:rPr>
            </w:pPr>
          </w:p>
        </w:tc>
      </w:tr>
      <w:tr w:rsidR="00713B1D" w:rsidRPr="005D47E4" w14:paraId="55A7D3CD" w14:textId="2AD1C3F6" w:rsidTr="00713B1D">
        <w:trPr>
          <w:trHeight w:val="290"/>
        </w:trPr>
        <w:tc>
          <w:tcPr>
            <w:tcW w:w="3402" w:type="dxa"/>
            <w:tcBorders>
              <w:top w:val="nil"/>
              <w:left w:val="nil"/>
              <w:bottom w:val="nil"/>
              <w:right w:val="nil"/>
            </w:tcBorders>
            <w:shd w:val="clear" w:color="auto" w:fill="auto"/>
            <w:noWrap/>
            <w:vAlign w:val="bottom"/>
          </w:tcPr>
          <w:p w14:paraId="55A7D3C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Populus alba</w:t>
            </w:r>
          </w:p>
        </w:tc>
        <w:tc>
          <w:tcPr>
            <w:tcW w:w="1560" w:type="dxa"/>
            <w:tcBorders>
              <w:top w:val="nil"/>
              <w:left w:val="nil"/>
              <w:bottom w:val="nil"/>
              <w:right w:val="nil"/>
            </w:tcBorders>
            <w:shd w:val="clear" w:color="auto" w:fill="auto"/>
            <w:noWrap/>
            <w:vAlign w:val="bottom"/>
          </w:tcPr>
          <w:p w14:paraId="55A7D3C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Malpighiales</w:t>
            </w:r>
          </w:p>
        </w:tc>
        <w:tc>
          <w:tcPr>
            <w:tcW w:w="1984" w:type="dxa"/>
            <w:tcBorders>
              <w:top w:val="nil"/>
              <w:left w:val="nil"/>
              <w:bottom w:val="nil"/>
              <w:right w:val="nil"/>
            </w:tcBorders>
            <w:shd w:val="clear" w:color="auto" w:fill="auto"/>
            <w:noWrap/>
            <w:vAlign w:val="bottom"/>
          </w:tcPr>
          <w:p w14:paraId="55A7D3C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Salicaceae</w:t>
            </w:r>
          </w:p>
        </w:tc>
        <w:tc>
          <w:tcPr>
            <w:tcW w:w="851" w:type="dxa"/>
            <w:tcBorders>
              <w:top w:val="nil"/>
              <w:left w:val="nil"/>
              <w:bottom w:val="nil"/>
              <w:right w:val="nil"/>
            </w:tcBorders>
            <w:vAlign w:val="bottom"/>
          </w:tcPr>
          <w:p w14:paraId="55A7D3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C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C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D3C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0.32</w:t>
            </w:r>
          </w:p>
        </w:tc>
        <w:tc>
          <w:tcPr>
            <w:tcW w:w="1417" w:type="dxa"/>
            <w:tcBorders>
              <w:top w:val="nil"/>
              <w:left w:val="nil"/>
              <w:bottom w:val="nil"/>
              <w:right w:val="nil"/>
            </w:tcBorders>
            <w:vAlign w:val="bottom"/>
          </w:tcPr>
          <w:p w14:paraId="55A7D3C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D3C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36.43</w:t>
            </w:r>
          </w:p>
        </w:tc>
        <w:tc>
          <w:tcPr>
            <w:tcW w:w="1417" w:type="dxa"/>
            <w:tcBorders>
              <w:top w:val="nil"/>
              <w:left w:val="nil"/>
              <w:bottom w:val="nil"/>
              <w:right w:val="nil"/>
            </w:tcBorders>
          </w:tcPr>
          <w:p w14:paraId="4C577721" w14:textId="77777777" w:rsidR="00713B1D" w:rsidRPr="00270E7F" w:rsidRDefault="00713B1D" w:rsidP="00EB30B9">
            <w:pPr>
              <w:jc w:val="right"/>
              <w:rPr>
                <w:rFonts w:ascii="Times New Roman" w:hAnsi="Times New Roman" w:cs="Times New Roman"/>
                <w:color w:val="000000"/>
              </w:rPr>
            </w:pPr>
          </w:p>
        </w:tc>
      </w:tr>
      <w:tr w:rsidR="00713B1D" w:rsidRPr="005D47E4" w14:paraId="55A7D3D7" w14:textId="528200C2" w:rsidTr="00713B1D">
        <w:trPr>
          <w:trHeight w:val="290"/>
        </w:trPr>
        <w:tc>
          <w:tcPr>
            <w:tcW w:w="3402" w:type="dxa"/>
            <w:tcBorders>
              <w:top w:val="nil"/>
              <w:left w:val="nil"/>
              <w:bottom w:val="nil"/>
              <w:right w:val="nil"/>
            </w:tcBorders>
            <w:shd w:val="clear" w:color="auto" w:fill="auto"/>
            <w:noWrap/>
            <w:vAlign w:val="bottom"/>
          </w:tcPr>
          <w:p w14:paraId="55A7D3C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Potamogeton crispus</w:t>
            </w:r>
          </w:p>
        </w:tc>
        <w:tc>
          <w:tcPr>
            <w:tcW w:w="1560" w:type="dxa"/>
            <w:tcBorders>
              <w:top w:val="nil"/>
              <w:left w:val="nil"/>
              <w:bottom w:val="nil"/>
              <w:right w:val="nil"/>
            </w:tcBorders>
            <w:shd w:val="clear" w:color="auto" w:fill="auto"/>
            <w:noWrap/>
            <w:vAlign w:val="bottom"/>
          </w:tcPr>
          <w:p w14:paraId="55A7D3C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Alismatales</w:t>
            </w:r>
          </w:p>
        </w:tc>
        <w:tc>
          <w:tcPr>
            <w:tcW w:w="1984" w:type="dxa"/>
            <w:tcBorders>
              <w:top w:val="nil"/>
              <w:left w:val="nil"/>
              <w:bottom w:val="nil"/>
              <w:right w:val="nil"/>
            </w:tcBorders>
            <w:shd w:val="clear" w:color="auto" w:fill="auto"/>
            <w:noWrap/>
            <w:vAlign w:val="bottom"/>
          </w:tcPr>
          <w:p w14:paraId="55A7D3D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Potamogetonaceae</w:t>
            </w:r>
          </w:p>
        </w:tc>
        <w:tc>
          <w:tcPr>
            <w:tcW w:w="851" w:type="dxa"/>
            <w:tcBorders>
              <w:top w:val="nil"/>
              <w:left w:val="nil"/>
              <w:bottom w:val="nil"/>
              <w:right w:val="nil"/>
            </w:tcBorders>
            <w:vAlign w:val="bottom"/>
          </w:tcPr>
          <w:p w14:paraId="55A7D3D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3D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3D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0.05</w:t>
            </w:r>
          </w:p>
        </w:tc>
        <w:tc>
          <w:tcPr>
            <w:tcW w:w="1276" w:type="dxa"/>
            <w:tcBorders>
              <w:top w:val="nil"/>
              <w:left w:val="nil"/>
              <w:bottom w:val="nil"/>
              <w:right w:val="nil"/>
            </w:tcBorders>
            <w:vAlign w:val="bottom"/>
          </w:tcPr>
          <w:p w14:paraId="55A7D3D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2.50</w:t>
            </w:r>
          </w:p>
        </w:tc>
        <w:tc>
          <w:tcPr>
            <w:tcW w:w="1417" w:type="dxa"/>
            <w:tcBorders>
              <w:top w:val="nil"/>
              <w:left w:val="nil"/>
              <w:bottom w:val="nil"/>
              <w:right w:val="nil"/>
            </w:tcBorders>
            <w:vAlign w:val="bottom"/>
          </w:tcPr>
          <w:p w14:paraId="55A7D3D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D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48.13</w:t>
            </w:r>
          </w:p>
        </w:tc>
        <w:tc>
          <w:tcPr>
            <w:tcW w:w="1417" w:type="dxa"/>
            <w:tcBorders>
              <w:top w:val="nil"/>
              <w:left w:val="nil"/>
              <w:bottom w:val="nil"/>
              <w:right w:val="nil"/>
            </w:tcBorders>
          </w:tcPr>
          <w:p w14:paraId="6063EF29" w14:textId="77777777" w:rsidR="00713B1D" w:rsidRPr="00270E7F" w:rsidRDefault="00713B1D" w:rsidP="00EB30B9">
            <w:pPr>
              <w:jc w:val="right"/>
              <w:rPr>
                <w:rFonts w:ascii="Times New Roman" w:hAnsi="Times New Roman" w:cs="Times New Roman"/>
                <w:color w:val="000000"/>
              </w:rPr>
            </w:pPr>
          </w:p>
        </w:tc>
      </w:tr>
      <w:tr w:rsidR="00713B1D" w:rsidRPr="005D47E4" w14:paraId="55A7D3E1" w14:textId="74DAEC2E" w:rsidTr="00713B1D">
        <w:trPr>
          <w:trHeight w:val="290"/>
        </w:trPr>
        <w:tc>
          <w:tcPr>
            <w:tcW w:w="3402" w:type="dxa"/>
            <w:tcBorders>
              <w:top w:val="nil"/>
              <w:left w:val="nil"/>
              <w:bottom w:val="nil"/>
              <w:right w:val="nil"/>
            </w:tcBorders>
            <w:shd w:val="clear" w:color="auto" w:fill="auto"/>
            <w:noWrap/>
            <w:vAlign w:val="bottom"/>
          </w:tcPr>
          <w:p w14:paraId="55A7D3D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Prunus avium</w:t>
            </w:r>
          </w:p>
        </w:tc>
        <w:tc>
          <w:tcPr>
            <w:tcW w:w="1560" w:type="dxa"/>
            <w:tcBorders>
              <w:top w:val="nil"/>
              <w:left w:val="nil"/>
              <w:bottom w:val="nil"/>
              <w:right w:val="nil"/>
            </w:tcBorders>
            <w:shd w:val="clear" w:color="auto" w:fill="auto"/>
            <w:noWrap/>
            <w:vAlign w:val="bottom"/>
          </w:tcPr>
          <w:p w14:paraId="55A7D3D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3D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3D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3D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D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D3D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183.08</w:t>
            </w:r>
          </w:p>
        </w:tc>
        <w:tc>
          <w:tcPr>
            <w:tcW w:w="1417" w:type="dxa"/>
            <w:tcBorders>
              <w:top w:val="nil"/>
              <w:left w:val="nil"/>
              <w:bottom w:val="nil"/>
              <w:right w:val="nil"/>
            </w:tcBorders>
            <w:vAlign w:val="bottom"/>
          </w:tcPr>
          <w:p w14:paraId="55A7D3D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E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545.53</w:t>
            </w:r>
          </w:p>
        </w:tc>
        <w:tc>
          <w:tcPr>
            <w:tcW w:w="1417" w:type="dxa"/>
            <w:tcBorders>
              <w:top w:val="nil"/>
              <w:left w:val="nil"/>
              <w:bottom w:val="nil"/>
              <w:right w:val="nil"/>
            </w:tcBorders>
          </w:tcPr>
          <w:p w14:paraId="0DA39D52" w14:textId="77777777" w:rsidR="00713B1D" w:rsidRPr="00270E7F" w:rsidRDefault="00713B1D" w:rsidP="00EB30B9">
            <w:pPr>
              <w:jc w:val="right"/>
              <w:rPr>
                <w:rFonts w:ascii="Times New Roman" w:hAnsi="Times New Roman" w:cs="Times New Roman"/>
                <w:color w:val="000000"/>
              </w:rPr>
            </w:pPr>
          </w:p>
        </w:tc>
      </w:tr>
      <w:tr w:rsidR="00713B1D" w:rsidRPr="005D47E4" w14:paraId="55A7D3EB" w14:textId="58D708F6" w:rsidTr="00713B1D">
        <w:trPr>
          <w:trHeight w:val="290"/>
        </w:trPr>
        <w:tc>
          <w:tcPr>
            <w:tcW w:w="3402" w:type="dxa"/>
            <w:tcBorders>
              <w:top w:val="nil"/>
              <w:left w:val="nil"/>
              <w:bottom w:val="nil"/>
              <w:right w:val="nil"/>
            </w:tcBorders>
            <w:shd w:val="clear" w:color="auto" w:fill="auto"/>
            <w:noWrap/>
            <w:vAlign w:val="bottom"/>
          </w:tcPr>
          <w:p w14:paraId="55A7D3E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Prunus campanulata</w:t>
            </w:r>
          </w:p>
        </w:tc>
        <w:tc>
          <w:tcPr>
            <w:tcW w:w="1560" w:type="dxa"/>
            <w:tcBorders>
              <w:top w:val="nil"/>
              <w:left w:val="nil"/>
              <w:bottom w:val="nil"/>
              <w:right w:val="nil"/>
            </w:tcBorders>
            <w:shd w:val="clear" w:color="auto" w:fill="auto"/>
            <w:noWrap/>
            <w:vAlign w:val="bottom"/>
          </w:tcPr>
          <w:p w14:paraId="55A7D3E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3E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3E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3E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E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3E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3E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E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550.51</w:t>
            </w:r>
          </w:p>
        </w:tc>
        <w:tc>
          <w:tcPr>
            <w:tcW w:w="1417" w:type="dxa"/>
            <w:tcBorders>
              <w:top w:val="nil"/>
              <w:left w:val="nil"/>
              <w:bottom w:val="nil"/>
              <w:right w:val="nil"/>
            </w:tcBorders>
          </w:tcPr>
          <w:p w14:paraId="4C7FABB8" w14:textId="77777777" w:rsidR="00713B1D" w:rsidRPr="00270E7F" w:rsidRDefault="00713B1D" w:rsidP="00EB30B9">
            <w:pPr>
              <w:jc w:val="right"/>
              <w:rPr>
                <w:rFonts w:ascii="Times New Roman" w:hAnsi="Times New Roman" w:cs="Times New Roman"/>
                <w:color w:val="000000"/>
              </w:rPr>
            </w:pPr>
          </w:p>
        </w:tc>
      </w:tr>
      <w:tr w:rsidR="00713B1D" w:rsidRPr="005D47E4" w14:paraId="55A7D3F5" w14:textId="58EB9054" w:rsidTr="00713B1D">
        <w:trPr>
          <w:trHeight w:val="290"/>
        </w:trPr>
        <w:tc>
          <w:tcPr>
            <w:tcW w:w="3402" w:type="dxa"/>
            <w:tcBorders>
              <w:top w:val="nil"/>
              <w:left w:val="nil"/>
              <w:bottom w:val="nil"/>
              <w:right w:val="nil"/>
            </w:tcBorders>
            <w:shd w:val="clear" w:color="auto" w:fill="auto"/>
            <w:noWrap/>
            <w:vAlign w:val="bottom"/>
          </w:tcPr>
          <w:p w14:paraId="55A7D3E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Prunus domestica</w:t>
            </w:r>
          </w:p>
        </w:tc>
        <w:tc>
          <w:tcPr>
            <w:tcW w:w="1560" w:type="dxa"/>
            <w:tcBorders>
              <w:top w:val="nil"/>
              <w:left w:val="nil"/>
              <w:bottom w:val="nil"/>
              <w:right w:val="nil"/>
            </w:tcBorders>
            <w:shd w:val="clear" w:color="auto" w:fill="auto"/>
            <w:noWrap/>
            <w:vAlign w:val="bottom"/>
          </w:tcPr>
          <w:p w14:paraId="55A7D3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3E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3E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3F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3F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D3F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704.17</w:t>
            </w:r>
          </w:p>
        </w:tc>
        <w:tc>
          <w:tcPr>
            <w:tcW w:w="1417" w:type="dxa"/>
            <w:tcBorders>
              <w:top w:val="nil"/>
              <w:left w:val="nil"/>
              <w:bottom w:val="nil"/>
              <w:right w:val="nil"/>
            </w:tcBorders>
            <w:vAlign w:val="bottom"/>
          </w:tcPr>
          <w:p w14:paraId="55A7D3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F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300.48</w:t>
            </w:r>
          </w:p>
        </w:tc>
        <w:tc>
          <w:tcPr>
            <w:tcW w:w="1417" w:type="dxa"/>
            <w:tcBorders>
              <w:top w:val="nil"/>
              <w:left w:val="nil"/>
              <w:bottom w:val="nil"/>
              <w:right w:val="nil"/>
            </w:tcBorders>
          </w:tcPr>
          <w:p w14:paraId="600CC23A" w14:textId="77777777" w:rsidR="00713B1D" w:rsidRPr="00270E7F" w:rsidRDefault="00713B1D" w:rsidP="00EB30B9">
            <w:pPr>
              <w:jc w:val="right"/>
              <w:rPr>
                <w:rFonts w:ascii="Times New Roman" w:hAnsi="Times New Roman" w:cs="Times New Roman"/>
                <w:color w:val="000000"/>
              </w:rPr>
            </w:pPr>
          </w:p>
        </w:tc>
      </w:tr>
      <w:tr w:rsidR="00713B1D" w:rsidRPr="005D47E4" w14:paraId="55A7D3FF" w14:textId="6484117F" w:rsidTr="00713B1D">
        <w:trPr>
          <w:trHeight w:val="290"/>
        </w:trPr>
        <w:tc>
          <w:tcPr>
            <w:tcW w:w="3402" w:type="dxa"/>
            <w:tcBorders>
              <w:top w:val="nil"/>
              <w:left w:val="nil"/>
              <w:bottom w:val="nil"/>
              <w:right w:val="nil"/>
            </w:tcBorders>
            <w:shd w:val="clear" w:color="auto" w:fill="auto"/>
            <w:noWrap/>
            <w:vAlign w:val="bottom"/>
          </w:tcPr>
          <w:p w14:paraId="55A7D3F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Prunus laurocerasus</w:t>
            </w:r>
          </w:p>
        </w:tc>
        <w:tc>
          <w:tcPr>
            <w:tcW w:w="1560" w:type="dxa"/>
            <w:tcBorders>
              <w:top w:val="nil"/>
              <w:left w:val="nil"/>
              <w:bottom w:val="nil"/>
              <w:right w:val="nil"/>
            </w:tcBorders>
            <w:shd w:val="clear" w:color="auto" w:fill="auto"/>
            <w:noWrap/>
            <w:vAlign w:val="bottom"/>
          </w:tcPr>
          <w:p w14:paraId="55A7D3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3F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3F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3F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3F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D3F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267.30</w:t>
            </w:r>
          </w:p>
        </w:tc>
        <w:tc>
          <w:tcPr>
            <w:tcW w:w="1417" w:type="dxa"/>
            <w:tcBorders>
              <w:top w:val="nil"/>
              <w:left w:val="nil"/>
              <w:bottom w:val="nil"/>
              <w:right w:val="nil"/>
            </w:tcBorders>
            <w:vAlign w:val="bottom"/>
          </w:tcPr>
          <w:p w14:paraId="55A7D3F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3F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481.74</w:t>
            </w:r>
          </w:p>
        </w:tc>
        <w:tc>
          <w:tcPr>
            <w:tcW w:w="1417" w:type="dxa"/>
            <w:tcBorders>
              <w:top w:val="nil"/>
              <w:left w:val="nil"/>
              <w:bottom w:val="nil"/>
              <w:right w:val="nil"/>
            </w:tcBorders>
          </w:tcPr>
          <w:p w14:paraId="39A01A97" w14:textId="77777777" w:rsidR="00713B1D" w:rsidRPr="00270E7F" w:rsidRDefault="00713B1D" w:rsidP="00EB30B9">
            <w:pPr>
              <w:jc w:val="right"/>
              <w:rPr>
                <w:rFonts w:ascii="Times New Roman" w:hAnsi="Times New Roman" w:cs="Times New Roman"/>
                <w:color w:val="000000"/>
              </w:rPr>
            </w:pPr>
          </w:p>
        </w:tc>
      </w:tr>
      <w:tr w:rsidR="00713B1D" w:rsidRPr="005D47E4" w14:paraId="55A7D409" w14:textId="4E28EA72" w:rsidTr="00713B1D">
        <w:trPr>
          <w:trHeight w:val="290"/>
        </w:trPr>
        <w:tc>
          <w:tcPr>
            <w:tcW w:w="3402" w:type="dxa"/>
            <w:tcBorders>
              <w:top w:val="nil"/>
              <w:left w:val="nil"/>
              <w:bottom w:val="nil"/>
              <w:right w:val="nil"/>
            </w:tcBorders>
            <w:shd w:val="clear" w:color="auto" w:fill="auto"/>
            <w:noWrap/>
            <w:vAlign w:val="bottom"/>
          </w:tcPr>
          <w:p w14:paraId="55A7D40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Prunus lusitanica</w:t>
            </w:r>
          </w:p>
        </w:tc>
        <w:tc>
          <w:tcPr>
            <w:tcW w:w="1560" w:type="dxa"/>
            <w:tcBorders>
              <w:top w:val="nil"/>
              <w:left w:val="nil"/>
              <w:bottom w:val="nil"/>
              <w:right w:val="nil"/>
            </w:tcBorders>
            <w:shd w:val="clear" w:color="auto" w:fill="auto"/>
            <w:noWrap/>
            <w:vAlign w:val="bottom"/>
          </w:tcPr>
          <w:p w14:paraId="55A7D40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0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0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0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w:t>
            </w:r>
          </w:p>
        </w:tc>
        <w:tc>
          <w:tcPr>
            <w:tcW w:w="1276" w:type="dxa"/>
            <w:tcBorders>
              <w:top w:val="nil"/>
              <w:left w:val="nil"/>
              <w:bottom w:val="nil"/>
              <w:right w:val="nil"/>
            </w:tcBorders>
            <w:vAlign w:val="bottom"/>
          </w:tcPr>
          <w:p w14:paraId="55A7D40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42.71</w:t>
            </w:r>
          </w:p>
        </w:tc>
        <w:tc>
          <w:tcPr>
            <w:tcW w:w="1417" w:type="dxa"/>
            <w:tcBorders>
              <w:top w:val="nil"/>
              <w:left w:val="nil"/>
              <w:bottom w:val="nil"/>
              <w:right w:val="nil"/>
            </w:tcBorders>
            <w:vAlign w:val="bottom"/>
          </w:tcPr>
          <w:p w14:paraId="55A7D40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0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635.47</w:t>
            </w:r>
          </w:p>
        </w:tc>
        <w:tc>
          <w:tcPr>
            <w:tcW w:w="1417" w:type="dxa"/>
            <w:tcBorders>
              <w:top w:val="nil"/>
              <w:left w:val="nil"/>
              <w:bottom w:val="nil"/>
              <w:right w:val="nil"/>
            </w:tcBorders>
          </w:tcPr>
          <w:p w14:paraId="12B6FE38" w14:textId="77777777" w:rsidR="00713B1D" w:rsidRPr="00270E7F" w:rsidRDefault="00713B1D" w:rsidP="00EB30B9">
            <w:pPr>
              <w:jc w:val="right"/>
              <w:rPr>
                <w:rFonts w:ascii="Times New Roman" w:hAnsi="Times New Roman" w:cs="Times New Roman"/>
                <w:color w:val="000000"/>
              </w:rPr>
            </w:pPr>
          </w:p>
        </w:tc>
      </w:tr>
      <w:tr w:rsidR="00713B1D" w:rsidRPr="005D47E4" w14:paraId="55A7D413" w14:textId="114365EA" w:rsidTr="00713B1D">
        <w:trPr>
          <w:trHeight w:val="290"/>
        </w:trPr>
        <w:tc>
          <w:tcPr>
            <w:tcW w:w="3402" w:type="dxa"/>
            <w:tcBorders>
              <w:top w:val="nil"/>
              <w:left w:val="nil"/>
              <w:bottom w:val="nil"/>
              <w:right w:val="nil"/>
            </w:tcBorders>
            <w:shd w:val="clear" w:color="auto" w:fill="auto"/>
            <w:noWrap/>
            <w:vAlign w:val="bottom"/>
          </w:tcPr>
          <w:p w14:paraId="55A7D40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Prunus serotina</w:t>
            </w:r>
          </w:p>
        </w:tc>
        <w:tc>
          <w:tcPr>
            <w:tcW w:w="1560" w:type="dxa"/>
            <w:tcBorders>
              <w:top w:val="nil"/>
              <w:left w:val="nil"/>
              <w:bottom w:val="nil"/>
              <w:right w:val="nil"/>
            </w:tcBorders>
            <w:shd w:val="clear" w:color="auto" w:fill="auto"/>
            <w:noWrap/>
            <w:vAlign w:val="bottom"/>
          </w:tcPr>
          <w:p w14:paraId="55A7D4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0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0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0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40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41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83.90</w:t>
            </w:r>
          </w:p>
        </w:tc>
        <w:tc>
          <w:tcPr>
            <w:tcW w:w="1417" w:type="dxa"/>
            <w:tcBorders>
              <w:top w:val="nil"/>
              <w:left w:val="nil"/>
              <w:bottom w:val="nil"/>
              <w:right w:val="nil"/>
            </w:tcBorders>
            <w:vAlign w:val="bottom"/>
          </w:tcPr>
          <w:p w14:paraId="55A7D41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1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716.10</w:t>
            </w:r>
          </w:p>
        </w:tc>
        <w:tc>
          <w:tcPr>
            <w:tcW w:w="1417" w:type="dxa"/>
            <w:tcBorders>
              <w:top w:val="nil"/>
              <w:left w:val="nil"/>
              <w:bottom w:val="nil"/>
              <w:right w:val="nil"/>
            </w:tcBorders>
          </w:tcPr>
          <w:p w14:paraId="61A984FE" w14:textId="77777777" w:rsidR="00713B1D" w:rsidRPr="00270E7F" w:rsidRDefault="00713B1D" w:rsidP="00EB30B9">
            <w:pPr>
              <w:jc w:val="right"/>
              <w:rPr>
                <w:rFonts w:ascii="Times New Roman" w:hAnsi="Times New Roman" w:cs="Times New Roman"/>
                <w:color w:val="000000"/>
              </w:rPr>
            </w:pPr>
          </w:p>
        </w:tc>
      </w:tr>
      <w:tr w:rsidR="00713B1D" w:rsidRPr="005D47E4" w14:paraId="55A7D41D" w14:textId="3F5FECF3" w:rsidTr="00713B1D">
        <w:trPr>
          <w:trHeight w:val="290"/>
        </w:trPr>
        <w:tc>
          <w:tcPr>
            <w:tcW w:w="3402" w:type="dxa"/>
            <w:tcBorders>
              <w:top w:val="nil"/>
              <w:left w:val="nil"/>
              <w:bottom w:val="nil"/>
              <w:right w:val="nil"/>
            </w:tcBorders>
            <w:shd w:val="clear" w:color="auto" w:fill="auto"/>
            <w:noWrap/>
            <w:vAlign w:val="bottom"/>
          </w:tcPr>
          <w:p w14:paraId="55A7D41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Prunus serrulata</w:t>
            </w:r>
          </w:p>
        </w:tc>
        <w:tc>
          <w:tcPr>
            <w:tcW w:w="1560" w:type="dxa"/>
            <w:tcBorders>
              <w:top w:val="nil"/>
              <w:left w:val="nil"/>
              <w:bottom w:val="nil"/>
              <w:right w:val="nil"/>
            </w:tcBorders>
            <w:shd w:val="clear" w:color="auto" w:fill="auto"/>
            <w:noWrap/>
            <w:vAlign w:val="bottom"/>
          </w:tcPr>
          <w:p w14:paraId="55A7D41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1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1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1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41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D41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52.91</w:t>
            </w:r>
          </w:p>
        </w:tc>
        <w:tc>
          <w:tcPr>
            <w:tcW w:w="1417" w:type="dxa"/>
            <w:tcBorders>
              <w:top w:val="nil"/>
              <w:left w:val="nil"/>
              <w:bottom w:val="nil"/>
              <w:right w:val="nil"/>
            </w:tcBorders>
            <w:vAlign w:val="bottom"/>
          </w:tcPr>
          <w:p w14:paraId="55A7D4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1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726.72</w:t>
            </w:r>
          </w:p>
        </w:tc>
        <w:tc>
          <w:tcPr>
            <w:tcW w:w="1417" w:type="dxa"/>
            <w:tcBorders>
              <w:top w:val="nil"/>
              <w:left w:val="nil"/>
              <w:bottom w:val="nil"/>
              <w:right w:val="nil"/>
            </w:tcBorders>
          </w:tcPr>
          <w:p w14:paraId="5E11F699" w14:textId="77777777" w:rsidR="00713B1D" w:rsidRPr="00270E7F" w:rsidRDefault="00713B1D" w:rsidP="00EB30B9">
            <w:pPr>
              <w:jc w:val="right"/>
              <w:rPr>
                <w:rFonts w:ascii="Times New Roman" w:hAnsi="Times New Roman" w:cs="Times New Roman"/>
                <w:color w:val="000000"/>
              </w:rPr>
            </w:pPr>
          </w:p>
        </w:tc>
      </w:tr>
      <w:tr w:rsidR="00713B1D" w:rsidRPr="005D47E4" w14:paraId="55A7D427" w14:textId="722E40FE" w:rsidTr="00713B1D">
        <w:trPr>
          <w:trHeight w:val="290"/>
        </w:trPr>
        <w:tc>
          <w:tcPr>
            <w:tcW w:w="3402" w:type="dxa"/>
            <w:tcBorders>
              <w:top w:val="nil"/>
              <w:left w:val="nil"/>
              <w:bottom w:val="nil"/>
              <w:right w:val="nil"/>
            </w:tcBorders>
            <w:shd w:val="clear" w:color="auto" w:fill="auto"/>
            <w:noWrap/>
            <w:vAlign w:val="bottom"/>
          </w:tcPr>
          <w:p w14:paraId="55A7D41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Pseudotsuga menziesii</w:t>
            </w:r>
          </w:p>
        </w:tc>
        <w:tc>
          <w:tcPr>
            <w:tcW w:w="1560" w:type="dxa"/>
            <w:tcBorders>
              <w:top w:val="nil"/>
              <w:left w:val="nil"/>
              <w:bottom w:val="nil"/>
              <w:right w:val="nil"/>
            </w:tcBorders>
            <w:shd w:val="clear" w:color="auto" w:fill="auto"/>
            <w:noWrap/>
            <w:vAlign w:val="bottom"/>
          </w:tcPr>
          <w:p w14:paraId="55A7D4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Pinales</w:t>
            </w:r>
          </w:p>
        </w:tc>
        <w:tc>
          <w:tcPr>
            <w:tcW w:w="1984" w:type="dxa"/>
            <w:tcBorders>
              <w:top w:val="nil"/>
              <w:left w:val="nil"/>
              <w:bottom w:val="nil"/>
              <w:right w:val="nil"/>
            </w:tcBorders>
            <w:shd w:val="clear" w:color="auto" w:fill="auto"/>
            <w:noWrap/>
            <w:vAlign w:val="bottom"/>
          </w:tcPr>
          <w:p w14:paraId="55A7D42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Pinaceae</w:t>
            </w:r>
          </w:p>
        </w:tc>
        <w:tc>
          <w:tcPr>
            <w:tcW w:w="851" w:type="dxa"/>
            <w:tcBorders>
              <w:top w:val="nil"/>
              <w:left w:val="nil"/>
              <w:bottom w:val="nil"/>
              <w:right w:val="nil"/>
            </w:tcBorders>
            <w:vAlign w:val="bottom"/>
          </w:tcPr>
          <w:p w14:paraId="55A7D42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2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42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60</w:t>
            </w:r>
          </w:p>
        </w:tc>
        <w:tc>
          <w:tcPr>
            <w:tcW w:w="1276" w:type="dxa"/>
            <w:tcBorders>
              <w:top w:val="nil"/>
              <w:left w:val="nil"/>
              <w:bottom w:val="nil"/>
              <w:right w:val="nil"/>
            </w:tcBorders>
            <w:vAlign w:val="bottom"/>
          </w:tcPr>
          <w:p w14:paraId="55A7D42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10.70</w:t>
            </w:r>
          </w:p>
        </w:tc>
        <w:tc>
          <w:tcPr>
            <w:tcW w:w="1417" w:type="dxa"/>
            <w:tcBorders>
              <w:top w:val="nil"/>
              <w:left w:val="nil"/>
              <w:bottom w:val="nil"/>
              <w:right w:val="nil"/>
            </w:tcBorders>
            <w:vAlign w:val="bottom"/>
          </w:tcPr>
          <w:p w14:paraId="55A7D4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42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648.95</w:t>
            </w:r>
          </w:p>
        </w:tc>
        <w:tc>
          <w:tcPr>
            <w:tcW w:w="1417" w:type="dxa"/>
            <w:tcBorders>
              <w:top w:val="nil"/>
              <w:left w:val="nil"/>
              <w:bottom w:val="nil"/>
              <w:right w:val="nil"/>
            </w:tcBorders>
          </w:tcPr>
          <w:p w14:paraId="73804250" w14:textId="77777777" w:rsidR="00713B1D" w:rsidRPr="00270E7F" w:rsidRDefault="00713B1D" w:rsidP="00EB30B9">
            <w:pPr>
              <w:jc w:val="right"/>
              <w:rPr>
                <w:rFonts w:ascii="Times New Roman" w:hAnsi="Times New Roman" w:cs="Times New Roman"/>
                <w:color w:val="000000"/>
              </w:rPr>
            </w:pPr>
          </w:p>
        </w:tc>
      </w:tr>
      <w:tr w:rsidR="00713B1D" w:rsidRPr="005D47E4" w14:paraId="55A7D431" w14:textId="1A7CE296" w:rsidTr="00713B1D">
        <w:trPr>
          <w:trHeight w:val="290"/>
        </w:trPr>
        <w:tc>
          <w:tcPr>
            <w:tcW w:w="3402" w:type="dxa"/>
            <w:tcBorders>
              <w:top w:val="nil"/>
              <w:left w:val="nil"/>
              <w:bottom w:val="nil"/>
              <w:right w:val="nil"/>
            </w:tcBorders>
            <w:shd w:val="clear" w:color="auto" w:fill="auto"/>
            <w:noWrap/>
            <w:vAlign w:val="bottom"/>
          </w:tcPr>
          <w:p w14:paraId="55A7D42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Psidium cattleianum</w:t>
            </w:r>
          </w:p>
        </w:tc>
        <w:tc>
          <w:tcPr>
            <w:tcW w:w="1560" w:type="dxa"/>
            <w:tcBorders>
              <w:top w:val="nil"/>
              <w:left w:val="nil"/>
              <w:bottom w:val="nil"/>
              <w:right w:val="nil"/>
            </w:tcBorders>
            <w:shd w:val="clear" w:color="auto" w:fill="auto"/>
            <w:noWrap/>
            <w:vAlign w:val="bottom"/>
          </w:tcPr>
          <w:p w14:paraId="55A7D42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42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Myrtaceae</w:t>
            </w:r>
          </w:p>
        </w:tc>
        <w:tc>
          <w:tcPr>
            <w:tcW w:w="851" w:type="dxa"/>
            <w:tcBorders>
              <w:top w:val="nil"/>
              <w:left w:val="nil"/>
              <w:bottom w:val="nil"/>
              <w:right w:val="nil"/>
            </w:tcBorders>
            <w:vAlign w:val="bottom"/>
          </w:tcPr>
          <w:p w14:paraId="55A7D42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2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2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D42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4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3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2809.04</w:t>
            </w:r>
          </w:p>
        </w:tc>
        <w:tc>
          <w:tcPr>
            <w:tcW w:w="1417" w:type="dxa"/>
            <w:tcBorders>
              <w:top w:val="nil"/>
              <w:left w:val="nil"/>
              <w:bottom w:val="nil"/>
              <w:right w:val="nil"/>
            </w:tcBorders>
          </w:tcPr>
          <w:p w14:paraId="440D6125" w14:textId="77777777" w:rsidR="00713B1D" w:rsidRPr="00270E7F" w:rsidRDefault="00713B1D" w:rsidP="00EB30B9">
            <w:pPr>
              <w:jc w:val="right"/>
              <w:rPr>
                <w:rFonts w:ascii="Times New Roman" w:hAnsi="Times New Roman" w:cs="Times New Roman"/>
                <w:color w:val="000000"/>
              </w:rPr>
            </w:pPr>
          </w:p>
        </w:tc>
      </w:tr>
      <w:tr w:rsidR="00713B1D" w:rsidRPr="005D47E4" w14:paraId="55A7D43B" w14:textId="50549B50" w:rsidTr="00713B1D">
        <w:trPr>
          <w:trHeight w:val="290"/>
        </w:trPr>
        <w:tc>
          <w:tcPr>
            <w:tcW w:w="3402" w:type="dxa"/>
            <w:tcBorders>
              <w:top w:val="nil"/>
              <w:left w:val="nil"/>
              <w:bottom w:val="nil"/>
              <w:right w:val="nil"/>
            </w:tcBorders>
            <w:shd w:val="clear" w:color="auto" w:fill="auto"/>
            <w:noWrap/>
            <w:vAlign w:val="bottom"/>
          </w:tcPr>
          <w:p w14:paraId="55A7D43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Psidium guajava</w:t>
            </w:r>
          </w:p>
        </w:tc>
        <w:tc>
          <w:tcPr>
            <w:tcW w:w="1560" w:type="dxa"/>
            <w:tcBorders>
              <w:top w:val="nil"/>
              <w:left w:val="nil"/>
              <w:bottom w:val="nil"/>
              <w:right w:val="nil"/>
            </w:tcBorders>
            <w:shd w:val="clear" w:color="auto" w:fill="auto"/>
            <w:noWrap/>
            <w:vAlign w:val="bottom"/>
          </w:tcPr>
          <w:p w14:paraId="55A7D43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43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Myrtaceae</w:t>
            </w:r>
          </w:p>
        </w:tc>
        <w:tc>
          <w:tcPr>
            <w:tcW w:w="851" w:type="dxa"/>
            <w:tcBorders>
              <w:top w:val="nil"/>
              <w:left w:val="nil"/>
              <w:bottom w:val="nil"/>
              <w:right w:val="nil"/>
            </w:tcBorders>
            <w:vAlign w:val="bottom"/>
          </w:tcPr>
          <w:p w14:paraId="55A7D43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3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3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43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11.71</w:t>
            </w:r>
          </w:p>
        </w:tc>
        <w:tc>
          <w:tcPr>
            <w:tcW w:w="1417" w:type="dxa"/>
            <w:tcBorders>
              <w:top w:val="nil"/>
              <w:left w:val="nil"/>
              <w:bottom w:val="nil"/>
              <w:right w:val="nil"/>
            </w:tcBorders>
            <w:vAlign w:val="bottom"/>
          </w:tcPr>
          <w:p w14:paraId="55A7D43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3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2004.87</w:t>
            </w:r>
          </w:p>
        </w:tc>
        <w:tc>
          <w:tcPr>
            <w:tcW w:w="1417" w:type="dxa"/>
            <w:tcBorders>
              <w:top w:val="nil"/>
              <w:left w:val="nil"/>
              <w:bottom w:val="nil"/>
              <w:right w:val="nil"/>
            </w:tcBorders>
          </w:tcPr>
          <w:p w14:paraId="58D721DB" w14:textId="77777777" w:rsidR="00713B1D" w:rsidRPr="00270E7F" w:rsidRDefault="00713B1D" w:rsidP="00EB30B9">
            <w:pPr>
              <w:jc w:val="right"/>
              <w:rPr>
                <w:rFonts w:ascii="Times New Roman" w:hAnsi="Times New Roman" w:cs="Times New Roman"/>
                <w:color w:val="000000"/>
              </w:rPr>
            </w:pPr>
          </w:p>
        </w:tc>
      </w:tr>
      <w:tr w:rsidR="00713B1D" w:rsidRPr="005D47E4" w14:paraId="55A7D445" w14:textId="503AA793" w:rsidTr="00713B1D">
        <w:trPr>
          <w:trHeight w:val="290"/>
        </w:trPr>
        <w:tc>
          <w:tcPr>
            <w:tcW w:w="3402" w:type="dxa"/>
            <w:tcBorders>
              <w:top w:val="nil"/>
              <w:left w:val="nil"/>
              <w:bottom w:val="nil"/>
              <w:right w:val="nil"/>
            </w:tcBorders>
            <w:shd w:val="clear" w:color="auto" w:fill="auto"/>
            <w:noWrap/>
            <w:vAlign w:val="bottom"/>
          </w:tcPr>
          <w:p w14:paraId="55A7D43C"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Psoralea pinnata</w:t>
            </w:r>
          </w:p>
        </w:tc>
        <w:tc>
          <w:tcPr>
            <w:tcW w:w="1560" w:type="dxa"/>
            <w:tcBorders>
              <w:top w:val="nil"/>
              <w:left w:val="nil"/>
              <w:bottom w:val="nil"/>
              <w:right w:val="nil"/>
            </w:tcBorders>
            <w:shd w:val="clear" w:color="auto" w:fill="auto"/>
            <w:noWrap/>
            <w:vAlign w:val="bottom"/>
          </w:tcPr>
          <w:p w14:paraId="55A7D43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D43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43F"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440"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D441"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5</w:t>
            </w:r>
          </w:p>
        </w:tc>
        <w:tc>
          <w:tcPr>
            <w:tcW w:w="1276" w:type="dxa"/>
            <w:tcBorders>
              <w:top w:val="nil"/>
              <w:left w:val="nil"/>
              <w:bottom w:val="nil"/>
              <w:right w:val="nil"/>
            </w:tcBorders>
            <w:vAlign w:val="bottom"/>
          </w:tcPr>
          <w:p w14:paraId="55A7D44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6.98</w:t>
            </w:r>
          </w:p>
        </w:tc>
        <w:tc>
          <w:tcPr>
            <w:tcW w:w="1417" w:type="dxa"/>
            <w:tcBorders>
              <w:top w:val="nil"/>
              <w:left w:val="nil"/>
              <w:bottom w:val="nil"/>
              <w:right w:val="nil"/>
            </w:tcBorders>
            <w:vAlign w:val="bottom"/>
          </w:tcPr>
          <w:p w14:paraId="55A7D44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D444"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753B8425" w14:textId="77777777" w:rsidR="00713B1D" w:rsidRPr="00270E7F" w:rsidRDefault="00713B1D" w:rsidP="00EB30B9">
            <w:pPr>
              <w:jc w:val="right"/>
              <w:rPr>
                <w:rFonts w:ascii="Times New Roman" w:hAnsi="Times New Roman" w:cs="Times New Roman"/>
                <w:color w:val="000000"/>
              </w:rPr>
            </w:pPr>
          </w:p>
        </w:tc>
      </w:tr>
      <w:tr w:rsidR="00713B1D" w:rsidRPr="005D47E4" w14:paraId="55A7D44F" w14:textId="0749862B" w:rsidTr="00713B1D">
        <w:trPr>
          <w:trHeight w:val="290"/>
        </w:trPr>
        <w:tc>
          <w:tcPr>
            <w:tcW w:w="3402" w:type="dxa"/>
            <w:tcBorders>
              <w:top w:val="nil"/>
              <w:left w:val="nil"/>
              <w:bottom w:val="nil"/>
              <w:right w:val="nil"/>
            </w:tcBorders>
            <w:shd w:val="clear" w:color="auto" w:fill="auto"/>
            <w:noWrap/>
            <w:vAlign w:val="bottom"/>
          </w:tcPr>
          <w:p w14:paraId="55A7D44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Pueraria montana</w:t>
            </w:r>
          </w:p>
        </w:tc>
        <w:tc>
          <w:tcPr>
            <w:tcW w:w="1560" w:type="dxa"/>
            <w:tcBorders>
              <w:top w:val="nil"/>
              <w:left w:val="nil"/>
              <w:bottom w:val="nil"/>
              <w:right w:val="nil"/>
            </w:tcBorders>
            <w:shd w:val="clear" w:color="auto" w:fill="auto"/>
            <w:noWrap/>
            <w:vAlign w:val="bottom"/>
          </w:tcPr>
          <w:p w14:paraId="55A7D44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D44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44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4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4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44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12.32</w:t>
            </w:r>
          </w:p>
        </w:tc>
        <w:tc>
          <w:tcPr>
            <w:tcW w:w="1417" w:type="dxa"/>
            <w:tcBorders>
              <w:top w:val="nil"/>
              <w:left w:val="nil"/>
              <w:bottom w:val="nil"/>
              <w:right w:val="nil"/>
            </w:tcBorders>
            <w:vAlign w:val="bottom"/>
          </w:tcPr>
          <w:p w14:paraId="55A7D4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4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98.05</w:t>
            </w:r>
          </w:p>
        </w:tc>
        <w:tc>
          <w:tcPr>
            <w:tcW w:w="1417" w:type="dxa"/>
            <w:tcBorders>
              <w:top w:val="nil"/>
              <w:left w:val="nil"/>
              <w:bottom w:val="nil"/>
              <w:right w:val="nil"/>
            </w:tcBorders>
          </w:tcPr>
          <w:p w14:paraId="2AACC383" w14:textId="77777777" w:rsidR="00713B1D" w:rsidRPr="00270E7F" w:rsidRDefault="00713B1D" w:rsidP="00EB30B9">
            <w:pPr>
              <w:jc w:val="right"/>
              <w:rPr>
                <w:rFonts w:ascii="Times New Roman" w:hAnsi="Times New Roman" w:cs="Times New Roman"/>
                <w:color w:val="000000"/>
              </w:rPr>
            </w:pPr>
          </w:p>
        </w:tc>
      </w:tr>
      <w:tr w:rsidR="00713B1D" w:rsidRPr="005D47E4" w14:paraId="55A7D459" w14:textId="40D552A7" w:rsidTr="00713B1D">
        <w:trPr>
          <w:trHeight w:val="290"/>
        </w:trPr>
        <w:tc>
          <w:tcPr>
            <w:tcW w:w="3402" w:type="dxa"/>
            <w:tcBorders>
              <w:top w:val="nil"/>
              <w:left w:val="nil"/>
              <w:bottom w:val="nil"/>
              <w:right w:val="nil"/>
            </w:tcBorders>
            <w:shd w:val="clear" w:color="auto" w:fill="auto"/>
            <w:noWrap/>
            <w:vAlign w:val="bottom"/>
          </w:tcPr>
          <w:p w14:paraId="55A7D45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Pultenaea daphnoides</w:t>
            </w:r>
          </w:p>
        </w:tc>
        <w:tc>
          <w:tcPr>
            <w:tcW w:w="1560" w:type="dxa"/>
            <w:tcBorders>
              <w:top w:val="nil"/>
              <w:left w:val="nil"/>
              <w:bottom w:val="nil"/>
              <w:right w:val="nil"/>
            </w:tcBorders>
            <w:shd w:val="clear" w:color="auto" w:fill="auto"/>
            <w:noWrap/>
            <w:vAlign w:val="bottom"/>
          </w:tcPr>
          <w:p w14:paraId="55A7D45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D45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45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5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5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45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4.20</w:t>
            </w:r>
          </w:p>
        </w:tc>
        <w:tc>
          <w:tcPr>
            <w:tcW w:w="1417" w:type="dxa"/>
            <w:tcBorders>
              <w:top w:val="nil"/>
              <w:left w:val="nil"/>
              <w:bottom w:val="nil"/>
              <w:right w:val="nil"/>
            </w:tcBorders>
            <w:vAlign w:val="bottom"/>
          </w:tcPr>
          <w:p w14:paraId="55A7D45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45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80.66</w:t>
            </w:r>
          </w:p>
        </w:tc>
        <w:tc>
          <w:tcPr>
            <w:tcW w:w="1417" w:type="dxa"/>
            <w:tcBorders>
              <w:top w:val="nil"/>
              <w:left w:val="nil"/>
              <w:bottom w:val="nil"/>
              <w:right w:val="nil"/>
            </w:tcBorders>
          </w:tcPr>
          <w:p w14:paraId="52D0B73E" w14:textId="77777777" w:rsidR="00713B1D" w:rsidRPr="00270E7F" w:rsidRDefault="00713B1D" w:rsidP="00EB30B9">
            <w:pPr>
              <w:jc w:val="right"/>
              <w:rPr>
                <w:rFonts w:ascii="Times New Roman" w:hAnsi="Times New Roman" w:cs="Times New Roman"/>
                <w:color w:val="000000"/>
              </w:rPr>
            </w:pPr>
          </w:p>
        </w:tc>
      </w:tr>
      <w:tr w:rsidR="00713B1D" w:rsidRPr="005D47E4" w14:paraId="55A7D463" w14:textId="2C12B8EA" w:rsidTr="00713B1D">
        <w:trPr>
          <w:trHeight w:val="290"/>
        </w:trPr>
        <w:tc>
          <w:tcPr>
            <w:tcW w:w="3402" w:type="dxa"/>
            <w:tcBorders>
              <w:top w:val="nil"/>
              <w:left w:val="nil"/>
              <w:bottom w:val="nil"/>
              <w:right w:val="nil"/>
            </w:tcBorders>
            <w:shd w:val="clear" w:color="auto" w:fill="auto"/>
            <w:noWrap/>
            <w:vAlign w:val="bottom"/>
          </w:tcPr>
          <w:p w14:paraId="55A7D45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Pyracantha angustifolia</w:t>
            </w:r>
          </w:p>
        </w:tc>
        <w:tc>
          <w:tcPr>
            <w:tcW w:w="1560" w:type="dxa"/>
            <w:tcBorders>
              <w:top w:val="nil"/>
              <w:left w:val="nil"/>
              <w:bottom w:val="nil"/>
              <w:right w:val="nil"/>
            </w:tcBorders>
            <w:shd w:val="clear" w:color="auto" w:fill="auto"/>
            <w:noWrap/>
            <w:vAlign w:val="bottom"/>
          </w:tcPr>
          <w:p w14:paraId="55A7D4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5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5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5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5F"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D460"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49.08</w:t>
            </w:r>
          </w:p>
        </w:tc>
        <w:tc>
          <w:tcPr>
            <w:tcW w:w="1417" w:type="dxa"/>
            <w:tcBorders>
              <w:top w:val="nil"/>
              <w:left w:val="nil"/>
              <w:bottom w:val="nil"/>
              <w:right w:val="nil"/>
            </w:tcBorders>
            <w:vAlign w:val="bottom"/>
          </w:tcPr>
          <w:p w14:paraId="55A7D46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6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402.90</w:t>
            </w:r>
          </w:p>
        </w:tc>
        <w:tc>
          <w:tcPr>
            <w:tcW w:w="1417" w:type="dxa"/>
            <w:tcBorders>
              <w:top w:val="nil"/>
              <w:left w:val="nil"/>
              <w:bottom w:val="nil"/>
              <w:right w:val="nil"/>
            </w:tcBorders>
          </w:tcPr>
          <w:p w14:paraId="654CB85B" w14:textId="77777777" w:rsidR="00713B1D" w:rsidRPr="00270E7F" w:rsidRDefault="00713B1D" w:rsidP="00EB30B9">
            <w:pPr>
              <w:jc w:val="right"/>
              <w:rPr>
                <w:rFonts w:ascii="Times New Roman" w:hAnsi="Times New Roman" w:cs="Times New Roman"/>
                <w:color w:val="000000"/>
              </w:rPr>
            </w:pPr>
          </w:p>
        </w:tc>
      </w:tr>
      <w:tr w:rsidR="00713B1D" w:rsidRPr="005D47E4" w14:paraId="55A7D46D" w14:textId="4B49629C" w:rsidTr="00713B1D">
        <w:trPr>
          <w:trHeight w:val="290"/>
        </w:trPr>
        <w:tc>
          <w:tcPr>
            <w:tcW w:w="3402" w:type="dxa"/>
            <w:tcBorders>
              <w:top w:val="nil"/>
              <w:left w:val="nil"/>
              <w:bottom w:val="nil"/>
              <w:right w:val="nil"/>
            </w:tcBorders>
            <w:shd w:val="clear" w:color="auto" w:fill="auto"/>
            <w:noWrap/>
            <w:vAlign w:val="bottom"/>
          </w:tcPr>
          <w:p w14:paraId="55A7D46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Quercus robur</w:t>
            </w:r>
          </w:p>
        </w:tc>
        <w:tc>
          <w:tcPr>
            <w:tcW w:w="1560" w:type="dxa"/>
            <w:tcBorders>
              <w:top w:val="nil"/>
              <w:left w:val="nil"/>
              <w:bottom w:val="nil"/>
              <w:right w:val="nil"/>
            </w:tcBorders>
            <w:shd w:val="clear" w:color="auto" w:fill="auto"/>
            <w:noWrap/>
            <w:vAlign w:val="bottom"/>
          </w:tcPr>
          <w:p w14:paraId="55A7D4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Fagales</w:t>
            </w:r>
          </w:p>
        </w:tc>
        <w:tc>
          <w:tcPr>
            <w:tcW w:w="1984" w:type="dxa"/>
            <w:tcBorders>
              <w:top w:val="nil"/>
              <w:left w:val="nil"/>
              <w:bottom w:val="nil"/>
              <w:right w:val="nil"/>
            </w:tcBorders>
            <w:shd w:val="clear" w:color="auto" w:fill="auto"/>
            <w:noWrap/>
            <w:vAlign w:val="bottom"/>
          </w:tcPr>
          <w:p w14:paraId="55A7D46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Fagaceae</w:t>
            </w:r>
          </w:p>
        </w:tc>
        <w:tc>
          <w:tcPr>
            <w:tcW w:w="851" w:type="dxa"/>
            <w:tcBorders>
              <w:top w:val="nil"/>
              <w:left w:val="nil"/>
              <w:bottom w:val="nil"/>
              <w:right w:val="nil"/>
            </w:tcBorders>
            <w:vAlign w:val="bottom"/>
          </w:tcPr>
          <w:p w14:paraId="55A7D46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6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469"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30</w:t>
            </w:r>
          </w:p>
        </w:tc>
        <w:tc>
          <w:tcPr>
            <w:tcW w:w="1276" w:type="dxa"/>
            <w:tcBorders>
              <w:top w:val="nil"/>
              <w:left w:val="nil"/>
              <w:bottom w:val="nil"/>
              <w:right w:val="nil"/>
            </w:tcBorders>
            <w:vAlign w:val="bottom"/>
          </w:tcPr>
          <w:p w14:paraId="55A7D46A"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3378.00</w:t>
            </w:r>
          </w:p>
        </w:tc>
        <w:tc>
          <w:tcPr>
            <w:tcW w:w="1417" w:type="dxa"/>
            <w:tcBorders>
              <w:top w:val="nil"/>
              <w:left w:val="nil"/>
              <w:bottom w:val="nil"/>
              <w:right w:val="nil"/>
            </w:tcBorders>
            <w:vAlign w:val="bottom"/>
          </w:tcPr>
          <w:p w14:paraId="55A7D46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6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427.35</w:t>
            </w:r>
          </w:p>
        </w:tc>
        <w:tc>
          <w:tcPr>
            <w:tcW w:w="1417" w:type="dxa"/>
            <w:tcBorders>
              <w:top w:val="nil"/>
              <w:left w:val="nil"/>
              <w:bottom w:val="nil"/>
              <w:right w:val="nil"/>
            </w:tcBorders>
          </w:tcPr>
          <w:p w14:paraId="5958D58F" w14:textId="77777777" w:rsidR="00713B1D" w:rsidRPr="00270E7F" w:rsidRDefault="00713B1D" w:rsidP="00EB30B9">
            <w:pPr>
              <w:jc w:val="right"/>
              <w:rPr>
                <w:rFonts w:ascii="Times New Roman" w:hAnsi="Times New Roman" w:cs="Times New Roman"/>
                <w:color w:val="000000"/>
              </w:rPr>
            </w:pPr>
          </w:p>
        </w:tc>
      </w:tr>
      <w:tr w:rsidR="00713B1D" w:rsidRPr="005D47E4" w14:paraId="55A7D477" w14:textId="4005B574" w:rsidTr="00713B1D">
        <w:trPr>
          <w:trHeight w:val="290"/>
        </w:trPr>
        <w:tc>
          <w:tcPr>
            <w:tcW w:w="3402" w:type="dxa"/>
            <w:tcBorders>
              <w:top w:val="nil"/>
              <w:left w:val="nil"/>
              <w:bottom w:val="nil"/>
              <w:right w:val="nil"/>
            </w:tcBorders>
            <w:shd w:val="clear" w:color="auto" w:fill="auto"/>
            <w:noWrap/>
            <w:vAlign w:val="bottom"/>
          </w:tcPr>
          <w:p w14:paraId="55A7D46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Rhamnus alaternus</w:t>
            </w:r>
          </w:p>
        </w:tc>
        <w:tc>
          <w:tcPr>
            <w:tcW w:w="1560" w:type="dxa"/>
            <w:tcBorders>
              <w:top w:val="nil"/>
              <w:left w:val="nil"/>
              <w:bottom w:val="nil"/>
              <w:right w:val="nil"/>
            </w:tcBorders>
            <w:shd w:val="clear" w:color="auto" w:fill="auto"/>
            <w:noWrap/>
            <w:vAlign w:val="bottom"/>
          </w:tcPr>
          <w:p w14:paraId="55A7D46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7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Rhamnaceae</w:t>
            </w:r>
          </w:p>
        </w:tc>
        <w:tc>
          <w:tcPr>
            <w:tcW w:w="851" w:type="dxa"/>
            <w:tcBorders>
              <w:top w:val="nil"/>
              <w:left w:val="nil"/>
              <w:bottom w:val="nil"/>
              <w:right w:val="nil"/>
            </w:tcBorders>
            <w:vAlign w:val="bottom"/>
          </w:tcPr>
          <w:p w14:paraId="55A7D47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7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73"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474"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9.53</w:t>
            </w:r>
          </w:p>
        </w:tc>
        <w:tc>
          <w:tcPr>
            <w:tcW w:w="1417" w:type="dxa"/>
            <w:tcBorders>
              <w:top w:val="nil"/>
              <w:left w:val="nil"/>
              <w:bottom w:val="nil"/>
              <w:right w:val="nil"/>
            </w:tcBorders>
            <w:vAlign w:val="bottom"/>
          </w:tcPr>
          <w:p w14:paraId="55A7D47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7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1108.24</w:t>
            </w:r>
          </w:p>
        </w:tc>
        <w:tc>
          <w:tcPr>
            <w:tcW w:w="1417" w:type="dxa"/>
            <w:tcBorders>
              <w:top w:val="nil"/>
              <w:left w:val="nil"/>
              <w:bottom w:val="nil"/>
              <w:right w:val="nil"/>
            </w:tcBorders>
          </w:tcPr>
          <w:p w14:paraId="360EE933" w14:textId="77777777" w:rsidR="00713B1D" w:rsidRPr="00270E7F" w:rsidRDefault="00713B1D" w:rsidP="00EB30B9">
            <w:pPr>
              <w:jc w:val="right"/>
              <w:rPr>
                <w:rFonts w:ascii="Times New Roman" w:hAnsi="Times New Roman" w:cs="Times New Roman"/>
                <w:color w:val="000000"/>
              </w:rPr>
            </w:pPr>
          </w:p>
        </w:tc>
      </w:tr>
      <w:tr w:rsidR="00713B1D" w:rsidRPr="005D47E4" w14:paraId="55A7D481" w14:textId="75151CFF" w:rsidTr="00713B1D">
        <w:trPr>
          <w:trHeight w:val="290"/>
        </w:trPr>
        <w:tc>
          <w:tcPr>
            <w:tcW w:w="3402" w:type="dxa"/>
            <w:tcBorders>
              <w:top w:val="nil"/>
              <w:left w:val="nil"/>
              <w:bottom w:val="nil"/>
              <w:right w:val="nil"/>
            </w:tcBorders>
            <w:shd w:val="clear" w:color="auto" w:fill="auto"/>
            <w:noWrap/>
            <w:vAlign w:val="bottom"/>
          </w:tcPr>
          <w:p w14:paraId="55A7D47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Rhaphiolepis bibas</w:t>
            </w:r>
          </w:p>
        </w:tc>
        <w:tc>
          <w:tcPr>
            <w:tcW w:w="1560" w:type="dxa"/>
            <w:tcBorders>
              <w:top w:val="nil"/>
              <w:left w:val="nil"/>
              <w:bottom w:val="nil"/>
              <w:right w:val="nil"/>
            </w:tcBorders>
            <w:shd w:val="clear" w:color="auto" w:fill="auto"/>
            <w:noWrap/>
            <w:vAlign w:val="bottom"/>
          </w:tcPr>
          <w:p w14:paraId="55A7D4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7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7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47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47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1446.88</w:t>
            </w:r>
          </w:p>
        </w:tc>
        <w:tc>
          <w:tcPr>
            <w:tcW w:w="1417" w:type="dxa"/>
            <w:tcBorders>
              <w:top w:val="nil"/>
              <w:left w:val="nil"/>
              <w:bottom w:val="nil"/>
              <w:right w:val="nil"/>
            </w:tcBorders>
            <w:vAlign w:val="bottom"/>
          </w:tcPr>
          <w:p w14:paraId="55A7D47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8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286.39</w:t>
            </w:r>
          </w:p>
        </w:tc>
        <w:tc>
          <w:tcPr>
            <w:tcW w:w="1417" w:type="dxa"/>
            <w:tcBorders>
              <w:top w:val="nil"/>
              <w:left w:val="nil"/>
              <w:bottom w:val="nil"/>
              <w:right w:val="nil"/>
            </w:tcBorders>
          </w:tcPr>
          <w:p w14:paraId="460649D0" w14:textId="77777777" w:rsidR="00713B1D" w:rsidRPr="00270E7F" w:rsidRDefault="00713B1D" w:rsidP="00EB30B9">
            <w:pPr>
              <w:jc w:val="right"/>
              <w:rPr>
                <w:rFonts w:ascii="Times New Roman" w:hAnsi="Times New Roman" w:cs="Times New Roman"/>
                <w:color w:val="000000"/>
              </w:rPr>
            </w:pPr>
          </w:p>
        </w:tc>
      </w:tr>
      <w:tr w:rsidR="00713B1D" w:rsidRPr="005D47E4" w14:paraId="55A7D48B" w14:textId="7A4A8F0B" w:rsidTr="00713B1D">
        <w:trPr>
          <w:trHeight w:val="290"/>
        </w:trPr>
        <w:tc>
          <w:tcPr>
            <w:tcW w:w="3402" w:type="dxa"/>
            <w:tcBorders>
              <w:top w:val="nil"/>
              <w:left w:val="nil"/>
              <w:bottom w:val="nil"/>
              <w:right w:val="nil"/>
            </w:tcBorders>
            <w:shd w:val="clear" w:color="auto" w:fill="auto"/>
            <w:noWrap/>
            <w:vAlign w:val="bottom"/>
          </w:tcPr>
          <w:p w14:paraId="55A7D48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Rhaphiolepis umbellata</w:t>
            </w:r>
          </w:p>
        </w:tc>
        <w:tc>
          <w:tcPr>
            <w:tcW w:w="1560" w:type="dxa"/>
            <w:tcBorders>
              <w:top w:val="nil"/>
              <w:left w:val="nil"/>
              <w:bottom w:val="nil"/>
              <w:right w:val="nil"/>
            </w:tcBorders>
            <w:shd w:val="clear" w:color="auto" w:fill="auto"/>
            <w:noWrap/>
            <w:vAlign w:val="bottom"/>
          </w:tcPr>
          <w:p w14:paraId="55A7D48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8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8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8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8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48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4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8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78.80</w:t>
            </w:r>
          </w:p>
        </w:tc>
        <w:tc>
          <w:tcPr>
            <w:tcW w:w="1417" w:type="dxa"/>
            <w:tcBorders>
              <w:top w:val="nil"/>
              <w:left w:val="nil"/>
              <w:bottom w:val="nil"/>
              <w:right w:val="nil"/>
            </w:tcBorders>
          </w:tcPr>
          <w:p w14:paraId="195E9B13" w14:textId="77777777" w:rsidR="00713B1D" w:rsidRPr="00270E7F" w:rsidRDefault="00713B1D" w:rsidP="00EB30B9">
            <w:pPr>
              <w:jc w:val="right"/>
              <w:rPr>
                <w:rFonts w:ascii="Times New Roman" w:hAnsi="Times New Roman" w:cs="Times New Roman"/>
                <w:color w:val="000000"/>
              </w:rPr>
            </w:pPr>
          </w:p>
        </w:tc>
      </w:tr>
      <w:tr w:rsidR="00713B1D" w:rsidRPr="005D47E4" w14:paraId="55A7D495" w14:textId="5D6FE7F7" w:rsidTr="00713B1D">
        <w:trPr>
          <w:trHeight w:val="290"/>
        </w:trPr>
        <w:tc>
          <w:tcPr>
            <w:tcW w:w="3402" w:type="dxa"/>
            <w:tcBorders>
              <w:top w:val="nil"/>
              <w:left w:val="nil"/>
              <w:bottom w:val="nil"/>
              <w:right w:val="nil"/>
            </w:tcBorders>
            <w:shd w:val="clear" w:color="auto" w:fill="auto"/>
            <w:noWrap/>
            <w:vAlign w:val="bottom"/>
          </w:tcPr>
          <w:p w14:paraId="55A7D48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Rhododendron ponticum</w:t>
            </w:r>
          </w:p>
        </w:tc>
        <w:tc>
          <w:tcPr>
            <w:tcW w:w="1560" w:type="dxa"/>
            <w:tcBorders>
              <w:top w:val="nil"/>
              <w:left w:val="nil"/>
              <w:bottom w:val="nil"/>
              <w:right w:val="nil"/>
            </w:tcBorders>
            <w:shd w:val="clear" w:color="auto" w:fill="auto"/>
            <w:noWrap/>
            <w:vAlign w:val="bottom"/>
          </w:tcPr>
          <w:p w14:paraId="55A7D48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Ericales</w:t>
            </w:r>
          </w:p>
        </w:tc>
        <w:tc>
          <w:tcPr>
            <w:tcW w:w="1984" w:type="dxa"/>
            <w:tcBorders>
              <w:top w:val="nil"/>
              <w:left w:val="nil"/>
              <w:bottom w:val="nil"/>
              <w:right w:val="nil"/>
            </w:tcBorders>
            <w:shd w:val="clear" w:color="auto" w:fill="auto"/>
            <w:noWrap/>
            <w:vAlign w:val="bottom"/>
          </w:tcPr>
          <w:p w14:paraId="55A7D48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Ericaceae</w:t>
            </w:r>
          </w:p>
        </w:tc>
        <w:tc>
          <w:tcPr>
            <w:tcW w:w="851" w:type="dxa"/>
            <w:tcBorders>
              <w:top w:val="nil"/>
              <w:left w:val="nil"/>
              <w:bottom w:val="nil"/>
              <w:right w:val="nil"/>
            </w:tcBorders>
            <w:vAlign w:val="bottom"/>
          </w:tcPr>
          <w:p w14:paraId="55A7D48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9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9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D49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D49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D49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11.52</w:t>
            </w:r>
          </w:p>
        </w:tc>
        <w:tc>
          <w:tcPr>
            <w:tcW w:w="1417" w:type="dxa"/>
            <w:tcBorders>
              <w:top w:val="nil"/>
              <w:left w:val="nil"/>
              <w:bottom w:val="nil"/>
              <w:right w:val="nil"/>
            </w:tcBorders>
          </w:tcPr>
          <w:p w14:paraId="2922D42F" w14:textId="77777777" w:rsidR="00713B1D" w:rsidRPr="00270E7F" w:rsidRDefault="00713B1D" w:rsidP="00EB30B9">
            <w:pPr>
              <w:jc w:val="right"/>
              <w:rPr>
                <w:rFonts w:ascii="Times New Roman" w:hAnsi="Times New Roman" w:cs="Times New Roman"/>
                <w:color w:val="000000"/>
              </w:rPr>
            </w:pPr>
          </w:p>
        </w:tc>
      </w:tr>
      <w:tr w:rsidR="00713B1D" w:rsidRPr="005D47E4" w14:paraId="55A7D49F" w14:textId="3832E6AB" w:rsidTr="00713B1D">
        <w:trPr>
          <w:trHeight w:val="290"/>
        </w:trPr>
        <w:tc>
          <w:tcPr>
            <w:tcW w:w="3402" w:type="dxa"/>
            <w:tcBorders>
              <w:top w:val="nil"/>
              <w:left w:val="nil"/>
              <w:bottom w:val="nil"/>
              <w:right w:val="nil"/>
            </w:tcBorders>
            <w:shd w:val="clear" w:color="auto" w:fill="auto"/>
            <w:noWrap/>
            <w:vAlign w:val="bottom"/>
          </w:tcPr>
          <w:p w14:paraId="55A7D49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Ribes sanguineum</w:t>
            </w:r>
          </w:p>
        </w:tc>
        <w:tc>
          <w:tcPr>
            <w:tcW w:w="1560" w:type="dxa"/>
            <w:tcBorders>
              <w:top w:val="nil"/>
              <w:left w:val="nil"/>
              <w:bottom w:val="nil"/>
              <w:right w:val="nil"/>
            </w:tcBorders>
            <w:shd w:val="clear" w:color="auto" w:fill="auto"/>
            <w:noWrap/>
            <w:vAlign w:val="bottom"/>
          </w:tcPr>
          <w:p w14:paraId="55A7D49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Saxifragales</w:t>
            </w:r>
          </w:p>
        </w:tc>
        <w:tc>
          <w:tcPr>
            <w:tcW w:w="1984" w:type="dxa"/>
            <w:tcBorders>
              <w:top w:val="nil"/>
              <w:left w:val="nil"/>
              <w:bottom w:val="nil"/>
              <w:right w:val="nil"/>
            </w:tcBorders>
            <w:shd w:val="clear" w:color="auto" w:fill="auto"/>
            <w:noWrap/>
            <w:vAlign w:val="bottom"/>
          </w:tcPr>
          <w:p w14:paraId="55A7D49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Grossulariaceae</w:t>
            </w:r>
          </w:p>
        </w:tc>
        <w:tc>
          <w:tcPr>
            <w:tcW w:w="851" w:type="dxa"/>
            <w:tcBorders>
              <w:top w:val="nil"/>
              <w:left w:val="nil"/>
              <w:bottom w:val="nil"/>
              <w:right w:val="nil"/>
            </w:tcBorders>
            <w:vAlign w:val="bottom"/>
          </w:tcPr>
          <w:p w14:paraId="55A7D49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9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9B"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49C" w14:textId="77777777" w:rsidR="00713B1D" w:rsidRPr="00270E7F" w:rsidRDefault="00713B1D" w:rsidP="00760218">
            <w:pPr>
              <w:jc w:val="center"/>
              <w:rPr>
                <w:rFonts w:ascii="Times New Roman" w:hAnsi="Times New Roman" w:cs="Times New Roman"/>
                <w:color w:val="000000"/>
              </w:rPr>
            </w:pPr>
            <w:r w:rsidRPr="00270E7F">
              <w:rPr>
                <w:rFonts w:ascii="Times New Roman" w:hAnsi="Times New Roman" w:cs="Times New Roman"/>
                <w:color w:val="000000"/>
              </w:rPr>
              <w:t>1.72</w:t>
            </w:r>
          </w:p>
        </w:tc>
        <w:tc>
          <w:tcPr>
            <w:tcW w:w="1417" w:type="dxa"/>
            <w:tcBorders>
              <w:top w:val="nil"/>
              <w:left w:val="nil"/>
              <w:bottom w:val="nil"/>
              <w:right w:val="nil"/>
            </w:tcBorders>
            <w:vAlign w:val="bottom"/>
          </w:tcPr>
          <w:p w14:paraId="55A7D49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9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814.14</w:t>
            </w:r>
          </w:p>
        </w:tc>
        <w:tc>
          <w:tcPr>
            <w:tcW w:w="1417" w:type="dxa"/>
            <w:tcBorders>
              <w:top w:val="nil"/>
              <w:left w:val="nil"/>
              <w:bottom w:val="nil"/>
              <w:right w:val="nil"/>
            </w:tcBorders>
          </w:tcPr>
          <w:p w14:paraId="13C7EE90" w14:textId="77777777" w:rsidR="00713B1D" w:rsidRPr="00270E7F" w:rsidRDefault="00713B1D" w:rsidP="00EB30B9">
            <w:pPr>
              <w:jc w:val="right"/>
              <w:rPr>
                <w:rFonts w:ascii="Times New Roman" w:hAnsi="Times New Roman" w:cs="Times New Roman"/>
                <w:color w:val="000000"/>
              </w:rPr>
            </w:pPr>
          </w:p>
        </w:tc>
      </w:tr>
      <w:tr w:rsidR="00713B1D" w:rsidRPr="005D47E4" w14:paraId="55A7D4A9" w14:textId="7817C5E1" w:rsidTr="00713B1D">
        <w:trPr>
          <w:trHeight w:val="290"/>
        </w:trPr>
        <w:tc>
          <w:tcPr>
            <w:tcW w:w="3402" w:type="dxa"/>
            <w:tcBorders>
              <w:top w:val="nil"/>
              <w:left w:val="nil"/>
              <w:bottom w:val="nil"/>
              <w:right w:val="nil"/>
            </w:tcBorders>
            <w:shd w:val="clear" w:color="auto" w:fill="auto"/>
            <w:noWrap/>
            <w:vAlign w:val="bottom"/>
          </w:tcPr>
          <w:p w14:paraId="55A7D4A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Ribes uva-crispa</w:t>
            </w:r>
          </w:p>
        </w:tc>
        <w:tc>
          <w:tcPr>
            <w:tcW w:w="1560" w:type="dxa"/>
            <w:tcBorders>
              <w:top w:val="nil"/>
              <w:left w:val="nil"/>
              <w:bottom w:val="nil"/>
              <w:right w:val="nil"/>
            </w:tcBorders>
            <w:shd w:val="clear" w:color="auto" w:fill="auto"/>
            <w:noWrap/>
            <w:vAlign w:val="bottom"/>
          </w:tcPr>
          <w:p w14:paraId="55A7D4A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Saxifragales</w:t>
            </w:r>
          </w:p>
        </w:tc>
        <w:tc>
          <w:tcPr>
            <w:tcW w:w="1984" w:type="dxa"/>
            <w:tcBorders>
              <w:top w:val="nil"/>
              <w:left w:val="nil"/>
              <w:bottom w:val="nil"/>
              <w:right w:val="nil"/>
            </w:tcBorders>
            <w:shd w:val="clear" w:color="auto" w:fill="auto"/>
            <w:noWrap/>
            <w:vAlign w:val="bottom"/>
          </w:tcPr>
          <w:p w14:paraId="55A7D4A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Grossulariaceae</w:t>
            </w:r>
          </w:p>
        </w:tc>
        <w:tc>
          <w:tcPr>
            <w:tcW w:w="851" w:type="dxa"/>
            <w:tcBorders>
              <w:top w:val="nil"/>
              <w:left w:val="nil"/>
              <w:bottom w:val="nil"/>
              <w:right w:val="nil"/>
            </w:tcBorders>
            <w:vAlign w:val="bottom"/>
          </w:tcPr>
          <w:p w14:paraId="55A7D4A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A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A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4A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3.33</w:t>
            </w:r>
          </w:p>
        </w:tc>
        <w:tc>
          <w:tcPr>
            <w:tcW w:w="1417" w:type="dxa"/>
            <w:tcBorders>
              <w:top w:val="nil"/>
              <w:left w:val="nil"/>
              <w:bottom w:val="nil"/>
              <w:right w:val="nil"/>
            </w:tcBorders>
            <w:vAlign w:val="bottom"/>
          </w:tcPr>
          <w:p w14:paraId="55A7D4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A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554.96</w:t>
            </w:r>
          </w:p>
        </w:tc>
        <w:tc>
          <w:tcPr>
            <w:tcW w:w="1417" w:type="dxa"/>
            <w:tcBorders>
              <w:top w:val="nil"/>
              <w:left w:val="nil"/>
              <w:bottom w:val="nil"/>
              <w:right w:val="nil"/>
            </w:tcBorders>
          </w:tcPr>
          <w:p w14:paraId="430F3216" w14:textId="77777777" w:rsidR="00713B1D" w:rsidRPr="00270E7F" w:rsidRDefault="00713B1D" w:rsidP="00EB30B9">
            <w:pPr>
              <w:jc w:val="right"/>
              <w:rPr>
                <w:rFonts w:ascii="Times New Roman" w:hAnsi="Times New Roman" w:cs="Times New Roman"/>
                <w:color w:val="000000"/>
              </w:rPr>
            </w:pPr>
          </w:p>
        </w:tc>
      </w:tr>
      <w:tr w:rsidR="00713B1D" w:rsidRPr="005D47E4" w14:paraId="55A7D4B3" w14:textId="39015ED1" w:rsidTr="00713B1D">
        <w:trPr>
          <w:trHeight w:val="290"/>
        </w:trPr>
        <w:tc>
          <w:tcPr>
            <w:tcW w:w="3402" w:type="dxa"/>
            <w:tcBorders>
              <w:top w:val="nil"/>
              <w:left w:val="nil"/>
              <w:bottom w:val="nil"/>
              <w:right w:val="nil"/>
            </w:tcBorders>
            <w:shd w:val="clear" w:color="auto" w:fill="auto"/>
            <w:noWrap/>
            <w:vAlign w:val="bottom"/>
          </w:tcPr>
          <w:p w14:paraId="55A7D4A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Ricinus communis</w:t>
            </w:r>
          </w:p>
        </w:tc>
        <w:tc>
          <w:tcPr>
            <w:tcW w:w="1560" w:type="dxa"/>
            <w:tcBorders>
              <w:top w:val="nil"/>
              <w:left w:val="nil"/>
              <w:bottom w:val="nil"/>
              <w:right w:val="nil"/>
            </w:tcBorders>
            <w:shd w:val="clear" w:color="auto" w:fill="auto"/>
            <w:noWrap/>
            <w:vAlign w:val="bottom"/>
          </w:tcPr>
          <w:p w14:paraId="55A7D4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Malpighiales</w:t>
            </w:r>
          </w:p>
        </w:tc>
        <w:tc>
          <w:tcPr>
            <w:tcW w:w="1984" w:type="dxa"/>
            <w:tcBorders>
              <w:top w:val="nil"/>
              <w:left w:val="nil"/>
              <w:bottom w:val="nil"/>
              <w:right w:val="nil"/>
            </w:tcBorders>
            <w:shd w:val="clear" w:color="auto" w:fill="auto"/>
            <w:noWrap/>
            <w:vAlign w:val="bottom"/>
          </w:tcPr>
          <w:p w14:paraId="55A7D4A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Euphorbiaceae</w:t>
            </w:r>
          </w:p>
        </w:tc>
        <w:tc>
          <w:tcPr>
            <w:tcW w:w="851" w:type="dxa"/>
            <w:tcBorders>
              <w:top w:val="nil"/>
              <w:left w:val="nil"/>
              <w:bottom w:val="nil"/>
              <w:right w:val="nil"/>
            </w:tcBorders>
            <w:vAlign w:val="bottom"/>
          </w:tcPr>
          <w:p w14:paraId="55A7D4A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A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A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w:t>
            </w:r>
          </w:p>
        </w:tc>
        <w:tc>
          <w:tcPr>
            <w:tcW w:w="1276" w:type="dxa"/>
            <w:tcBorders>
              <w:top w:val="nil"/>
              <w:left w:val="nil"/>
              <w:bottom w:val="nil"/>
              <w:right w:val="nil"/>
            </w:tcBorders>
            <w:vAlign w:val="bottom"/>
          </w:tcPr>
          <w:p w14:paraId="55A7D4B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285.40</w:t>
            </w:r>
          </w:p>
        </w:tc>
        <w:tc>
          <w:tcPr>
            <w:tcW w:w="1417" w:type="dxa"/>
            <w:tcBorders>
              <w:top w:val="nil"/>
              <w:left w:val="nil"/>
              <w:bottom w:val="nil"/>
              <w:right w:val="nil"/>
            </w:tcBorders>
            <w:vAlign w:val="bottom"/>
          </w:tcPr>
          <w:p w14:paraId="55A7D4B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4B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20.02</w:t>
            </w:r>
          </w:p>
        </w:tc>
        <w:tc>
          <w:tcPr>
            <w:tcW w:w="1417" w:type="dxa"/>
            <w:tcBorders>
              <w:top w:val="nil"/>
              <w:left w:val="nil"/>
              <w:bottom w:val="nil"/>
              <w:right w:val="nil"/>
            </w:tcBorders>
          </w:tcPr>
          <w:p w14:paraId="049F5631" w14:textId="77777777" w:rsidR="00713B1D" w:rsidRPr="00270E7F" w:rsidRDefault="00713B1D" w:rsidP="00EB30B9">
            <w:pPr>
              <w:jc w:val="right"/>
              <w:rPr>
                <w:rFonts w:ascii="Times New Roman" w:hAnsi="Times New Roman" w:cs="Times New Roman"/>
                <w:color w:val="000000"/>
              </w:rPr>
            </w:pPr>
          </w:p>
        </w:tc>
      </w:tr>
      <w:tr w:rsidR="00713B1D" w:rsidRPr="005D47E4" w14:paraId="55A7D4BD" w14:textId="6FBA363E" w:rsidTr="00713B1D">
        <w:trPr>
          <w:trHeight w:val="290"/>
        </w:trPr>
        <w:tc>
          <w:tcPr>
            <w:tcW w:w="3402" w:type="dxa"/>
            <w:tcBorders>
              <w:top w:val="nil"/>
              <w:left w:val="nil"/>
              <w:bottom w:val="nil"/>
              <w:right w:val="nil"/>
            </w:tcBorders>
            <w:shd w:val="clear" w:color="auto" w:fill="auto"/>
            <w:noWrap/>
            <w:vAlign w:val="bottom"/>
          </w:tcPr>
          <w:p w14:paraId="55A7D4B4"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4B5"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4B6"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4B7"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4B8"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4B9"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4BA"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4B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4B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64.58</w:t>
            </w:r>
          </w:p>
        </w:tc>
        <w:tc>
          <w:tcPr>
            <w:tcW w:w="1417" w:type="dxa"/>
            <w:tcBorders>
              <w:top w:val="nil"/>
              <w:left w:val="nil"/>
              <w:bottom w:val="nil"/>
              <w:right w:val="nil"/>
            </w:tcBorders>
          </w:tcPr>
          <w:p w14:paraId="55BFDB50" w14:textId="77777777" w:rsidR="00713B1D" w:rsidRPr="00270E7F" w:rsidRDefault="00713B1D" w:rsidP="00EB30B9">
            <w:pPr>
              <w:jc w:val="right"/>
              <w:rPr>
                <w:rFonts w:ascii="Times New Roman" w:hAnsi="Times New Roman" w:cs="Times New Roman"/>
                <w:color w:val="000000"/>
              </w:rPr>
            </w:pPr>
          </w:p>
        </w:tc>
      </w:tr>
      <w:tr w:rsidR="00713B1D" w:rsidRPr="005D47E4" w14:paraId="55A7D4C7" w14:textId="3C4D7064" w:rsidTr="00713B1D">
        <w:trPr>
          <w:trHeight w:val="290"/>
        </w:trPr>
        <w:tc>
          <w:tcPr>
            <w:tcW w:w="3402" w:type="dxa"/>
            <w:tcBorders>
              <w:top w:val="nil"/>
              <w:left w:val="nil"/>
              <w:bottom w:val="nil"/>
              <w:right w:val="nil"/>
            </w:tcBorders>
            <w:shd w:val="clear" w:color="auto" w:fill="auto"/>
            <w:noWrap/>
            <w:vAlign w:val="bottom"/>
          </w:tcPr>
          <w:p w14:paraId="55A7D4B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4B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4C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4C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4C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4C3"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4C4"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4C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C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801.66</w:t>
            </w:r>
          </w:p>
        </w:tc>
        <w:tc>
          <w:tcPr>
            <w:tcW w:w="1417" w:type="dxa"/>
            <w:tcBorders>
              <w:top w:val="nil"/>
              <w:left w:val="nil"/>
              <w:bottom w:val="nil"/>
              <w:right w:val="nil"/>
            </w:tcBorders>
          </w:tcPr>
          <w:p w14:paraId="01DD8E7D" w14:textId="77777777" w:rsidR="00713B1D" w:rsidRPr="00270E7F" w:rsidRDefault="00713B1D" w:rsidP="00EB30B9">
            <w:pPr>
              <w:jc w:val="right"/>
              <w:rPr>
                <w:rFonts w:ascii="Times New Roman" w:hAnsi="Times New Roman" w:cs="Times New Roman"/>
                <w:color w:val="000000"/>
              </w:rPr>
            </w:pPr>
          </w:p>
        </w:tc>
      </w:tr>
      <w:tr w:rsidR="00713B1D" w:rsidRPr="005D47E4" w14:paraId="55A7D4D1" w14:textId="2BB002F0" w:rsidTr="00713B1D">
        <w:trPr>
          <w:trHeight w:val="290"/>
        </w:trPr>
        <w:tc>
          <w:tcPr>
            <w:tcW w:w="3402" w:type="dxa"/>
            <w:tcBorders>
              <w:top w:val="nil"/>
              <w:left w:val="nil"/>
              <w:bottom w:val="nil"/>
              <w:right w:val="nil"/>
            </w:tcBorders>
            <w:shd w:val="clear" w:color="auto" w:fill="auto"/>
            <w:noWrap/>
            <w:vAlign w:val="bottom"/>
          </w:tcPr>
          <w:p w14:paraId="55A7D4C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Robinia pseudoacacia</w:t>
            </w:r>
          </w:p>
        </w:tc>
        <w:tc>
          <w:tcPr>
            <w:tcW w:w="1560" w:type="dxa"/>
            <w:tcBorders>
              <w:top w:val="nil"/>
              <w:left w:val="nil"/>
              <w:bottom w:val="nil"/>
              <w:right w:val="nil"/>
            </w:tcBorders>
            <w:shd w:val="clear" w:color="auto" w:fill="auto"/>
            <w:noWrap/>
            <w:vAlign w:val="bottom"/>
          </w:tcPr>
          <w:p w14:paraId="55A7D4C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D4C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4C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C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4C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w:t>
            </w:r>
          </w:p>
        </w:tc>
        <w:tc>
          <w:tcPr>
            <w:tcW w:w="1276" w:type="dxa"/>
            <w:tcBorders>
              <w:top w:val="nil"/>
              <w:left w:val="nil"/>
              <w:bottom w:val="nil"/>
              <w:right w:val="nil"/>
            </w:tcBorders>
            <w:vAlign w:val="bottom"/>
          </w:tcPr>
          <w:p w14:paraId="55A7D4C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19.20</w:t>
            </w:r>
          </w:p>
        </w:tc>
        <w:tc>
          <w:tcPr>
            <w:tcW w:w="1417" w:type="dxa"/>
            <w:tcBorders>
              <w:top w:val="nil"/>
              <w:left w:val="nil"/>
              <w:bottom w:val="nil"/>
              <w:right w:val="nil"/>
            </w:tcBorders>
            <w:vAlign w:val="bottom"/>
          </w:tcPr>
          <w:p w14:paraId="55A7D4C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D4D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6.84</w:t>
            </w:r>
          </w:p>
        </w:tc>
        <w:tc>
          <w:tcPr>
            <w:tcW w:w="1417" w:type="dxa"/>
            <w:tcBorders>
              <w:top w:val="nil"/>
              <w:left w:val="nil"/>
              <w:bottom w:val="nil"/>
              <w:right w:val="nil"/>
            </w:tcBorders>
          </w:tcPr>
          <w:p w14:paraId="1A6D8D81" w14:textId="77777777" w:rsidR="00713B1D" w:rsidRPr="00270E7F" w:rsidRDefault="00713B1D" w:rsidP="00EB30B9">
            <w:pPr>
              <w:jc w:val="right"/>
              <w:rPr>
                <w:rFonts w:ascii="Times New Roman" w:hAnsi="Times New Roman" w:cs="Times New Roman"/>
                <w:color w:val="000000"/>
              </w:rPr>
            </w:pPr>
          </w:p>
        </w:tc>
      </w:tr>
      <w:tr w:rsidR="00713B1D" w:rsidRPr="005D47E4" w14:paraId="55A7D4DB" w14:textId="77DA4FF2" w:rsidTr="00713B1D">
        <w:trPr>
          <w:trHeight w:val="290"/>
        </w:trPr>
        <w:tc>
          <w:tcPr>
            <w:tcW w:w="3402" w:type="dxa"/>
            <w:tcBorders>
              <w:top w:val="nil"/>
              <w:left w:val="nil"/>
              <w:bottom w:val="nil"/>
              <w:right w:val="nil"/>
            </w:tcBorders>
            <w:shd w:val="clear" w:color="auto" w:fill="auto"/>
            <w:noWrap/>
            <w:vAlign w:val="bottom"/>
          </w:tcPr>
          <w:p w14:paraId="55A7D4D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Roldana petasitis</w:t>
            </w:r>
          </w:p>
        </w:tc>
        <w:tc>
          <w:tcPr>
            <w:tcW w:w="1560" w:type="dxa"/>
            <w:tcBorders>
              <w:top w:val="nil"/>
              <w:left w:val="nil"/>
              <w:bottom w:val="nil"/>
              <w:right w:val="nil"/>
            </w:tcBorders>
            <w:shd w:val="clear" w:color="auto" w:fill="auto"/>
            <w:noWrap/>
            <w:vAlign w:val="bottom"/>
          </w:tcPr>
          <w:p w14:paraId="55A7D4D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4D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4D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4D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D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4D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4D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4D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89.43</w:t>
            </w:r>
          </w:p>
        </w:tc>
        <w:tc>
          <w:tcPr>
            <w:tcW w:w="1417" w:type="dxa"/>
            <w:tcBorders>
              <w:top w:val="nil"/>
              <w:left w:val="nil"/>
              <w:bottom w:val="nil"/>
              <w:right w:val="nil"/>
            </w:tcBorders>
          </w:tcPr>
          <w:p w14:paraId="0D39FF10" w14:textId="77777777" w:rsidR="00713B1D" w:rsidRPr="00270E7F" w:rsidRDefault="00713B1D" w:rsidP="00EB30B9">
            <w:pPr>
              <w:jc w:val="right"/>
              <w:rPr>
                <w:rFonts w:ascii="Times New Roman" w:hAnsi="Times New Roman" w:cs="Times New Roman"/>
                <w:color w:val="000000"/>
              </w:rPr>
            </w:pPr>
          </w:p>
        </w:tc>
      </w:tr>
      <w:tr w:rsidR="00713B1D" w:rsidRPr="005D47E4" w14:paraId="55A7D4E5" w14:textId="04FABDF1" w:rsidTr="00713B1D">
        <w:trPr>
          <w:trHeight w:val="290"/>
        </w:trPr>
        <w:tc>
          <w:tcPr>
            <w:tcW w:w="3402" w:type="dxa"/>
            <w:tcBorders>
              <w:top w:val="nil"/>
              <w:left w:val="nil"/>
              <w:bottom w:val="nil"/>
              <w:right w:val="nil"/>
            </w:tcBorders>
            <w:shd w:val="clear" w:color="auto" w:fill="auto"/>
            <w:noWrap/>
            <w:vAlign w:val="bottom"/>
          </w:tcPr>
          <w:p w14:paraId="55A7D4D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Rosa rubiginosa</w:t>
            </w:r>
          </w:p>
        </w:tc>
        <w:tc>
          <w:tcPr>
            <w:tcW w:w="1560" w:type="dxa"/>
            <w:tcBorders>
              <w:top w:val="nil"/>
              <w:left w:val="nil"/>
              <w:bottom w:val="nil"/>
              <w:right w:val="nil"/>
            </w:tcBorders>
            <w:shd w:val="clear" w:color="auto" w:fill="auto"/>
            <w:noWrap/>
            <w:vAlign w:val="bottom"/>
          </w:tcPr>
          <w:p w14:paraId="55A7D4D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D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D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E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E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4E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15.56</w:t>
            </w:r>
          </w:p>
        </w:tc>
        <w:tc>
          <w:tcPr>
            <w:tcW w:w="1417" w:type="dxa"/>
            <w:tcBorders>
              <w:top w:val="nil"/>
              <w:left w:val="nil"/>
              <w:bottom w:val="nil"/>
              <w:right w:val="nil"/>
            </w:tcBorders>
            <w:vAlign w:val="bottom"/>
          </w:tcPr>
          <w:p w14:paraId="55A7D4E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E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566.28</w:t>
            </w:r>
          </w:p>
        </w:tc>
        <w:tc>
          <w:tcPr>
            <w:tcW w:w="1417" w:type="dxa"/>
            <w:tcBorders>
              <w:top w:val="nil"/>
              <w:left w:val="nil"/>
              <w:bottom w:val="nil"/>
              <w:right w:val="nil"/>
            </w:tcBorders>
          </w:tcPr>
          <w:p w14:paraId="225571B6" w14:textId="77777777" w:rsidR="00713B1D" w:rsidRPr="00270E7F" w:rsidRDefault="00713B1D" w:rsidP="00EB30B9">
            <w:pPr>
              <w:jc w:val="right"/>
              <w:rPr>
                <w:rFonts w:ascii="Times New Roman" w:hAnsi="Times New Roman" w:cs="Times New Roman"/>
                <w:color w:val="000000"/>
              </w:rPr>
            </w:pPr>
          </w:p>
        </w:tc>
      </w:tr>
      <w:tr w:rsidR="00713B1D" w:rsidRPr="005D47E4" w14:paraId="55A7D4EF" w14:textId="42F81E92" w:rsidTr="00713B1D">
        <w:trPr>
          <w:trHeight w:val="290"/>
        </w:trPr>
        <w:tc>
          <w:tcPr>
            <w:tcW w:w="3402" w:type="dxa"/>
            <w:tcBorders>
              <w:top w:val="nil"/>
              <w:left w:val="nil"/>
              <w:bottom w:val="nil"/>
              <w:right w:val="nil"/>
            </w:tcBorders>
            <w:shd w:val="clear" w:color="auto" w:fill="auto"/>
            <w:noWrap/>
            <w:vAlign w:val="bottom"/>
          </w:tcPr>
          <w:p w14:paraId="55A7D4E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Rubus armeniacus</w:t>
            </w:r>
          </w:p>
        </w:tc>
        <w:tc>
          <w:tcPr>
            <w:tcW w:w="1560" w:type="dxa"/>
            <w:tcBorders>
              <w:top w:val="nil"/>
              <w:left w:val="nil"/>
              <w:bottom w:val="nil"/>
              <w:right w:val="nil"/>
            </w:tcBorders>
            <w:shd w:val="clear" w:color="auto" w:fill="auto"/>
            <w:noWrap/>
            <w:vAlign w:val="bottom"/>
          </w:tcPr>
          <w:p w14:paraId="55A7D4E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E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E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E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E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4E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3.42</w:t>
            </w:r>
          </w:p>
        </w:tc>
        <w:tc>
          <w:tcPr>
            <w:tcW w:w="1417" w:type="dxa"/>
            <w:tcBorders>
              <w:top w:val="nil"/>
              <w:left w:val="nil"/>
              <w:bottom w:val="nil"/>
              <w:right w:val="nil"/>
            </w:tcBorders>
            <w:vAlign w:val="bottom"/>
          </w:tcPr>
          <w:p w14:paraId="55A7D4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E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73.20</w:t>
            </w:r>
          </w:p>
        </w:tc>
        <w:tc>
          <w:tcPr>
            <w:tcW w:w="1417" w:type="dxa"/>
            <w:tcBorders>
              <w:top w:val="nil"/>
              <w:left w:val="nil"/>
              <w:bottom w:val="nil"/>
              <w:right w:val="nil"/>
            </w:tcBorders>
          </w:tcPr>
          <w:p w14:paraId="43B99D82" w14:textId="77777777" w:rsidR="00713B1D" w:rsidRPr="00270E7F" w:rsidRDefault="00713B1D" w:rsidP="00EB30B9">
            <w:pPr>
              <w:jc w:val="right"/>
              <w:rPr>
                <w:rFonts w:ascii="Times New Roman" w:hAnsi="Times New Roman" w:cs="Times New Roman"/>
                <w:color w:val="000000"/>
              </w:rPr>
            </w:pPr>
          </w:p>
        </w:tc>
      </w:tr>
      <w:tr w:rsidR="00713B1D" w:rsidRPr="005D47E4" w14:paraId="55A7D4F9" w14:textId="42DC4F3B" w:rsidTr="00713B1D">
        <w:trPr>
          <w:trHeight w:val="290"/>
        </w:trPr>
        <w:tc>
          <w:tcPr>
            <w:tcW w:w="3402" w:type="dxa"/>
            <w:tcBorders>
              <w:top w:val="nil"/>
              <w:left w:val="nil"/>
              <w:bottom w:val="nil"/>
              <w:right w:val="nil"/>
            </w:tcBorders>
            <w:shd w:val="clear" w:color="auto" w:fill="auto"/>
            <w:noWrap/>
            <w:vAlign w:val="bottom"/>
          </w:tcPr>
          <w:p w14:paraId="55A7D4F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Rubus cardiophyllus</w:t>
            </w:r>
          </w:p>
        </w:tc>
        <w:tc>
          <w:tcPr>
            <w:tcW w:w="1560" w:type="dxa"/>
            <w:tcBorders>
              <w:top w:val="nil"/>
              <w:left w:val="nil"/>
              <w:bottom w:val="nil"/>
              <w:right w:val="nil"/>
            </w:tcBorders>
            <w:shd w:val="clear" w:color="auto" w:fill="auto"/>
            <w:noWrap/>
            <w:vAlign w:val="bottom"/>
          </w:tcPr>
          <w:p w14:paraId="55A7D4F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F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F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F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F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4F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3.06</w:t>
            </w:r>
          </w:p>
        </w:tc>
        <w:tc>
          <w:tcPr>
            <w:tcW w:w="1417" w:type="dxa"/>
            <w:tcBorders>
              <w:top w:val="nil"/>
              <w:left w:val="nil"/>
              <w:bottom w:val="nil"/>
              <w:right w:val="nil"/>
            </w:tcBorders>
            <w:vAlign w:val="bottom"/>
          </w:tcPr>
          <w:p w14:paraId="55A7D4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4F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73.75</w:t>
            </w:r>
          </w:p>
        </w:tc>
        <w:tc>
          <w:tcPr>
            <w:tcW w:w="1417" w:type="dxa"/>
            <w:tcBorders>
              <w:top w:val="nil"/>
              <w:left w:val="nil"/>
              <w:bottom w:val="nil"/>
              <w:right w:val="nil"/>
            </w:tcBorders>
          </w:tcPr>
          <w:p w14:paraId="18D85D75" w14:textId="77777777" w:rsidR="00713B1D" w:rsidRPr="00270E7F" w:rsidRDefault="00713B1D" w:rsidP="00EB30B9">
            <w:pPr>
              <w:jc w:val="right"/>
              <w:rPr>
                <w:rFonts w:ascii="Times New Roman" w:hAnsi="Times New Roman" w:cs="Times New Roman"/>
                <w:color w:val="000000"/>
              </w:rPr>
            </w:pPr>
          </w:p>
        </w:tc>
      </w:tr>
      <w:tr w:rsidR="00713B1D" w:rsidRPr="005D47E4" w14:paraId="55A7D503" w14:textId="3F860EDF" w:rsidTr="00713B1D">
        <w:trPr>
          <w:trHeight w:val="290"/>
        </w:trPr>
        <w:tc>
          <w:tcPr>
            <w:tcW w:w="3402" w:type="dxa"/>
            <w:tcBorders>
              <w:top w:val="nil"/>
              <w:left w:val="nil"/>
              <w:bottom w:val="nil"/>
              <w:right w:val="nil"/>
            </w:tcBorders>
            <w:shd w:val="clear" w:color="auto" w:fill="auto"/>
            <w:noWrap/>
            <w:vAlign w:val="bottom"/>
          </w:tcPr>
          <w:p w14:paraId="55A7D4F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Rubus cissburiensis</w:t>
            </w:r>
          </w:p>
        </w:tc>
        <w:tc>
          <w:tcPr>
            <w:tcW w:w="1560" w:type="dxa"/>
            <w:tcBorders>
              <w:top w:val="nil"/>
              <w:left w:val="nil"/>
              <w:bottom w:val="nil"/>
              <w:right w:val="nil"/>
            </w:tcBorders>
            <w:shd w:val="clear" w:color="auto" w:fill="auto"/>
            <w:noWrap/>
            <w:vAlign w:val="bottom"/>
          </w:tcPr>
          <w:p w14:paraId="55A7D4F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4F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4F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4F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4F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0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2.09</w:t>
            </w:r>
          </w:p>
        </w:tc>
        <w:tc>
          <w:tcPr>
            <w:tcW w:w="1417" w:type="dxa"/>
            <w:tcBorders>
              <w:top w:val="nil"/>
              <w:left w:val="nil"/>
              <w:bottom w:val="nil"/>
              <w:right w:val="nil"/>
            </w:tcBorders>
            <w:vAlign w:val="bottom"/>
          </w:tcPr>
          <w:p w14:paraId="55A7D50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0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75.69</w:t>
            </w:r>
          </w:p>
        </w:tc>
        <w:tc>
          <w:tcPr>
            <w:tcW w:w="1417" w:type="dxa"/>
            <w:tcBorders>
              <w:top w:val="nil"/>
              <w:left w:val="nil"/>
              <w:bottom w:val="nil"/>
              <w:right w:val="nil"/>
            </w:tcBorders>
          </w:tcPr>
          <w:p w14:paraId="14F551CA" w14:textId="77777777" w:rsidR="00713B1D" w:rsidRPr="00270E7F" w:rsidRDefault="00713B1D" w:rsidP="00EB30B9">
            <w:pPr>
              <w:jc w:val="right"/>
              <w:rPr>
                <w:rFonts w:ascii="Times New Roman" w:hAnsi="Times New Roman" w:cs="Times New Roman"/>
                <w:color w:val="000000"/>
              </w:rPr>
            </w:pPr>
          </w:p>
        </w:tc>
      </w:tr>
      <w:tr w:rsidR="00713B1D" w:rsidRPr="005D47E4" w14:paraId="55A7D50D" w14:textId="224F5E85" w:rsidTr="00713B1D">
        <w:trPr>
          <w:trHeight w:val="290"/>
        </w:trPr>
        <w:tc>
          <w:tcPr>
            <w:tcW w:w="3402" w:type="dxa"/>
            <w:tcBorders>
              <w:top w:val="nil"/>
              <w:left w:val="nil"/>
              <w:bottom w:val="nil"/>
              <w:right w:val="nil"/>
            </w:tcBorders>
            <w:shd w:val="clear" w:color="auto" w:fill="auto"/>
            <w:noWrap/>
            <w:vAlign w:val="bottom"/>
          </w:tcPr>
          <w:p w14:paraId="55A7D50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Rubus echinatus</w:t>
            </w:r>
          </w:p>
        </w:tc>
        <w:tc>
          <w:tcPr>
            <w:tcW w:w="1560" w:type="dxa"/>
            <w:tcBorders>
              <w:top w:val="nil"/>
              <w:left w:val="nil"/>
              <w:bottom w:val="nil"/>
              <w:right w:val="nil"/>
            </w:tcBorders>
            <w:shd w:val="clear" w:color="auto" w:fill="auto"/>
            <w:noWrap/>
            <w:vAlign w:val="bottom"/>
          </w:tcPr>
          <w:p w14:paraId="55A7D5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0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0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0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0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0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5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0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78.80</w:t>
            </w:r>
          </w:p>
        </w:tc>
        <w:tc>
          <w:tcPr>
            <w:tcW w:w="1417" w:type="dxa"/>
            <w:tcBorders>
              <w:top w:val="nil"/>
              <w:left w:val="nil"/>
              <w:bottom w:val="nil"/>
              <w:right w:val="nil"/>
            </w:tcBorders>
          </w:tcPr>
          <w:p w14:paraId="59E9C744" w14:textId="77777777" w:rsidR="00713B1D" w:rsidRPr="00270E7F" w:rsidRDefault="00713B1D" w:rsidP="00EB30B9">
            <w:pPr>
              <w:jc w:val="right"/>
              <w:rPr>
                <w:rFonts w:ascii="Times New Roman" w:hAnsi="Times New Roman" w:cs="Times New Roman"/>
                <w:color w:val="000000"/>
              </w:rPr>
            </w:pPr>
          </w:p>
        </w:tc>
      </w:tr>
      <w:tr w:rsidR="00713B1D" w:rsidRPr="005D47E4" w14:paraId="55A7D517" w14:textId="788E6952" w:rsidTr="00713B1D">
        <w:trPr>
          <w:trHeight w:val="290"/>
        </w:trPr>
        <w:tc>
          <w:tcPr>
            <w:tcW w:w="3402" w:type="dxa"/>
            <w:tcBorders>
              <w:top w:val="nil"/>
              <w:left w:val="nil"/>
              <w:bottom w:val="nil"/>
              <w:right w:val="nil"/>
            </w:tcBorders>
            <w:shd w:val="clear" w:color="auto" w:fill="auto"/>
            <w:noWrap/>
            <w:vAlign w:val="bottom"/>
          </w:tcPr>
          <w:p w14:paraId="55A7D50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lastRenderedPageBreak/>
              <w:t>Rubus laciniatus</w:t>
            </w:r>
          </w:p>
        </w:tc>
        <w:tc>
          <w:tcPr>
            <w:tcW w:w="1560" w:type="dxa"/>
            <w:tcBorders>
              <w:top w:val="nil"/>
              <w:left w:val="nil"/>
              <w:bottom w:val="nil"/>
              <w:right w:val="nil"/>
            </w:tcBorders>
            <w:shd w:val="clear" w:color="auto" w:fill="auto"/>
            <w:noWrap/>
            <w:vAlign w:val="bottom"/>
          </w:tcPr>
          <w:p w14:paraId="55A7D50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1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1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1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1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1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3.79</w:t>
            </w:r>
          </w:p>
        </w:tc>
        <w:tc>
          <w:tcPr>
            <w:tcW w:w="1417" w:type="dxa"/>
            <w:tcBorders>
              <w:top w:val="nil"/>
              <w:left w:val="nil"/>
              <w:bottom w:val="nil"/>
              <w:right w:val="nil"/>
            </w:tcBorders>
            <w:vAlign w:val="bottom"/>
          </w:tcPr>
          <w:p w14:paraId="55A7D51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1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72.69</w:t>
            </w:r>
          </w:p>
        </w:tc>
        <w:tc>
          <w:tcPr>
            <w:tcW w:w="1417" w:type="dxa"/>
            <w:tcBorders>
              <w:top w:val="nil"/>
              <w:left w:val="nil"/>
              <w:bottom w:val="nil"/>
              <w:right w:val="nil"/>
            </w:tcBorders>
          </w:tcPr>
          <w:p w14:paraId="0A6B6508" w14:textId="77777777" w:rsidR="00713B1D" w:rsidRPr="00270E7F" w:rsidRDefault="00713B1D" w:rsidP="00EB30B9">
            <w:pPr>
              <w:jc w:val="right"/>
              <w:rPr>
                <w:rFonts w:ascii="Times New Roman" w:hAnsi="Times New Roman" w:cs="Times New Roman"/>
                <w:color w:val="000000"/>
              </w:rPr>
            </w:pPr>
          </w:p>
        </w:tc>
      </w:tr>
      <w:tr w:rsidR="00713B1D" w:rsidRPr="005D47E4" w14:paraId="55A7D521" w14:textId="550F894B" w:rsidTr="00713B1D">
        <w:trPr>
          <w:trHeight w:val="290"/>
        </w:trPr>
        <w:tc>
          <w:tcPr>
            <w:tcW w:w="3402" w:type="dxa"/>
            <w:tcBorders>
              <w:top w:val="nil"/>
              <w:left w:val="nil"/>
              <w:bottom w:val="nil"/>
              <w:right w:val="nil"/>
            </w:tcBorders>
            <w:shd w:val="clear" w:color="auto" w:fill="auto"/>
            <w:noWrap/>
            <w:vAlign w:val="bottom"/>
          </w:tcPr>
          <w:p w14:paraId="55A7D51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Rubus leptothyrsos</w:t>
            </w:r>
          </w:p>
        </w:tc>
        <w:tc>
          <w:tcPr>
            <w:tcW w:w="1560" w:type="dxa"/>
            <w:tcBorders>
              <w:top w:val="nil"/>
              <w:left w:val="nil"/>
              <w:bottom w:val="nil"/>
              <w:right w:val="nil"/>
            </w:tcBorders>
            <w:shd w:val="clear" w:color="auto" w:fill="auto"/>
            <w:noWrap/>
            <w:vAlign w:val="bottom"/>
          </w:tcPr>
          <w:p w14:paraId="55A7D51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1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1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1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1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1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5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2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78.80</w:t>
            </w:r>
          </w:p>
        </w:tc>
        <w:tc>
          <w:tcPr>
            <w:tcW w:w="1417" w:type="dxa"/>
            <w:tcBorders>
              <w:top w:val="nil"/>
              <w:left w:val="nil"/>
              <w:bottom w:val="nil"/>
              <w:right w:val="nil"/>
            </w:tcBorders>
          </w:tcPr>
          <w:p w14:paraId="5012F496" w14:textId="77777777" w:rsidR="00713B1D" w:rsidRPr="00270E7F" w:rsidRDefault="00713B1D" w:rsidP="00EB30B9">
            <w:pPr>
              <w:jc w:val="right"/>
              <w:rPr>
                <w:rFonts w:ascii="Times New Roman" w:hAnsi="Times New Roman" w:cs="Times New Roman"/>
                <w:color w:val="000000"/>
              </w:rPr>
            </w:pPr>
          </w:p>
        </w:tc>
      </w:tr>
      <w:tr w:rsidR="00713B1D" w:rsidRPr="005D47E4" w14:paraId="55A7D52B" w14:textId="023DFF61" w:rsidTr="00713B1D">
        <w:trPr>
          <w:trHeight w:val="290"/>
        </w:trPr>
        <w:tc>
          <w:tcPr>
            <w:tcW w:w="3402" w:type="dxa"/>
            <w:tcBorders>
              <w:top w:val="nil"/>
              <w:left w:val="nil"/>
              <w:bottom w:val="nil"/>
              <w:right w:val="nil"/>
            </w:tcBorders>
            <w:shd w:val="clear" w:color="auto" w:fill="auto"/>
            <w:noWrap/>
            <w:vAlign w:val="bottom"/>
          </w:tcPr>
          <w:p w14:paraId="55A7D52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Rubus phoenicolasius</w:t>
            </w:r>
          </w:p>
        </w:tc>
        <w:tc>
          <w:tcPr>
            <w:tcW w:w="1560" w:type="dxa"/>
            <w:tcBorders>
              <w:top w:val="nil"/>
              <w:left w:val="nil"/>
              <w:bottom w:val="nil"/>
              <w:right w:val="nil"/>
            </w:tcBorders>
            <w:shd w:val="clear" w:color="auto" w:fill="auto"/>
            <w:noWrap/>
            <w:vAlign w:val="bottom"/>
          </w:tcPr>
          <w:p w14:paraId="55A7D52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2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2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2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2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w:t>
            </w:r>
          </w:p>
        </w:tc>
        <w:tc>
          <w:tcPr>
            <w:tcW w:w="1276" w:type="dxa"/>
            <w:tcBorders>
              <w:top w:val="nil"/>
              <w:left w:val="nil"/>
              <w:bottom w:val="nil"/>
              <w:right w:val="nil"/>
            </w:tcBorders>
            <w:vAlign w:val="bottom"/>
          </w:tcPr>
          <w:p w14:paraId="55A7D52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52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2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856.36</w:t>
            </w:r>
          </w:p>
        </w:tc>
        <w:tc>
          <w:tcPr>
            <w:tcW w:w="1417" w:type="dxa"/>
            <w:tcBorders>
              <w:top w:val="nil"/>
              <w:left w:val="nil"/>
              <w:bottom w:val="nil"/>
              <w:right w:val="nil"/>
            </w:tcBorders>
          </w:tcPr>
          <w:p w14:paraId="1F7ADA65" w14:textId="77777777" w:rsidR="00713B1D" w:rsidRPr="00270E7F" w:rsidRDefault="00713B1D" w:rsidP="00EB30B9">
            <w:pPr>
              <w:jc w:val="right"/>
              <w:rPr>
                <w:rFonts w:ascii="Times New Roman" w:hAnsi="Times New Roman" w:cs="Times New Roman"/>
                <w:color w:val="000000"/>
              </w:rPr>
            </w:pPr>
          </w:p>
        </w:tc>
      </w:tr>
      <w:tr w:rsidR="00713B1D" w:rsidRPr="005D47E4" w14:paraId="55A7D535" w14:textId="47192A56" w:rsidTr="00713B1D">
        <w:trPr>
          <w:trHeight w:val="290"/>
        </w:trPr>
        <w:tc>
          <w:tcPr>
            <w:tcW w:w="3402" w:type="dxa"/>
            <w:tcBorders>
              <w:top w:val="nil"/>
              <w:left w:val="nil"/>
              <w:bottom w:val="nil"/>
              <w:right w:val="nil"/>
            </w:tcBorders>
            <w:shd w:val="clear" w:color="auto" w:fill="auto"/>
            <w:noWrap/>
            <w:vAlign w:val="bottom"/>
          </w:tcPr>
          <w:p w14:paraId="55A7D52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Rubus polyanthemus</w:t>
            </w:r>
          </w:p>
        </w:tc>
        <w:tc>
          <w:tcPr>
            <w:tcW w:w="1560" w:type="dxa"/>
            <w:tcBorders>
              <w:top w:val="nil"/>
              <w:left w:val="nil"/>
              <w:bottom w:val="nil"/>
              <w:right w:val="nil"/>
            </w:tcBorders>
            <w:shd w:val="clear" w:color="auto" w:fill="auto"/>
            <w:noWrap/>
            <w:vAlign w:val="bottom"/>
          </w:tcPr>
          <w:p w14:paraId="55A7D5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2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2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3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3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3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2.93</w:t>
            </w:r>
          </w:p>
        </w:tc>
        <w:tc>
          <w:tcPr>
            <w:tcW w:w="1417" w:type="dxa"/>
            <w:tcBorders>
              <w:top w:val="nil"/>
              <w:left w:val="nil"/>
              <w:bottom w:val="nil"/>
              <w:right w:val="nil"/>
            </w:tcBorders>
            <w:vAlign w:val="bottom"/>
          </w:tcPr>
          <w:p w14:paraId="55A7D53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3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73.97</w:t>
            </w:r>
          </w:p>
        </w:tc>
        <w:tc>
          <w:tcPr>
            <w:tcW w:w="1417" w:type="dxa"/>
            <w:tcBorders>
              <w:top w:val="nil"/>
              <w:left w:val="nil"/>
              <w:bottom w:val="nil"/>
              <w:right w:val="nil"/>
            </w:tcBorders>
          </w:tcPr>
          <w:p w14:paraId="2B7A0753" w14:textId="77777777" w:rsidR="00713B1D" w:rsidRPr="00270E7F" w:rsidRDefault="00713B1D" w:rsidP="00EB30B9">
            <w:pPr>
              <w:jc w:val="right"/>
              <w:rPr>
                <w:rFonts w:ascii="Times New Roman" w:hAnsi="Times New Roman" w:cs="Times New Roman"/>
                <w:color w:val="000000"/>
              </w:rPr>
            </w:pPr>
          </w:p>
        </w:tc>
      </w:tr>
      <w:tr w:rsidR="00713B1D" w:rsidRPr="005D47E4" w14:paraId="55A7D53F" w14:textId="0377CC14" w:rsidTr="00713B1D">
        <w:trPr>
          <w:trHeight w:val="290"/>
        </w:trPr>
        <w:tc>
          <w:tcPr>
            <w:tcW w:w="3402" w:type="dxa"/>
            <w:tcBorders>
              <w:top w:val="nil"/>
              <w:left w:val="nil"/>
              <w:bottom w:val="nil"/>
              <w:right w:val="nil"/>
            </w:tcBorders>
            <w:shd w:val="clear" w:color="auto" w:fill="auto"/>
            <w:noWrap/>
            <w:vAlign w:val="bottom"/>
          </w:tcPr>
          <w:p w14:paraId="55A7D53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Rubus ulmifolius</w:t>
            </w:r>
          </w:p>
        </w:tc>
        <w:tc>
          <w:tcPr>
            <w:tcW w:w="1560" w:type="dxa"/>
            <w:tcBorders>
              <w:top w:val="nil"/>
              <w:left w:val="nil"/>
              <w:bottom w:val="nil"/>
              <w:right w:val="nil"/>
            </w:tcBorders>
            <w:shd w:val="clear" w:color="auto" w:fill="auto"/>
            <w:noWrap/>
            <w:vAlign w:val="bottom"/>
          </w:tcPr>
          <w:p w14:paraId="55A7D53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3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3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3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3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3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2.52</w:t>
            </w:r>
          </w:p>
        </w:tc>
        <w:tc>
          <w:tcPr>
            <w:tcW w:w="1417" w:type="dxa"/>
            <w:tcBorders>
              <w:top w:val="nil"/>
              <w:left w:val="nil"/>
              <w:bottom w:val="nil"/>
              <w:right w:val="nil"/>
            </w:tcBorders>
            <w:vAlign w:val="bottom"/>
          </w:tcPr>
          <w:p w14:paraId="55A7D53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3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74.73</w:t>
            </w:r>
          </w:p>
        </w:tc>
        <w:tc>
          <w:tcPr>
            <w:tcW w:w="1417" w:type="dxa"/>
            <w:tcBorders>
              <w:top w:val="nil"/>
              <w:left w:val="nil"/>
              <w:bottom w:val="nil"/>
              <w:right w:val="nil"/>
            </w:tcBorders>
          </w:tcPr>
          <w:p w14:paraId="25DCD556" w14:textId="77777777" w:rsidR="00713B1D" w:rsidRPr="00270E7F" w:rsidRDefault="00713B1D" w:rsidP="00EB30B9">
            <w:pPr>
              <w:jc w:val="right"/>
              <w:rPr>
                <w:rFonts w:ascii="Times New Roman" w:hAnsi="Times New Roman" w:cs="Times New Roman"/>
                <w:color w:val="000000"/>
              </w:rPr>
            </w:pPr>
          </w:p>
        </w:tc>
      </w:tr>
      <w:tr w:rsidR="00713B1D" w:rsidRPr="005D47E4" w14:paraId="55A7D549" w14:textId="23F11551" w:rsidTr="00713B1D">
        <w:trPr>
          <w:trHeight w:val="290"/>
        </w:trPr>
        <w:tc>
          <w:tcPr>
            <w:tcW w:w="3402" w:type="dxa"/>
            <w:tcBorders>
              <w:top w:val="nil"/>
              <w:left w:val="nil"/>
              <w:bottom w:val="nil"/>
              <w:right w:val="nil"/>
            </w:tcBorders>
            <w:shd w:val="clear" w:color="auto" w:fill="auto"/>
            <w:noWrap/>
            <w:vAlign w:val="bottom"/>
          </w:tcPr>
          <w:p w14:paraId="55A7D54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54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54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54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54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545"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546"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54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D54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1.11</w:t>
            </w:r>
          </w:p>
        </w:tc>
        <w:tc>
          <w:tcPr>
            <w:tcW w:w="1417" w:type="dxa"/>
            <w:tcBorders>
              <w:top w:val="nil"/>
              <w:left w:val="nil"/>
              <w:bottom w:val="nil"/>
              <w:right w:val="nil"/>
            </w:tcBorders>
          </w:tcPr>
          <w:p w14:paraId="72CB8C6E" w14:textId="77777777" w:rsidR="00713B1D" w:rsidRPr="00270E7F" w:rsidRDefault="00713B1D" w:rsidP="00EB30B9">
            <w:pPr>
              <w:jc w:val="right"/>
              <w:rPr>
                <w:rFonts w:ascii="Times New Roman" w:hAnsi="Times New Roman" w:cs="Times New Roman"/>
                <w:color w:val="000000"/>
              </w:rPr>
            </w:pPr>
          </w:p>
        </w:tc>
      </w:tr>
      <w:tr w:rsidR="00713B1D" w:rsidRPr="005D47E4" w14:paraId="55A7D553" w14:textId="05D74729" w:rsidTr="00713B1D">
        <w:trPr>
          <w:trHeight w:val="290"/>
        </w:trPr>
        <w:tc>
          <w:tcPr>
            <w:tcW w:w="3402" w:type="dxa"/>
            <w:tcBorders>
              <w:top w:val="nil"/>
              <w:left w:val="nil"/>
              <w:bottom w:val="nil"/>
              <w:right w:val="nil"/>
            </w:tcBorders>
            <w:shd w:val="clear" w:color="auto" w:fill="auto"/>
            <w:noWrap/>
            <w:vAlign w:val="bottom"/>
          </w:tcPr>
          <w:p w14:paraId="55A7D54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Rubus vestitus</w:t>
            </w:r>
          </w:p>
        </w:tc>
        <w:tc>
          <w:tcPr>
            <w:tcW w:w="1560" w:type="dxa"/>
            <w:tcBorders>
              <w:top w:val="nil"/>
              <w:left w:val="nil"/>
              <w:bottom w:val="nil"/>
              <w:right w:val="nil"/>
            </w:tcBorders>
            <w:shd w:val="clear" w:color="auto" w:fill="auto"/>
            <w:noWrap/>
            <w:vAlign w:val="bottom"/>
          </w:tcPr>
          <w:p w14:paraId="55A7D54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54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54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4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4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5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55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5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78.80</w:t>
            </w:r>
          </w:p>
        </w:tc>
        <w:tc>
          <w:tcPr>
            <w:tcW w:w="1417" w:type="dxa"/>
            <w:tcBorders>
              <w:top w:val="nil"/>
              <w:left w:val="nil"/>
              <w:bottom w:val="nil"/>
              <w:right w:val="nil"/>
            </w:tcBorders>
          </w:tcPr>
          <w:p w14:paraId="2ED1924A" w14:textId="77777777" w:rsidR="00713B1D" w:rsidRPr="00270E7F" w:rsidRDefault="00713B1D" w:rsidP="00EB30B9">
            <w:pPr>
              <w:jc w:val="right"/>
              <w:rPr>
                <w:rFonts w:ascii="Times New Roman" w:hAnsi="Times New Roman" w:cs="Times New Roman"/>
                <w:color w:val="000000"/>
              </w:rPr>
            </w:pPr>
          </w:p>
        </w:tc>
      </w:tr>
      <w:tr w:rsidR="00713B1D" w:rsidRPr="005D47E4" w14:paraId="55A7D55D" w14:textId="38E5E2AC" w:rsidTr="00713B1D">
        <w:trPr>
          <w:trHeight w:val="290"/>
        </w:trPr>
        <w:tc>
          <w:tcPr>
            <w:tcW w:w="3402" w:type="dxa"/>
            <w:tcBorders>
              <w:top w:val="nil"/>
              <w:left w:val="nil"/>
              <w:bottom w:val="nil"/>
              <w:right w:val="nil"/>
            </w:tcBorders>
            <w:shd w:val="clear" w:color="auto" w:fill="auto"/>
            <w:noWrap/>
            <w:vAlign w:val="bottom"/>
          </w:tcPr>
          <w:p w14:paraId="55A7D55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Rumex sagittatus</w:t>
            </w:r>
          </w:p>
        </w:tc>
        <w:tc>
          <w:tcPr>
            <w:tcW w:w="1560" w:type="dxa"/>
            <w:tcBorders>
              <w:top w:val="nil"/>
              <w:left w:val="nil"/>
              <w:bottom w:val="nil"/>
              <w:right w:val="nil"/>
            </w:tcBorders>
            <w:shd w:val="clear" w:color="auto" w:fill="auto"/>
            <w:noWrap/>
            <w:vAlign w:val="bottom"/>
          </w:tcPr>
          <w:p w14:paraId="55A7D55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D55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Polygonaceae</w:t>
            </w:r>
          </w:p>
        </w:tc>
        <w:tc>
          <w:tcPr>
            <w:tcW w:w="851" w:type="dxa"/>
            <w:tcBorders>
              <w:top w:val="nil"/>
              <w:left w:val="nil"/>
              <w:bottom w:val="nil"/>
              <w:right w:val="nil"/>
            </w:tcBorders>
            <w:vAlign w:val="bottom"/>
          </w:tcPr>
          <w:p w14:paraId="55A7D55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5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5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5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1.84</w:t>
            </w:r>
          </w:p>
        </w:tc>
        <w:tc>
          <w:tcPr>
            <w:tcW w:w="1417" w:type="dxa"/>
            <w:tcBorders>
              <w:top w:val="nil"/>
              <w:left w:val="nil"/>
              <w:bottom w:val="nil"/>
              <w:right w:val="nil"/>
            </w:tcBorders>
            <w:vAlign w:val="bottom"/>
          </w:tcPr>
          <w:p w14:paraId="55A7D5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55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10.90</w:t>
            </w:r>
          </w:p>
        </w:tc>
        <w:tc>
          <w:tcPr>
            <w:tcW w:w="1417" w:type="dxa"/>
            <w:tcBorders>
              <w:top w:val="nil"/>
              <w:left w:val="nil"/>
              <w:bottom w:val="nil"/>
              <w:right w:val="nil"/>
            </w:tcBorders>
          </w:tcPr>
          <w:p w14:paraId="6635A664" w14:textId="77777777" w:rsidR="00713B1D" w:rsidRPr="00270E7F" w:rsidRDefault="00713B1D" w:rsidP="00EB30B9">
            <w:pPr>
              <w:jc w:val="right"/>
              <w:rPr>
                <w:rFonts w:ascii="Times New Roman" w:hAnsi="Times New Roman" w:cs="Times New Roman"/>
                <w:color w:val="000000"/>
              </w:rPr>
            </w:pPr>
          </w:p>
        </w:tc>
      </w:tr>
      <w:tr w:rsidR="00713B1D" w:rsidRPr="005D47E4" w14:paraId="55A7D567" w14:textId="333D363A" w:rsidTr="00713B1D">
        <w:trPr>
          <w:trHeight w:val="290"/>
        </w:trPr>
        <w:tc>
          <w:tcPr>
            <w:tcW w:w="3402" w:type="dxa"/>
            <w:tcBorders>
              <w:top w:val="nil"/>
              <w:left w:val="nil"/>
              <w:bottom w:val="nil"/>
              <w:right w:val="nil"/>
            </w:tcBorders>
            <w:shd w:val="clear" w:color="auto" w:fill="auto"/>
            <w:noWrap/>
            <w:vAlign w:val="bottom"/>
          </w:tcPr>
          <w:p w14:paraId="55A7D55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Sagina procumbens</w:t>
            </w:r>
          </w:p>
        </w:tc>
        <w:tc>
          <w:tcPr>
            <w:tcW w:w="1560" w:type="dxa"/>
            <w:tcBorders>
              <w:top w:val="nil"/>
              <w:left w:val="nil"/>
              <w:bottom w:val="nil"/>
              <w:right w:val="nil"/>
            </w:tcBorders>
            <w:shd w:val="clear" w:color="auto" w:fill="auto"/>
            <w:noWrap/>
            <w:vAlign w:val="bottom"/>
          </w:tcPr>
          <w:p w14:paraId="55A7D55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Caryophyllales</w:t>
            </w:r>
          </w:p>
        </w:tc>
        <w:tc>
          <w:tcPr>
            <w:tcW w:w="1984" w:type="dxa"/>
            <w:tcBorders>
              <w:top w:val="nil"/>
              <w:left w:val="nil"/>
              <w:bottom w:val="nil"/>
              <w:right w:val="nil"/>
            </w:tcBorders>
            <w:shd w:val="clear" w:color="auto" w:fill="auto"/>
            <w:noWrap/>
            <w:vAlign w:val="bottom"/>
          </w:tcPr>
          <w:p w14:paraId="55A7D56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Caryophyllaceae</w:t>
            </w:r>
          </w:p>
        </w:tc>
        <w:tc>
          <w:tcPr>
            <w:tcW w:w="851" w:type="dxa"/>
            <w:tcBorders>
              <w:top w:val="nil"/>
              <w:left w:val="nil"/>
              <w:bottom w:val="nil"/>
              <w:right w:val="nil"/>
            </w:tcBorders>
            <w:vAlign w:val="bottom"/>
          </w:tcPr>
          <w:p w14:paraId="55A7D56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6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56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w:t>
            </w:r>
          </w:p>
        </w:tc>
        <w:tc>
          <w:tcPr>
            <w:tcW w:w="1276" w:type="dxa"/>
            <w:tcBorders>
              <w:top w:val="nil"/>
              <w:left w:val="nil"/>
              <w:bottom w:val="nil"/>
              <w:right w:val="nil"/>
            </w:tcBorders>
            <w:vAlign w:val="bottom"/>
          </w:tcPr>
          <w:p w14:paraId="55A7D56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0.02</w:t>
            </w:r>
          </w:p>
        </w:tc>
        <w:tc>
          <w:tcPr>
            <w:tcW w:w="1417" w:type="dxa"/>
            <w:tcBorders>
              <w:top w:val="nil"/>
              <w:left w:val="nil"/>
              <w:bottom w:val="nil"/>
              <w:right w:val="nil"/>
            </w:tcBorders>
            <w:vAlign w:val="bottom"/>
          </w:tcPr>
          <w:p w14:paraId="55A7D5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6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103.02</w:t>
            </w:r>
          </w:p>
        </w:tc>
        <w:tc>
          <w:tcPr>
            <w:tcW w:w="1417" w:type="dxa"/>
            <w:tcBorders>
              <w:top w:val="nil"/>
              <w:left w:val="nil"/>
              <w:bottom w:val="nil"/>
              <w:right w:val="nil"/>
            </w:tcBorders>
          </w:tcPr>
          <w:p w14:paraId="4E561820" w14:textId="77777777" w:rsidR="00713B1D" w:rsidRPr="00270E7F" w:rsidRDefault="00713B1D" w:rsidP="00EB30B9">
            <w:pPr>
              <w:jc w:val="right"/>
              <w:rPr>
                <w:rFonts w:ascii="Times New Roman" w:hAnsi="Times New Roman" w:cs="Times New Roman"/>
                <w:color w:val="000000"/>
              </w:rPr>
            </w:pPr>
          </w:p>
        </w:tc>
      </w:tr>
      <w:tr w:rsidR="00713B1D" w:rsidRPr="005D47E4" w14:paraId="55A7D571" w14:textId="57E86149" w:rsidTr="00713B1D">
        <w:trPr>
          <w:trHeight w:val="290"/>
        </w:trPr>
        <w:tc>
          <w:tcPr>
            <w:tcW w:w="3402" w:type="dxa"/>
            <w:tcBorders>
              <w:top w:val="nil"/>
              <w:left w:val="nil"/>
              <w:bottom w:val="nil"/>
              <w:right w:val="nil"/>
            </w:tcBorders>
            <w:shd w:val="clear" w:color="auto" w:fill="auto"/>
            <w:noWrap/>
            <w:vAlign w:val="bottom"/>
          </w:tcPr>
          <w:p w14:paraId="55A7D56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56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56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56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56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56D"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56E"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56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D57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0.37</w:t>
            </w:r>
          </w:p>
        </w:tc>
        <w:tc>
          <w:tcPr>
            <w:tcW w:w="1417" w:type="dxa"/>
            <w:tcBorders>
              <w:top w:val="nil"/>
              <w:left w:val="nil"/>
              <w:bottom w:val="nil"/>
              <w:right w:val="nil"/>
            </w:tcBorders>
          </w:tcPr>
          <w:p w14:paraId="08E9094F" w14:textId="77777777" w:rsidR="00713B1D" w:rsidRPr="00270E7F" w:rsidRDefault="00713B1D" w:rsidP="00EB30B9">
            <w:pPr>
              <w:jc w:val="right"/>
              <w:rPr>
                <w:rFonts w:ascii="Times New Roman" w:hAnsi="Times New Roman" w:cs="Times New Roman"/>
                <w:color w:val="000000"/>
              </w:rPr>
            </w:pPr>
          </w:p>
        </w:tc>
      </w:tr>
      <w:tr w:rsidR="00713B1D" w:rsidRPr="005D47E4" w14:paraId="55A7D57B" w14:textId="6F16E2BB" w:rsidTr="00713B1D">
        <w:trPr>
          <w:trHeight w:val="290"/>
        </w:trPr>
        <w:tc>
          <w:tcPr>
            <w:tcW w:w="3402" w:type="dxa"/>
            <w:tcBorders>
              <w:top w:val="nil"/>
              <w:left w:val="nil"/>
              <w:bottom w:val="nil"/>
              <w:right w:val="nil"/>
            </w:tcBorders>
            <w:shd w:val="clear" w:color="auto" w:fill="auto"/>
            <w:noWrap/>
            <w:vAlign w:val="bottom"/>
          </w:tcPr>
          <w:p w14:paraId="55A7D57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Salix cinerea</w:t>
            </w:r>
          </w:p>
        </w:tc>
        <w:tc>
          <w:tcPr>
            <w:tcW w:w="1560" w:type="dxa"/>
            <w:tcBorders>
              <w:top w:val="nil"/>
              <w:left w:val="nil"/>
              <w:bottom w:val="nil"/>
              <w:right w:val="nil"/>
            </w:tcBorders>
            <w:shd w:val="clear" w:color="auto" w:fill="auto"/>
            <w:noWrap/>
            <w:vAlign w:val="bottom"/>
          </w:tcPr>
          <w:p w14:paraId="55A7D57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Malpighiales</w:t>
            </w:r>
          </w:p>
        </w:tc>
        <w:tc>
          <w:tcPr>
            <w:tcW w:w="1984" w:type="dxa"/>
            <w:tcBorders>
              <w:top w:val="nil"/>
              <w:left w:val="nil"/>
              <w:bottom w:val="nil"/>
              <w:right w:val="nil"/>
            </w:tcBorders>
            <w:shd w:val="clear" w:color="auto" w:fill="auto"/>
            <w:noWrap/>
            <w:vAlign w:val="bottom"/>
          </w:tcPr>
          <w:p w14:paraId="55A7D57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Salicaceae</w:t>
            </w:r>
          </w:p>
        </w:tc>
        <w:tc>
          <w:tcPr>
            <w:tcW w:w="851" w:type="dxa"/>
            <w:tcBorders>
              <w:top w:val="nil"/>
              <w:left w:val="nil"/>
              <w:bottom w:val="nil"/>
              <w:right w:val="nil"/>
            </w:tcBorders>
            <w:vAlign w:val="bottom"/>
          </w:tcPr>
          <w:p w14:paraId="55A7D57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7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57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7</w:t>
            </w:r>
          </w:p>
        </w:tc>
        <w:tc>
          <w:tcPr>
            <w:tcW w:w="1276" w:type="dxa"/>
            <w:tcBorders>
              <w:top w:val="nil"/>
              <w:left w:val="nil"/>
              <w:bottom w:val="nil"/>
              <w:right w:val="nil"/>
            </w:tcBorders>
            <w:vAlign w:val="bottom"/>
          </w:tcPr>
          <w:p w14:paraId="55A7D57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0.17</w:t>
            </w:r>
          </w:p>
        </w:tc>
        <w:tc>
          <w:tcPr>
            <w:tcW w:w="1417" w:type="dxa"/>
            <w:tcBorders>
              <w:top w:val="nil"/>
              <w:left w:val="nil"/>
              <w:bottom w:val="nil"/>
              <w:right w:val="nil"/>
            </w:tcBorders>
            <w:vAlign w:val="bottom"/>
          </w:tcPr>
          <w:p w14:paraId="55A7D5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57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469.38</w:t>
            </w:r>
          </w:p>
        </w:tc>
        <w:tc>
          <w:tcPr>
            <w:tcW w:w="1417" w:type="dxa"/>
            <w:tcBorders>
              <w:top w:val="nil"/>
              <w:left w:val="nil"/>
              <w:bottom w:val="nil"/>
              <w:right w:val="nil"/>
            </w:tcBorders>
          </w:tcPr>
          <w:p w14:paraId="5C050144" w14:textId="77777777" w:rsidR="00713B1D" w:rsidRPr="00270E7F" w:rsidRDefault="00713B1D" w:rsidP="00EB30B9">
            <w:pPr>
              <w:jc w:val="right"/>
              <w:rPr>
                <w:rFonts w:ascii="Times New Roman" w:hAnsi="Times New Roman" w:cs="Times New Roman"/>
                <w:color w:val="000000"/>
              </w:rPr>
            </w:pPr>
          </w:p>
        </w:tc>
      </w:tr>
      <w:tr w:rsidR="00713B1D" w:rsidRPr="005D47E4" w14:paraId="55A7D585" w14:textId="470E65BE" w:rsidTr="00713B1D">
        <w:trPr>
          <w:trHeight w:val="290"/>
        </w:trPr>
        <w:tc>
          <w:tcPr>
            <w:tcW w:w="3402" w:type="dxa"/>
            <w:tcBorders>
              <w:top w:val="nil"/>
              <w:left w:val="nil"/>
              <w:bottom w:val="nil"/>
              <w:right w:val="nil"/>
            </w:tcBorders>
            <w:shd w:val="clear" w:color="auto" w:fill="auto"/>
            <w:noWrap/>
            <w:vAlign w:val="bottom"/>
          </w:tcPr>
          <w:p w14:paraId="55A7D57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57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57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57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58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58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58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58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8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6998.02</w:t>
            </w:r>
          </w:p>
        </w:tc>
        <w:tc>
          <w:tcPr>
            <w:tcW w:w="1417" w:type="dxa"/>
            <w:tcBorders>
              <w:top w:val="nil"/>
              <w:left w:val="nil"/>
              <w:bottom w:val="nil"/>
              <w:right w:val="nil"/>
            </w:tcBorders>
          </w:tcPr>
          <w:p w14:paraId="0E621446" w14:textId="77777777" w:rsidR="00713B1D" w:rsidRPr="00270E7F" w:rsidRDefault="00713B1D" w:rsidP="00EB30B9">
            <w:pPr>
              <w:jc w:val="right"/>
              <w:rPr>
                <w:rFonts w:ascii="Times New Roman" w:hAnsi="Times New Roman" w:cs="Times New Roman"/>
                <w:color w:val="000000"/>
              </w:rPr>
            </w:pPr>
          </w:p>
        </w:tc>
      </w:tr>
      <w:tr w:rsidR="00713B1D" w:rsidRPr="005D47E4" w14:paraId="55A7D58F" w14:textId="63B08AA2" w:rsidTr="00713B1D">
        <w:trPr>
          <w:trHeight w:val="290"/>
        </w:trPr>
        <w:tc>
          <w:tcPr>
            <w:tcW w:w="3402" w:type="dxa"/>
            <w:tcBorders>
              <w:top w:val="nil"/>
              <w:left w:val="nil"/>
              <w:bottom w:val="nil"/>
              <w:right w:val="nil"/>
            </w:tcBorders>
            <w:shd w:val="clear" w:color="auto" w:fill="auto"/>
            <w:noWrap/>
            <w:vAlign w:val="bottom"/>
          </w:tcPr>
          <w:p w14:paraId="55A7D58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Salix purpurea</w:t>
            </w:r>
          </w:p>
        </w:tc>
        <w:tc>
          <w:tcPr>
            <w:tcW w:w="1560" w:type="dxa"/>
            <w:tcBorders>
              <w:top w:val="nil"/>
              <w:left w:val="nil"/>
              <w:bottom w:val="nil"/>
              <w:right w:val="nil"/>
            </w:tcBorders>
            <w:shd w:val="clear" w:color="auto" w:fill="auto"/>
            <w:noWrap/>
            <w:vAlign w:val="bottom"/>
          </w:tcPr>
          <w:p w14:paraId="55A7D5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Malpighiales</w:t>
            </w:r>
          </w:p>
        </w:tc>
        <w:tc>
          <w:tcPr>
            <w:tcW w:w="1984" w:type="dxa"/>
            <w:tcBorders>
              <w:top w:val="nil"/>
              <w:left w:val="nil"/>
              <w:bottom w:val="nil"/>
              <w:right w:val="nil"/>
            </w:tcBorders>
            <w:shd w:val="clear" w:color="auto" w:fill="auto"/>
            <w:noWrap/>
            <w:vAlign w:val="bottom"/>
          </w:tcPr>
          <w:p w14:paraId="55A7D58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Salicaceae</w:t>
            </w:r>
          </w:p>
        </w:tc>
        <w:tc>
          <w:tcPr>
            <w:tcW w:w="851" w:type="dxa"/>
            <w:tcBorders>
              <w:top w:val="nil"/>
              <w:left w:val="nil"/>
              <w:bottom w:val="nil"/>
              <w:right w:val="nil"/>
            </w:tcBorders>
            <w:vAlign w:val="bottom"/>
          </w:tcPr>
          <w:p w14:paraId="55A7D58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8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8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58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0.21</w:t>
            </w:r>
          </w:p>
        </w:tc>
        <w:tc>
          <w:tcPr>
            <w:tcW w:w="1417" w:type="dxa"/>
            <w:tcBorders>
              <w:top w:val="nil"/>
              <w:left w:val="nil"/>
              <w:bottom w:val="nil"/>
              <w:right w:val="nil"/>
            </w:tcBorders>
            <w:vAlign w:val="bottom"/>
          </w:tcPr>
          <w:p w14:paraId="55A7D58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58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491.12</w:t>
            </w:r>
          </w:p>
        </w:tc>
        <w:tc>
          <w:tcPr>
            <w:tcW w:w="1417" w:type="dxa"/>
            <w:tcBorders>
              <w:top w:val="nil"/>
              <w:left w:val="nil"/>
              <w:bottom w:val="nil"/>
              <w:right w:val="nil"/>
            </w:tcBorders>
          </w:tcPr>
          <w:p w14:paraId="06C35474" w14:textId="77777777" w:rsidR="00713B1D" w:rsidRPr="00270E7F" w:rsidRDefault="00713B1D" w:rsidP="00EB30B9">
            <w:pPr>
              <w:jc w:val="right"/>
              <w:rPr>
                <w:rFonts w:ascii="Times New Roman" w:hAnsi="Times New Roman" w:cs="Times New Roman"/>
                <w:color w:val="000000"/>
              </w:rPr>
            </w:pPr>
          </w:p>
        </w:tc>
      </w:tr>
      <w:tr w:rsidR="00713B1D" w:rsidRPr="005D47E4" w14:paraId="55A7D599" w14:textId="0E8B9353" w:rsidTr="00713B1D">
        <w:trPr>
          <w:trHeight w:val="290"/>
        </w:trPr>
        <w:tc>
          <w:tcPr>
            <w:tcW w:w="3402" w:type="dxa"/>
            <w:tcBorders>
              <w:top w:val="nil"/>
              <w:left w:val="nil"/>
              <w:bottom w:val="nil"/>
              <w:right w:val="nil"/>
            </w:tcBorders>
            <w:shd w:val="clear" w:color="auto" w:fill="auto"/>
            <w:noWrap/>
            <w:vAlign w:val="bottom"/>
          </w:tcPr>
          <w:p w14:paraId="55A7D59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Salpichroa origanifolia</w:t>
            </w:r>
          </w:p>
        </w:tc>
        <w:tc>
          <w:tcPr>
            <w:tcW w:w="1560" w:type="dxa"/>
            <w:tcBorders>
              <w:top w:val="nil"/>
              <w:left w:val="nil"/>
              <w:bottom w:val="nil"/>
              <w:right w:val="nil"/>
            </w:tcBorders>
            <w:shd w:val="clear" w:color="auto" w:fill="auto"/>
            <w:noWrap/>
            <w:vAlign w:val="bottom"/>
          </w:tcPr>
          <w:p w14:paraId="55A7D59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Solanales</w:t>
            </w:r>
          </w:p>
        </w:tc>
        <w:tc>
          <w:tcPr>
            <w:tcW w:w="1984" w:type="dxa"/>
            <w:tcBorders>
              <w:top w:val="nil"/>
              <w:left w:val="nil"/>
              <w:bottom w:val="nil"/>
              <w:right w:val="nil"/>
            </w:tcBorders>
            <w:shd w:val="clear" w:color="auto" w:fill="auto"/>
            <w:noWrap/>
            <w:vAlign w:val="bottom"/>
          </w:tcPr>
          <w:p w14:paraId="55A7D59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59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9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9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9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59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9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135.32</w:t>
            </w:r>
          </w:p>
        </w:tc>
        <w:tc>
          <w:tcPr>
            <w:tcW w:w="1417" w:type="dxa"/>
            <w:tcBorders>
              <w:top w:val="nil"/>
              <w:left w:val="nil"/>
              <w:bottom w:val="nil"/>
              <w:right w:val="nil"/>
            </w:tcBorders>
          </w:tcPr>
          <w:p w14:paraId="1B9F9EF0" w14:textId="77777777" w:rsidR="00713B1D" w:rsidRPr="00270E7F" w:rsidRDefault="00713B1D" w:rsidP="00EB30B9">
            <w:pPr>
              <w:jc w:val="right"/>
              <w:rPr>
                <w:rFonts w:ascii="Times New Roman" w:hAnsi="Times New Roman" w:cs="Times New Roman"/>
                <w:color w:val="000000"/>
              </w:rPr>
            </w:pPr>
          </w:p>
        </w:tc>
      </w:tr>
      <w:tr w:rsidR="00713B1D" w:rsidRPr="005D47E4" w14:paraId="55A7D5A3" w14:textId="55A1111D" w:rsidTr="00713B1D">
        <w:trPr>
          <w:trHeight w:val="290"/>
        </w:trPr>
        <w:tc>
          <w:tcPr>
            <w:tcW w:w="3402" w:type="dxa"/>
            <w:tcBorders>
              <w:top w:val="nil"/>
              <w:left w:val="nil"/>
              <w:bottom w:val="nil"/>
              <w:right w:val="nil"/>
            </w:tcBorders>
            <w:shd w:val="clear" w:color="auto" w:fill="auto"/>
            <w:noWrap/>
            <w:vAlign w:val="bottom"/>
          </w:tcPr>
          <w:p w14:paraId="55A7D59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Sambucus nigra</w:t>
            </w:r>
          </w:p>
        </w:tc>
        <w:tc>
          <w:tcPr>
            <w:tcW w:w="1560" w:type="dxa"/>
            <w:tcBorders>
              <w:top w:val="nil"/>
              <w:left w:val="nil"/>
              <w:bottom w:val="nil"/>
              <w:right w:val="nil"/>
            </w:tcBorders>
            <w:shd w:val="clear" w:color="auto" w:fill="auto"/>
            <w:noWrap/>
            <w:vAlign w:val="bottom"/>
          </w:tcPr>
          <w:p w14:paraId="55A7D59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Dipsacales</w:t>
            </w:r>
          </w:p>
        </w:tc>
        <w:tc>
          <w:tcPr>
            <w:tcW w:w="1984" w:type="dxa"/>
            <w:tcBorders>
              <w:top w:val="nil"/>
              <w:left w:val="nil"/>
              <w:bottom w:val="nil"/>
              <w:right w:val="nil"/>
            </w:tcBorders>
            <w:shd w:val="clear" w:color="auto" w:fill="auto"/>
            <w:noWrap/>
            <w:vAlign w:val="bottom"/>
          </w:tcPr>
          <w:p w14:paraId="55A7D59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Viburnaceae</w:t>
            </w:r>
          </w:p>
        </w:tc>
        <w:tc>
          <w:tcPr>
            <w:tcW w:w="851" w:type="dxa"/>
            <w:tcBorders>
              <w:top w:val="nil"/>
              <w:left w:val="nil"/>
              <w:bottom w:val="nil"/>
              <w:right w:val="nil"/>
            </w:tcBorders>
            <w:vAlign w:val="bottom"/>
          </w:tcPr>
          <w:p w14:paraId="55A7D59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9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9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w:t>
            </w:r>
          </w:p>
        </w:tc>
        <w:tc>
          <w:tcPr>
            <w:tcW w:w="1276" w:type="dxa"/>
            <w:tcBorders>
              <w:top w:val="nil"/>
              <w:left w:val="nil"/>
              <w:bottom w:val="nil"/>
              <w:right w:val="nil"/>
            </w:tcBorders>
            <w:vAlign w:val="bottom"/>
          </w:tcPr>
          <w:p w14:paraId="55A7D5A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9.87</w:t>
            </w:r>
          </w:p>
        </w:tc>
        <w:tc>
          <w:tcPr>
            <w:tcW w:w="1417" w:type="dxa"/>
            <w:tcBorders>
              <w:top w:val="nil"/>
              <w:left w:val="nil"/>
              <w:bottom w:val="nil"/>
              <w:right w:val="nil"/>
            </w:tcBorders>
            <w:vAlign w:val="bottom"/>
          </w:tcPr>
          <w:p w14:paraId="55A7D5A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A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1101.54</w:t>
            </w:r>
          </w:p>
        </w:tc>
        <w:tc>
          <w:tcPr>
            <w:tcW w:w="1417" w:type="dxa"/>
            <w:tcBorders>
              <w:top w:val="nil"/>
              <w:left w:val="nil"/>
              <w:bottom w:val="nil"/>
              <w:right w:val="nil"/>
            </w:tcBorders>
          </w:tcPr>
          <w:p w14:paraId="1F1A5AA8" w14:textId="77777777" w:rsidR="00713B1D" w:rsidRPr="00270E7F" w:rsidRDefault="00713B1D" w:rsidP="00EB30B9">
            <w:pPr>
              <w:jc w:val="right"/>
              <w:rPr>
                <w:rFonts w:ascii="Times New Roman" w:hAnsi="Times New Roman" w:cs="Times New Roman"/>
                <w:color w:val="000000"/>
              </w:rPr>
            </w:pPr>
          </w:p>
        </w:tc>
      </w:tr>
      <w:tr w:rsidR="00713B1D" w:rsidRPr="005D47E4" w14:paraId="55A7D5AD" w14:textId="51149FB2" w:rsidTr="00713B1D">
        <w:trPr>
          <w:trHeight w:val="290"/>
        </w:trPr>
        <w:tc>
          <w:tcPr>
            <w:tcW w:w="3402" w:type="dxa"/>
            <w:tcBorders>
              <w:top w:val="nil"/>
              <w:left w:val="nil"/>
              <w:bottom w:val="nil"/>
              <w:right w:val="nil"/>
            </w:tcBorders>
            <w:shd w:val="clear" w:color="auto" w:fill="auto"/>
            <w:noWrap/>
            <w:vAlign w:val="bottom"/>
          </w:tcPr>
          <w:p w14:paraId="55A7D5A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Schinus terebinthifolia</w:t>
            </w:r>
          </w:p>
        </w:tc>
        <w:tc>
          <w:tcPr>
            <w:tcW w:w="1560" w:type="dxa"/>
            <w:tcBorders>
              <w:top w:val="nil"/>
              <w:left w:val="nil"/>
              <w:bottom w:val="nil"/>
              <w:right w:val="nil"/>
            </w:tcBorders>
            <w:shd w:val="clear" w:color="auto" w:fill="auto"/>
            <w:noWrap/>
            <w:vAlign w:val="bottom"/>
          </w:tcPr>
          <w:p w14:paraId="55A7D5A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Sapindales</w:t>
            </w:r>
          </w:p>
        </w:tc>
        <w:tc>
          <w:tcPr>
            <w:tcW w:w="1984" w:type="dxa"/>
            <w:tcBorders>
              <w:top w:val="nil"/>
              <w:left w:val="nil"/>
              <w:bottom w:val="nil"/>
              <w:right w:val="nil"/>
            </w:tcBorders>
            <w:shd w:val="clear" w:color="auto" w:fill="auto"/>
            <w:noWrap/>
            <w:vAlign w:val="bottom"/>
          </w:tcPr>
          <w:p w14:paraId="55A7D5A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Anacardiaceae</w:t>
            </w:r>
          </w:p>
        </w:tc>
        <w:tc>
          <w:tcPr>
            <w:tcW w:w="851" w:type="dxa"/>
            <w:tcBorders>
              <w:top w:val="nil"/>
              <w:left w:val="nil"/>
              <w:bottom w:val="nil"/>
              <w:right w:val="nil"/>
            </w:tcBorders>
            <w:vAlign w:val="bottom"/>
          </w:tcPr>
          <w:p w14:paraId="55A7D5A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5A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5A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5A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18.14</w:t>
            </w:r>
          </w:p>
        </w:tc>
        <w:tc>
          <w:tcPr>
            <w:tcW w:w="1417" w:type="dxa"/>
            <w:tcBorders>
              <w:top w:val="nil"/>
              <w:left w:val="nil"/>
              <w:bottom w:val="nil"/>
              <w:right w:val="nil"/>
            </w:tcBorders>
            <w:vAlign w:val="bottom"/>
          </w:tcPr>
          <w:p w14:paraId="55A7D5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A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1094.90</w:t>
            </w:r>
          </w:p>
        </w:tc>
        <w:tc>
          <w:tcPr>
            <w:tcW w:w="1417" w:type="dxa"/>
            <w:tcBorders>
              <w:top w:val="nil"/>
              <w:left w:val="nil"/>
              <w:bottom w:val="nil"/>
              <w:right w:val="nil"/>
            </w:tcBorders>
          </w:tcPr>
          <w:p w14:paraId="1F3F4024" w14:textId="77777777" w:rsidR="00713B1D" w:rsidRPr="00270E7F" w:rsidRDefault="00713B1D" w:rsidP="00EB30B9">
            <w:pPr>
              <w:jc w:val="right"/>
              <w:rPr>
                <w:rFonts w:ascii="Times New Roman" w:hAnsi="Times New Roman" w:cs="Times New Roman"/>
                <w:color w:val="000000"/>
              </w:rPr>
            </w:pPr>
          </w:p>
        </w:tc>
      </w:tr>
      <w:tr w:rsidR="00713B1D" w:rsidRPr="005D47E4" w14:paraId="55A7D5B7" w14:textId="588C5BB3" w:rsidTr="00713B1D">
        <w:trPr>
          <w:trHeight w:val="290"/>
        </w:trPr>
        <w:tc>
          <w:tcPr>
            <w:tcW w:w="3402" w:type="dxa"/>
            <w:tcBorders>
              <w:top w:val="nil"/>
              <w:left w:val="nil"/>
              <w:bottom w:val="nil"/>
              <w:right w:val="nil"/>
            </w:tcBorders>
            <w:shd w:val="clear" w:color="auto" w:fill="auto"/>
            <w:noWrap/>
            <w:vAlign w:val="bottom"/>
          </w:tcPr>
          <w:p w14:paraId="55A7D5A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5A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5B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5B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5B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5B3"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5B4"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5B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5B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88.20</w:t>
            </w:r>
          </w:p>
        </w:tc>
        <w:tc>
          <w:tcPr>
            <w:tcW w:w="1417" w:type="dxa"/>
            <w:tcBorders>
              <w:top w:val="nil"/>
              <w:left w:val="nil"/>
              <w:bottom w:val="nil"/>
              <w:right w:val="nil"/>
            </w:tcBorders>
          </w:tcPr>
          <w:p w14:paraId="1BA6CBD4" w14:textId="77777777" w:rsidR="00713B1D" w:rsidRPr="00270E7F" w:rsidRDefault="00713B1D" w:rsidP="00EB30B9">
            <w:pPr>
              <w:jc w:val="right"/>
              <w:rPr>
                <w:rFonts w:ascii="Times New Roman" w:hAnsi="Times New Roman" w:cs="Times New Roman"/>
                <w:color w:val="000000"/>
              </w:rPr>
            </w:pPr>
          </w:p>
        </w:tc>
      </w:tr>
      <w:tr w:rsidR="00713B1D" w:rsidRPr="005D47E4" w14:paraId="55A7D5C1" w14:textId="68E649C6" w:rsidTr="00713B1D">
        <w:trPr>
          <w:trHeight w:val="290"/>
        </w:trPr>
        <w:tc>
          <w:tcPr>
            <w:tcW w:w="3402" w:type="dxa"/>
            <w:tcBorders>
              <w:top w:val="nil"/>
              <w:left w:val="nil"/>
              <w:bottom w:val="nil"/>
              <w:right w:val="nil"/>
            </w:tcBorders>
            <w:shd w:val="clear" w:color="auto" w:fill="auto"/>
            <w:noWrap/>
            <w:vAlign w:val="bottom"/>
          </w:tcPr>
          <w:p w14:paraId="55A7D5B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Schoenoplectus californicus</w:t>
            </w:r>
          </w:p>
        </w:tc>
        <w:tc>
          <w:tcPr>
            <w:tcW w:w="1560" w:type="dxa"/>
            <w:tcBorders>
              <w:top w:val="nil"/>
              <w:left w:val="nil"/>
              <w:bottom w:val="nil"/>
              <w:right w:val="nil"/>
            </w:tcBorders>
            <w:shd w:val="clear" w:color="auto" w:fill="auto"/>
            <w:noWrap/>
            <w:vAlign w:val="bottom"/>
          </w:tcPr>
          <w:p w14:paraId="55A7D5B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5B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Cyperaceae</w:t>
            </w:r>
          </w:p>
        </w:tc>
        <w:tc>
          <w:tcPr>
            <w:tcW w:w="851" w:type="dxa"/>
            <w:tcBorders>
              <w:top w:val="nil"/>
              <w:left w:val="nil"/>
              <w:bottom w:val="nil"/>
              <w:right w:val="nil"/>
            </w:tcBorders>
            <w:vAlign w:val="bottom"/>
          </w:tcPr>
          <w:p w14:paraId="55A7D5B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B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5B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5B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0.68</w:t>
            </w:r>
          </w:p>
        </w:tc>
        <w:tc>
          <w:tcPr>
            <w:tcW w:w="1417" w:type="dxa"/>
            <w:tcBorders>
              <w:top w:val="nil"/>
              <w:left w:val="nil"/>
              <w:bottom w:val="nil"/>
              <w:right w:val="nil"/>
            </w:tcBorders>
            <w:vAlign w:val="bottom"/>
          </w:tcPr>
          <w:p w14:paraId="55A7D5B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C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379.36</w:t>
            </w:r>
          </w:p>
        </w:tc>
        <w:tc>
          <w:tcPr>
            <w:tcW w:w="1417" w:type="dxa"/>
            <w:tcBorders>
              <w:top w:val="nil"/>
              <w:left w:val="nil"/>
              <w:bottom w:val="nil"/>
              <w:right w:val="nil"/>
            </w:tcBorders>
          </w:tcPr>
          <w:p w14:paraId="65A90EE3" w14:textId="77777777" w:rsidR="00713B1D" w:rsidRPr="00270E7F" w:rsidRDefault="00713B1D" w:rsidP="00EB30B9">
            <w:pPr>
              <w:jc w:val="right"/>
              <w:rPr>
                <w:rFonts w:ascii="Times New Roman" w:hAnsi="Times New Roman" w:cs="Times New Roman"/>
                <w:color w:val="000000"/>
              </w:rPr>
            </w:pPr>
          </w:p>
        </w:tc>
      </w:tr>
      <w:tr w:rsidR="00713B1D" w:rsidRPr="005D47E4" w14:paraId="55A7D5CB" w14:textId="21AD1221" w:rsidTr="00713B1D">
        <w:trPr>
          <w:trHeight w:val="290"/>
        </w:trPr>
        <w:tc>
          <w:tcPr>
            <w:tcW w:w="3402" w:type="dxa"/>
            <w:tcBorders>
              <w:top w:val="nil"/>
              <w:left w:val="nil"/>
              <w:bottom w:val="nil"/>
              <w:right w:val="nil"/>
            </w:tcBorders>
            <w:shd w:val="clear" w:color="auto" w:fill="auto"/>
            <w:noWrap/>
            <w:vAlign w:val="bottom"/>
          </w:tcPr>
          <w:p w14:paraId="55A7D5C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Sedum acre</w:t>
            </w:r>
          </w:p>
        </w:tc>
        <w:tc>
          <w:tcPr>
            <w:tcW w:w="1560" w:type="dxa"/>
            <w:tcBorders>
              <w:top w:val="nil"/>
              <w:left w:val="nil"/>
              <w:bottom w:val="nil"/>
              <w:right w:val="nil"/>
            </w:tcBorders>
            <w:shd w:val="clear" w:color="auto" w:fill="auto"/>
            <w:noWrap/>
            <w:vAlign w:val="bottom"/>
          </w:tcPr>
          <w:p w14:paraId="55A7D5C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Saxifragales</w:t>
            </w:r>
          </w:p>
        </w:tc>
        <w:tc>
          <w:tcPr>
            <w:tcW w:w="1984" w:type="dxa"/>
            <w:tcBorders>
              <w:top w:val="nil"/>
              <w:left w:val="nil"/>
              <w:bottom w:val="nil"/>
              <w:right w:val="nil"/>
            </w:tcBorders>
            <w:shd w:val="clear" w:color="auto" w:fill="auto"/>
            <w:noWrap/>
            <w:vAlign w:val="bottom"/>
          </w:tcPr>
          <w:p w14:paraId="55A7D5C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Crassulaceae</w:t>
            </w:r>
          </w:p>
        </w:tc>
        <w:tc>
          <w:tcPr>
            <w:tcW w:w="851" w:type="dxa"/>
            <w:tcBorders>
              <w:top w:val="nil"/>
              <w:left w:val="nil"/>
              <w:bottom w:val="nil"/>
              <w:right w:val="nil"/>
            </w:tcBorders>
            <w:vAlign w:val="bottom"/>
          </w:tcPr>
          <w:p w14:paraId="55A7D5C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C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5C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0.09</w:t>
            </w:r>
          </w:p>
        </w:tc>
        <w:tc>
          <w:tcPr>
            <w:tcW w:w="1276" w:type="dxa"/>
            <w:tcBorders>
              <w:top w:val="nil"/>
              <w:left w:val="nil"/>
              <w:bottom w:val="nil"/>
              <w:right w:val="nil"/>
            </w:tcBorders>
            <w:vAlign w:val="bottom"/>
          </w:tcPr>
          <w:p w14:paraId="55A7D5C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0.04</w:t>
            </w:r>
          </w:p>
        </w:tc>
        <w:tc>
          <w:tcPr>
            <w:tcW w:w="1417" w:type="dxa"/>
            <w:tcBorders>
              <w:top w:val="nil"/>
              <w:left w:val="nil"/>
              <w:bottom w:val="nil"/>
              <w:right w:val="nil"/>
            </w:tcBorders>
            <w:vAlign w:val="bottom"/>
          </w:tcPr>
          <w:p w14:paraId="55A7D5C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5C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99.52</w:t>
            </w:r>
          </w:p>
        </w:tc>
        <w:tc>
          <w:tcPr>
            <w:tcW w:w="1417" w:type="dxa"/>
            <w:tcBorders>
              <w:top w:val="nil"/>
              <w:left w:val="nil"/>
              <w:bottom w:val="nil"/>
              <w:right w:val="nil"/>
            </w:tcBorders>
          </w:tcPr>
          <w:p w14:paraId="079D328A" w14:textId="77777777" w:rsidR="00713B1D" w:rsidRPr="00270E7F" w:rsidRDefault="00713B1D" w:rsidP="00EB30B9">
            <w:pPr>
              <w:jc w:val="right"/>
              <w:rPr>
                <w:rFonts w:ascii="Times New Roman" w:hAnsi="Times New Roman" w:cs="Times New Roman"/>
                <w:color w:val="000000"/>
              </w:rPr>
            </w:pPr>
          </w:p>
        </w:tc>
      </w:tr>
      <w:tr w:rsidR="00713B1D" w:rsidRPr="005D47E4" w14:paraId="55A7D5D5" w14:textId="34A8949A" w:rsidTr="00713B1D">
        <w:trPr>
          <w:trHeight w:val="290"/>
        </w:trPr>
        <w:tc>
          <w:tcPr>
            <w:tcW w:w="3402" w:type="dxa"/>
            <w:tcBorders>
              <w:top w:val="nil"/>
              <w:left w:val="nil"/>
              <w:bottom w:val="nil"/>
              <w:right w:val="nil"/>
            </w:tcBorders>
            <w:shd w:val="clear" w:color="auto" w:fill="auto"/>
            <w:noWrap/>
            <w:vAlign w:val="bottom"/>
          </w:tcPr>
          <w:p w14:paraId="55A7D5CC"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5CD"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5CE"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5CF"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5D0"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5D1"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5D2"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5D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D5D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0.41</w:t>
            </w:r>
          </w:p>
        </w:tc>
        <w:tc>
          <w:tcPr>
            <w:tcW w:w="1417" w:type="dxa"/>
            <w:tcBorders>
              <w:top w:val="nil"/>
              <w:left w:val="nil"/>
              <w:bottom w:val="nil"/>
              <w:right w:val="nil"/>
            </w:tcBorders>
          </w:tcPr>
          <w:p w14:paraId="4259A1D3" w14:textId="77777777" w:rsidR="00713B1D" w:rsidRPr="00270E7F" w:rsidRDefault="00713B1D" w:rsidP="00EB30B9">
            <w:pPr>
              <w:jc w:val="right"/>
              <w:rPr>
                <w:rFonts w:ascii="Times New Roman" w:hAnsi="Times New Roman" w:cs="Times New Roman"/>
                <w:color w:val="000000"/>
              </w:rPr>
            </w:pPr>
          </w:p>
        </w:tc>
      </w:tr>
      <w:tr w:rsidR="00713B1D" w:rsidRPr="005D47E4" w14:paraId="55A7D5DF" w14:textId="03A1F93E" w:rsidTr="00713B1D">
        <w:trPr>
          <w:trHeight w:val="290"/>
        </w:trPr>
        <w:tc>
          <w:tcPr>
            <w:tcW w:w="3402" w:type="dxa"/>
            <w:tcBorders>
              <w:top w:val="nil"/>
              <w:left w:val="nil"/>
              <w:bottom w:val="nil"/>
              <w:right w:val="nil"/>
            </w:tcBorders>
            <w:shd w:val="clear" w:color="auto" w:fill="auto"/>
            <w:noWrap/>
            <w:vAlign w:val="bottom"/>
          </w:tcPr>
          <w:p w14:paraId="55A7D5D6"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Sedum praealtum</w:t>
            </w:r>
          </w:p>
        </w:tc>
        <w:tc>
          <w:tcPr>
            <w:tcW w:w="1560" w:type="dxa"/>
            <w:tcBorders>
              <w:top w:val="nil"/>
              <w:left w:val="nil"/>
              <w:bottom w:val="nil"/>
              <w:right w:val="nil"/>
            </w:tcBorders>
            <w:shd w:val="clear" w:color="auto" w:fill="auto"/>
            <w:noWrap/>
            <w:vAlign w:val="bottom"/>
          </w:tcPr>
          <w:p w14:paraId="55A7D5D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Saxifragales</w:t>
            </w:r>
          </w:p>
        </w:tc>
        <w:tc>
          <w:tcPr>
            <w:tcW w:w="1984" w:type="dxa"/>
            <w:tcBorders>
              <w:top w:val="nil"/>
              <w:left w:val="nil"/>
              <w:bottom w:val="nil"/>
              <w:right w:val="nil"/>
            </w:tcBorders>
            <w:shd w:val="clear" w:color="auto" w:fill="auto"/>
            <w:noWrap/>
            <w:vAlign w:val="bottom"/>
          </w:tcPr>
          <w:p w14:paraId="55A7D5D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Crassulaceae</w:t>
            </w:r>
          </w:p>
        </w:tc>
        <w:tc>
          <w:tcPr>
            <w:tcW w:w="851" w:type="dxa"/>
            <w:tcBorders>
              <w:top w:val="nil"/>
              <w:left w:val="nil"/>
              <w:bottom w:val="nil"/>
              <w:right w:val="nil"/>
            </w:tcBorders>
            <w:vAlign w:val="bottom"/>
          </w:tcPr>
          <w:p w14:paraId="55A7D5D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5DA"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D5DB" w14:textId="6C2F088D" w:rsidR="00713B1D" w:rsidRPr="00270E7F" w:rsidRDefault="00713B1D" w:rsidP="0022293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5D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0.02</w:t>
            </w:r>
          </w:p>
        </w:tc>
        <w:tc>
          <w:tcPr>
            <w:tcW w:w="1417" w:type="dxa"/>
            <w:tcBorders>
              <w:top w:val="nil"/>
              <w:left w:val="nil"/>
              <w:bottom w:val="nil"/>
              <w:right w:val="nil"/>
            </w:tcBorders>
            <w:vAlign w:val="bottom"/>
          </w:tcPr>
          <w:p w14:paraId="55A7D5DD"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5DE"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77E36DFA" w14:textId="77777777" w:rsidR="00713B1D" w:rsidRPr="00270E7F" w:rsidRDefault="00713B1D" w:rsidP="00EB30B9">
            <w:pPr>
              <w:jc w:val="right"/>
              <w:rPr>
                <w:rFonts w:ascii="Times New Roman" w:hAnsi="Times New Roman" w:cs="Times New Roman"/>
                <w:color w:val="000000"/>
              </w:rPr>
            </w:pPr>
          </w:p>
        </w:tc>
      </w:tr>
      <w:tr w:rsidR="00713B1D" w:rsidRPr="005D47E4" w14:paraId="55A7D5E9" w14:textId="6AFF0156" w:rsidTr="00713B1D">
        <w:trPr>
          <w:trHeight w:val="290"/>
        </w:trPr>
        <w:tc>
          <w:tcPr>
            <w:tcW w:w="3402" w:type="dxa"/>
            <w:tcBorders>
              <w:top w:val="nil"/>
              <w:left w:val="nil"/>
              <w:bottom w:val="nil"/>
              <w:right w:val="nil"/>
            </w:tcBorders>
            <w:shd w:val="clear" w:color="auto" w:fill="auto"/>
            <w:noWrap/>
            <w:vAlign w:val="bottom"/>
          </w:tcPr>
          <w:p w14:paraId="55A7D5E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Senecio elegans</w:t>
            </w:r>
          </w:p>
        </w:tc>
        <w:tc>
          <w:tcPr>
            <w:tcW w:w="1560" w:type="dxa"/>
            <w:tcBorders>
              <w:top w:val="nil"/>
              <w:left w:val="nil"/>
              <w:bottom w:val="nil"/>
              <w:right w:val="nil"/>
            </w:tcBorders>
            <w:shd w:val="clear" w:color="auto" w:fill="auto"/>
            <w:noWrap/>
            <w:vAlign w:val="bottom"/>
          </w:tcPr>
          <w:p w14:paraId="55A7D5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5E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5E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E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5E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0.6</w:t>
            </w:r>
          </w:p>
        </w:tc>
        <w:tc>
          <w:tcPr>
            <w:tcW w:w="1276" w:type="dxa"/>
            <w:tcBorders>
              <w:top w:val="nil"/>
              <w:left w:val="nil"/>
              <w:bottom w:val="nil"/>
              <w:right w:val="nil"/>
            </w:tcBorders>
            <w:vAlign w:val="bottom"/>
          </w:tcPr>
          <w:p w14:paraId="55A7D5E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5E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5E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11.80</w:t>
            </w:r>
          </w:p>
        </w:tc>
        <w:tc>
          <w:tcPr>
            <w:tcW w:w="1417" w:type="dxa"/>
            <w:tcBorders>
              <w:top w:val="nil"/>
              <w:left w:val="nil"/>
              <w:bottom w:val="nil"/>
              <w:right w:val="nil"/>
            </w:tcBorders>
          </w:tcPr>
          <w:p w14:paraId="53E32146" w14:textId="77777777" w:rsidR="00713B1D" w:rsidRPr="00270E7F" w:rsidRDefault="00713B1D" w:rsidP="00EB30B9">
            <w:pPr>
              <w:jc w:val="right"/>
              <w:rPr>
                <w:rFonts w:ascii="Times New Roman" w:hAnsi="Times New Roman" w:cs="Times New Roman"/>
                <w:color w:val="000000"/>
              </w:rPr>
            </w:pPr>
          </w:p>
        </w:tc>
      </w:tr>
      <w:tr w:rsidR="00713B1D" w:rsidRPr="005D47E4" w14:paraId="55A7D5F3" w14:textId="4B805CF6" w:rsidTr="00713B1D">
        <w:trPr>
          <w:trHeight w:val="290"/>
        </w:trPr>
        <w:tc>
          <w:tcPr>
            <w:tcW w:w="3402" w:type="dxa"/>
            <w:tcBorders>
              <w:top w:val="nil"/>
              <w:left w:val="nil"/>
              <w:bottom w:val="nil"/>
              <w:right w:val="nil"/>
            </w:tcBorders>
            <w:shd w:val="clear" w:color="auto" w:fill="auto"/>
            <w:noWrap/>
            <w:vAlign w:val="bottom"/>
          </w:tcPr>
          <w:p w14:paraId="55A7D5E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Senecio glastifolius</w:t>
            </w:r>
          </w:p>
        </w:tc>
        <w:tc>
          <w:tcPr>
            <w:tcW w:w="1560" w:type="dxa"/>
            <w:tcBorders>
              <w:top w:val="nil"/>
              <w:left w:val="nil"/>
              <w:bottom w:val="nil"/>
              <w:right w:val="nil"/>
            </w:tcBorders>
            <w:shd w:val="clear" w:color="auto" w:fill="auto"/>
            <w:noWrap/>
            <w:vAlign w:val="bottom"/>
          </w:tcPr>
          <w:p w14:paraId="55A7D5E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5E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5E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5E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5E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5F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0.48</w:t>
            </w:r>
          </w:p>
        </w:tc>
        <w:tc>
          <w:tcPr>
            <w:tcW w:w="1417" w:type="dxa"/>
            <w:tcBorders>
              <w:top w:val="nil"/>
              <w:left w:val="nil"/>
              <w:bottom w:val="nil"/>
              <w:right w:val="nil"/>
            </w:tcBorders>
            <w:vAlign w:val="bottom"/>
          </w:tcPr>
          <w:p w14:paraId="55A7D5F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5F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15.85</w:t>
            </w:r>
          </w:p>
        </w:tc>
        <w:tc>
          <w:tcPr>
            <w:tcW w:w="1417" w:type="dxa"/>
            <w:tcBorders>
              <w:top w:val="nil"/>
              <w:left w:val="nil"/>
              <w:bottom w:val="nil"/>
              <w:right w:val="nil"/>
            </w:tcBorders>
          </w:tcPr>
          <w:p w14:paraId="167B1DBD" w14:textId="77777777" w:rsidR="00713B1D" w:rsidRPr="00270E7F" w:rsidRDefault="00713B1D" w:rsidP="00EB30B9">
            <w:pPr>
              <w:jc w:val="right"/>
              <w:rPr>
                <w:rFonts w:ascii="Times New Roman" w:hAnsi="Times New Roman" w:cs="Times New Roman"/>
                <w:color w:val="000000"/>
              </w:rPr>
            </w:pPr>
          </w:p>
        </w:tc>
      </w:tr>
      <w:tr w:rsidR="00713B1D" w:rsidRPr="005D47E4" w14:paraId="55A7D5FD" w14:textId="0C30A35F" w:rsidTr="00713B1D">
        <w:trPr>
          <w:trHeight w:val="290"/>
        </w:trPr>
        <w:tc>
          <w:tcPr>
            <w:tcW w:w="3402" w:type="dxa"/>
            <w:tcBorders>
              <w:top w:val="nil"/>
              <w:left w:val="nil"/>
              <w:right w:val="nil"/>
            </w:tcBorders>
            <w:shd w:val="clear" w:color="auto" w:fill="auto"/>
            <w:noWrap/>
            <w:vAlign w:val="bottom"/>
          </w:tcPr>
          <w:p w14:paraId="55A7D5F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Senecio skirrhodon</w:t>
            </w:r>
          </w:p>
        </w:tc>
        <w:tc>
          <w:tcPr>
            <w:tcW w:w="1560" w:type="dxa"/>
            <w:tcBorders>
              <w:top w:val="nil"/>
              <w:left w:val="nil"/>
              <w:right w:val="nil"/>
            </w:tcBorders>
            <w:shd w:val="clear" w:color="auto" w:fill="auto"/>
            <w:noWrap/>
            <w:vAlign w:val="bottom"/>
          </w:tcPr>
          <w:p w14:paraId="55A7D5F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right w:val="nil"/>
            </w:tcBorders>
            <w:shd w:val="clear" w:color="auto" w:fill="auto"/>
            <w:noWrap/>
            <w:vAlign w:val="bottom"/>
          </w:tcPr>
          <w:p w14:paraId="55A7D5F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right w:val="nil"/>
            </w:tcBorders>
            <w:vAlign w:val="bottom"/>
          </w:tcPr>
          <w:p w14:paraId="55A7D5F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right w:val="nil"/>
            </w:tcBorders>
            <w:vAlign w:val="bottom"/>
          </w:tcPr>
          <w:p w14:paraId="55A7D5F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right w:val="nil"/>
            </w:tcBorders>
            <w:vAlign w:val="bottom"/>
          </w:tcPr>
          <w:p w14:paraId="55A7D5F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0.5</w:t>
            </w:r>
          </w:p>
        </w:tc>
        <w:tc>
          <w:tcPr>
            <w:tcW w:w="1276" w:type="dxa"/>
            <w:tcBorders>
              <w:top w:val="nil"/>
              <w:left w:val="nil"/>
              <w:right w:val="nil"/>
            </w:tcBorders>
            <w:vAlign w:val="bottom"/>
          </w:tcPr>
          <w:p w14:paraId="55A7D5F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right w:val="nil"/>
            </w:tcBorders>
            <w:vAlign w:val="bottom"/>
          </w:tcPr>
          <w:p w14:paraId="55A7D5F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right w:val="nil"/>
            </w:tcBorders>
            <w:vAlign w:val="bottom"/>
          </w:tcPr>
          <w:p w14:paraId="55A7D5F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11.15</w:t>
            </w:r>
          </w:p>
        </w:tc>
        <w:tc>
          <w:tcPr>
            <w:tcW w:w="1417" w:type="dxa"/>
            <w:tcBorders>
              <w:top w:val="nil"/>
              <w:left w:val="nil"/>
              <w:right w:val="nil"/>
            </w:tcBorders>
          </w:tcPr>
          <w:p w14:paraId="40F82078" w14:textId="77777777" w:rsidR="00713B1D" w:rsidRPr="00270E7F" w:rsidRDefault="00713B1D" w:rsidP="00EB30B9">
            <w:pPr>
              <w:jc w:val="right"/>
              <w:rPr>
                <w:rFonts w:ascii="Times New Roman" w:hAnsi="Times New Roman" w:cs="Times New Roman"/>
                <w:color w:val="000000"/>
              </w:rPr>
            </w:pPr>
          </w:p>
        </w:tc>
      </w:tr>
      <w:tr w:rsidR="00713B1D" w:rsidRPr="005D47E4" w14:paraId="55A7D607" w14:textId="0A0274D6" w:rsidTr="00713B1D">
        <w:trPr>
          <w:trHeight w:val="290"/>
        </w:trPr>
        <w:tc>
          <w:tcPr>
            <w:tcW w:w="3402" w:type="dxa"/>
            <w:tcBorders>
              <w:top w:val="nil"/>
              <w:left w:val="nil"/>
              <w:bottom w:val="nil"/>
              <w:right w:val="nil"/>
            </w:tcBorders>
            <w:shd w:val="clear" w:color="auto" w:fill="auto"/>
            <w:noWrap/>
            <w:vAlign w:val="bottom"/>
          </w:tcPr>
          <w:p w14:paraId="55A7D5F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Senna septemtrionalis</w:t>
            </w:r>
          </w:p>
        </w:tc>
        <w:tc>
          <w:tcPr>
            <w:tcW w:w="1560" w:type="dxa"/>
            <w:tcBorders>
              <w:top w:val="nil"/>
              <w:left w:val="nil"/>
              <w:bottom w:val="nil"/>
              <w:right w:val="nil"/>
            </w:tcBorders>
            <w:shd w:val="clear" w:color="auto" w:fill="auto"/>
            <w:noWrap/>
            <w:vAlign w:val="bottom"/>
          </w:tcPr>
          <w:p w14:paraId="55A7D5F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D60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60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0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0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60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20.03</w:t>
            </w:r>
          </w:p>
        </w:tc>
        <w:tc>
          <w:tcPr>
            <w:tcW w:w="1417" w:type="dxa"/>
            <w:tcBorders>
              <w:top w:val="nil"/>
              <w:left w:val="nil"/>
              <w:bottom w:val="nil"/>
              <w:right w:val="nil"/>
            </w:tcBorders>
            <w:vAlign w:val="bottom"/>
          </w:tcPr>
          <w:p w14:paraId="55A7D6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60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17.43</w:t>
            </w:r>
          </w:p>
        </w:tc>
        <w:tc>
          <w:tcPr>
            <w:tcW w:w="1417" w:type="dxa"/>
            <w:tcBorders>
              <w:top w:val="nil"/>
              <w:left w:val="nil"/>
              <w:bottom w:val="nil"/>
              <w:right w:val="nil"/>
            </w:tcBorders>
          </w:tcPr>
          <w:p w14:paraId="1B48F609" w14:textId="77777777" w:rsidR="00713B1D" w:rsidRPr="00270E7F" w:rsidRDefault="00713B1D" w:rsidP="00EB30B9">
            <w:pPr>
              <w:jc w:val="right"/>
              <w:rPr>
                <w:rFonts w:ascii="Times New Roman" w:hAnsi="Times New Roman" w:cs="Times New Roman"/>
                <w:color w:val="000000"/>
              </w:rPr>
            </w:pPr>
          </w:p>
        </w:tc>
      </w:tr>
      <w:tr w:rsidR="00713B1D" w:rsidRPr="005D47E4" w14:paraId="55A7D611" w14:textId="591364E6" w:rsidTr="00713B1D">
        <w:trPr>
          <w:trHeight w:val="290"/>
        </w:trPr>
        <w:tc>
          <w:tcPr>
            <w:tcW w:w="3402" w:type="dxa"/>
            <w:tcBorders>
              <w:top w:val="nil"/>
              <w:left w:val="nil"/>
              <w:bottom w:val="nil"/>
              <w:right w:val="nil"/>
            </w:tcBorders>
            <w:shd w:val="clear" w:color="auto" w:fill="auto"/>
            <w:noWrap/>
            <w:vAlign w:val="bottom"/>
          </w:tcPr>
          <w:p w14:paraId="55A7D60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Setaria palmifolia</w:t>
            </w:r>
          </w:p>
        </w:tc>
        <w:tc>
          <w:tcPr>
            <w:tcW w:w="1560" w:type="dxa"/>
            <w:tcBorders>
              <w:top w:val="nil"/>
              <w:left w:val="nil"/>
              <w:bottom w:val="nil"/>
              <w:right w:val="nil"/>
            </w:tcBorders>
            <w:shd w:val="clear" w:color="auto" w:fill="auto"/>
            <w:noWrap/>
            <w:vAlign w:val="bottom"/>
          </w:tcPr>
          <w:p w14:paraId="55A7D6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60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D60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0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0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60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1.50</w:t>
            </w:r>
          </w:p>
        </w:tc>
        <w:tc>
          <w:tcPr>
            <w:tcW w:w="1417" w:type="dxa"/>
            <w:tcBorders>
              <w:top w:val="nil"/>
              <w:left w:val="nil"/>
              <w:bottom w:val="nil"/>
              <w:right w:val="nil"/>
            </w:tcBorders>
            <w:vAlign w:val="bottom"/>
          </w:tcPr>
          <w:p w14:paraId="55A7D60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1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1068.94</w:t>
            </w:r>
          </w:p>
        </w:tc>
        <w:tc>
          <w:tcPr>
            <w:tcW w:w="1417" w:type="dxa"/>
            <w:tcBorders>
              <w:top w:val="nil"/>
              <w:left w:val="nil"/>
              <w:bottom w:val="nil"/>
              <w:right w:val="nil"/>
            </w:tcBorders>
          </w:tcPr>
          <w:p w14:paraId="5812BD25" w14:textId="77777777" w:rsidR="00713B1D" w:rsidRPr="00270E7F" w:rsidRDefault="00713B1D" w:rsidP="00EB30B9">
            <w:pPr>
              <w:jc w:val="right"/>
              <w:rPr>
                <w:rFonts w:ascii="Times New Roman" w:hAnsi="Times New Roman" w:cs="Times New Roman"/>
                <w:color w:val="000000"/>
              </w:rPr>
            </w:pPr>
          </w:p>
        </w:tc>
      </w:tr>
      <w:tr w:rsidR="00713B1D" w:rsidRPr="005D47E4" w14:paraId="55A7D61B" w14:textId="61EF1C5D" w:rsidTr="00713B1D">
        <w:trPr>
          <w:trHeight w:val="290"/>
        </w:trPr>
        <w:tc>
          <w:tcPr>
            <w:tcW w:w="3402" w:type="dxa"/>
            <w:tcBorders>
              <w:top w:val="nil"/>
              <w:left w:val="nil"/>
              <w:bottom w:val="nil"/>
              <w:right w:val="nil"/>
            </w:tcBorders>
            <w:shd w:val="clear" w:color="auto" w:fill="auto"/>
            <w:noWrap/>
            <w:vAlign w:val="bottom"/>
          </w:tcPr>
          <w:p w14:paraId="55A7D612"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Setaria pumila</w:t>
            </w:r>
          </w:p>
        </w:tc>
        <w:tc>
          <w:tcPr>
            <w:tcW w:w="1560" w:type="dxa"/>
            <w:tcBorders>
              <w:top w:val="nil"/>
              <w:left w:val="nil"/>
              <w:bottom w:val="nil"/>
              <w:right w:val="nil"/>
            </w:tcBorders>
            <w:shd w:val="clear" w:color="auto" w:fill="auto"/>
            <w:noWrap/>
            <w:vAlign w:val="bottom"/>
          </w:tcPr>
          <w:p w14:paraId="55A7D6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61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D61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616"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617" w14:textId="63680680" w:rsidR="00713B1D" w:rsidRPr="00270E7F" w:rsidRDefault="00713B1D" w:rsidP="0022293B">
            <w:pPr>
              <w:jc w:val="center"/>
              <w:rPr>
                <w:rFonts w:ascii="Times New Roman" w:hAnsi="Times New Roman" w:cs="Times New Roman"/>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61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1.33</w:t>
            </w:r>
          </w:p>
        </w:tc>
        <w:tc>
          <w:tcPr>
            <w:tcW w:w="1417" w:type="dxa"/>
            <w:tcBorders>
              <w:top w:val="nil"/>
              <w:left w:val="nil"/>
              <w:bottom w:val="nil"/>
              <w:right w:val="nil"/>
            </w:tcBorders>
            <w:vAlign w:val="bottom"/>
          </w:tcPr>
          <w:p w14:paraId="55A7D619"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unknown</w:t>
            </w:r>
          </w:p>
        </w:tc>
        <w:tc>
          <w:tcPr>
            <w:tcW w:w="1417" w:type="dxa"/>
            <w:tcBorders>
              <w:top w:val="nil"/>
              <w:left w:val="nil"/>
              <w:bottom w:val="nil"/>
              <w:right w:val="nil"/>
            </w:tcBorders>
            <w:vAlign w:val="bottom"/>
          </w:tcPr>
          <w:p w14:paraId="55A7D61A"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2D201984" w14:textId="77777777" w:rsidR="00713B1D" w:rsidRPr="00270E7F" w:rsidRDefault="00713B1D" w:rsidP="00EB30B9">
            <w:pPr>
              <w:jc w:val="right"/>
              <w:rPr>
                <w:rFonts w:ascii="Times New Roman" w:hAnsi="Times New Roman" w:cs="Times New Roman"/>
                <w:color w:val="000000"/>
              </w:rPr>
            </w:pPr>
          </w:p>
        </w:tc>
      </w:tr>
      <w:tr w:rsidR="00713B1D" w:rsidRPr="005D47E4" w14:paraId="55A7D625" w14:textId="437FAEDA" w:rsidTr="00713B1D">
        <w:trPr>
          <w:trHeight w:val="290"/>
        </w:trPr>
        <w:tc>
          <w:tcPr>
            <w:tcW w:w="3402" w:type="dxa"/>
            <w:tcBorders>
              <w:top w:val="nil"/>
              <w:left w:val="nil"/>
              <w:bottom w:val="nil"/>
              <w:right w:val="nil"/>
            </w:tcBorders>
            <w:shd w:val="clear" w:color="auto" w:fill="auto"/>
            <w:noWrap/>
            <w:vAlign w:val="bottom"/>
          </w:tcPr>
          <w:p w14:paraId="55A7D61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Silybum marianum</w:t>
            </w:r>
          </w:p>
        </w:tc>
        <w:tc>
          <w:tcPr>
            <w:tcW w:w="1560" w:type="dxa"/>
            <w:tcBorders>
              <w:top w:val="nil"/>
              <w:left w:val="nil"/>
              <w:bottom w:val="nil"/>
              <w:right w:val="nil"/>
            </w:tcBorders>
            <w:shd w:val="clear" w:color="auto" w:fill="auto"/>
            <w:noWrap/>
            <w:vAlign w:val="bottom"/>
          </w:tcPr>
          <w:p w14:paraId="55A7D61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61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61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2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2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62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24.20</w:t>
            </w:r>
          </w:p>
        </w:tc>
        <w:tc>
          <w:tcPr>
            <w:tcW w:w="1417" w:type="dxa"/>
            <w:tcBorders>
              <w:top w:val="nil"/>
              <w:left w:val="nil"/>
              <w:bottom w:val="nil"/>
              <w:right w:val="nil"/>
            </w:tcBorders>
            <w:vAlign w:val="bottom"/>
          </w:tcPr>
          <w:p w14:paraId="55A7D62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62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8.53</w:t>
            </w:r>
          </w:p>
        </w:tc>
        <w:tc>
          <w:tcPr>
            <w:tcW w:w="1417" w:type="dxa"/>
            <w:tcBorders>
              <w:top w:val="nil"/>
              <w:left w:val="nil"/>
              <w:bottom w:val="nil"/>
              <w:right w:val="nil"/>
            </w:tcBorders>
          </w:tcPr>
          <w:p w14:paraId="1463A921" w14:textId="77777777" w:rsidR="00713B1D" w:rsidRPr="00270E7F" w:rsidRDefault="00713B1D" w:rsidP="00EB30B9">
            <w:pPr>
              <w:jc w:val="right"/>
              <w:rPr>
                <w:rFonts w:ascii="Times New Roman" w:hAnsi="Times New Roman" w:cs="Times New Roman"/>
                <w:color w:val="000000"/>
              </w:rPr>
            </w:pPr>
          </w:p>
        </w:tc>
      </w:tr>
      <w:tr w:rsidR="00713B1D" w:rsidRPr="005D47E4" w14:paraId="55A7D62F" w14:textId="4E5C18DA" w:rsidTr="00713B1D">
        <w:trPr>
          <w:trHeight w:val="290"/>
        </w:trPr>
        <w:tc>
          <w:tcPr>
            <w:tcW w:w="3402" w:type="dxa"/>
            <w:tcBorders>
              <w:top w:val="nil"/>
              <w:left w:val="nil"/>
              <w:bottom w:val="nil"/>
              <w:right w:val="nil"/>
            </w:tcBorders>
            <w:shd w:val="clear" w:color="auto" w:fill="auto"/>
            <w:noWrap/>
            <w:vAlign w:val="bottom"/>
          </w:tcPr>
          <w:p w14:paraId="55A7D626"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627"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628"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629"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62A"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62B"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62C"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6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2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127.17</w:t>
            </w:r>
          </w:p>
        </w:tc>
        <w:tc>
          <w:tcPr>
            <w:tcW w:w="1417" w:type="dxa"/>
            <w:tcBorders>
              <w:top w:val="nil"/>
              <w:left w:val="nil"/>
              <w:bottom w:val="nil"/>
              <w:right w:val="nil"/>
            </w:tcBorders>
          </w:tcPr>
          <w:p w14:paraId="3E323012" w14:textId="77777777" w:rsidR="00713B1D" w:rsidRPr="00270E7F" w:rsidRDefault="00713B1D" w:rsidP="00EB30B9">
            <w:pPr>
              <w:jc w:val="right"/>
              <w:rPr>
                <w:rFonts w:ascii="Times New Roman" w:hAnsi="Times New Roman" w:cs="Times New Roman"/>
                <w:color w:val="000000"/>
              </w:rPr>
            </w:pPr>
          </w:p>
        </w:tc>
      </w:tr>
      <w:tr w:rsidR="00713B1D" w:rsidRPr="005D47E4" w14:paraId="55A7D639" w14:textId="266B0A51" w:rsidTr="00713B1D">
        <w:trPr>
          <w:trHeight w:val="290"/>
        </w:trPr>
        <w:tc>
          <w:tcPr>
            <w:tcW w:w="3402" w:type="dxa"/>
            <w:tcBorders>
              <w:top w:val="nil"/>
              <w:left w:val="nil"/>
              <w:bottom w:val="nil"/>
              <w:right w:val="nil"/>
            </w:tcBorders>
            <w:shd w:val="clear" w:color="auto" w:fill="auto"/>
            <w:noWrap/>
            <w:vAlign w:val="bottom"/>
          </w:tcPr>
          <w:p w14:paraId="55A7D63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63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63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63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63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635"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636"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63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63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10.24</w:t>
            </w:r>
          </w:p>
        </w:tc>
        <w:tc>
          <w:tcPr>
            <w:tcW w:w="1417" w:type="dxa"/>
            <w:tcBorders>
              <w:top w:val="nil"/>
              <w:left w:val="nil"/>
              <w:bottom w:val="nil"/>
              <w:right w:val="nil"/>
            </w:tcBorders>
          </w:tcPr>
          <w:p w14:paraId="73778EDA" w14:textId="77777777" w:rsidR="00713B1D" w:rsidRPr="00270E7F" w:rsidRDefault="00713B1D" w:rsidP="00EB30B9">
            <w:pPr>
              <w:jc w:val="right"/>
              <w:rPr>
                <w:rFonts w:ascii="Times New Roman" w:hAnsi="Times New Roman" w:cs="Times New Roman"/>
                <w:color w:val="000000"/>
              </w:rPr>
            </w:pPr>
          </w:p>
        </w:tc>
      </w:tr>
      <w:tr w:rsidR="00713B1D" w:rsidRPr="005D47E4" w14:paraId="55A7D643" w14:textId="4CB041B2" w:rsidTr="00713B1D">
        <w:trPr>
          <w:trHeight w:val="290"/>
        </w:trPr>
        <w:tc>
          <w:tcPr>
            <w:tcW w:w="3402" w:type="dxa"/>
            <w:tcBorders>
              <w:top w:val="nil"/>
              <w:left w:val="nil"/>
              <w:bottom w:val="nil"/>
              <w:right w:val="nil"/>
            </w:tcBorders>
            <w:shd w:val="clear" w:color="auto" w:fill="auto"/>
            <w:noWrap/>
            <w:vAlign w:val="bottom"/>
          </w:tcPr>
          <w:p w14:paraId="55A7D63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Solanum dulcamara</w:t>
            </w:r>
          </w:p>
        </w:tc>
        <w:tc>
          <w:tcPr>
            <w:tcW w:w="1560" w:type="dxa"/>
            <w:tcBorders>
              <w:top w:val="nil"/>
              <w:left w:val="nil"/>
              <w:bottom w:val="nil"/>
              <w:right w:val="nil"/>
            </w:tcBorders>
            <w:shd w:val="clear" w:color="auto" w:fill="auto"/>
            <w:noWrap/>
            <w:vAlign w:val="bottom"/>
          </w:tcPr>
          <w:p w14:paraId="55A7D63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Solanales</w:t>
            </w:r>
          </w:p>
        </w:tc>
        <w:tc>
          <w:tcPr>
            <w:tcW w:w="1984" w:type="dxa"/>
            <w:tcBorders>
              <w:top w:val="nil"/>
              <w:left w:val="nil"/>
              <w:bottom w:val="nil"/>
              <w:right w:val="nil"/>
            </w:tcBorders>
            <w:shd w:val="clear" w:color="auto" w:fill="auto"/>
            <w:noWrap/>
            <w:vAlign w:val="bottom"/>
          </w:tcPr>
          <w:p w14:paraId="55A7D63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63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3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3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64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26.44</w:t>
            </w:r>
          </w:p>
        </w:tc>
        <w:tc>
          <w:tcPr>
            <w:tcW w:w="1417" w:type="dxa"/>
            <w:tcBorders>
              <w:top w:val="nil"/>
              <w:left w:val="nil"/>
              <w:bottom w:val="nil"/>
              <w:right w:val="nil"/>
            </w:tcBorders>
            <w:vAlign w:val="bottom"/>
          </w:tcPr>
          <w:p w14:paraId="55A7D64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4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73.84</w:t>
            </w:r>
          </w:p>
        </w:tc>
        <w:tc>
          <w:tcPr>
            <w:tcW w:w="1417" w:type="dxa"/>
            <w:tcBorders>
              <w:top w:val="nil"/>
              <w:left w:val="nil"/>
              <w:bottom w:val="nil"/>
              <w:right w:val="nil"/>
            </w:tcBorders>
          </w:tcPr>
          <w:p w14:paraId="20D53749" w14:textId="77777777" w:rsidR="00713B1D" w:rsidRPr="00270E7F" w:rsidRDefault="00713B1D" w:rsidP="00EB30B9">
            <w:pPr>
              <w:jc w:val="right"/>
              <w:rPr>
                <w:rFonts w:ascii="Times New Roman" w:hAnsi="Times New Roman" w:cs="Times New Roman"/>
                <w:color w:val="000000"/>
              </w:rPr>
            </w:pPr>
          </w:p>
        </w:tc>
      </w:tr>
      <w:tr w:rsidR="00713B1D" w:rsidRPr="005D47E4" w14:paraId="55A7D64D" w14:textId="2EB6BB65" w:rsidTr="00713B1D">
        <w:trPr>
          <w:trHeight w:val="290"/>
        </w:trPr>
        <w:tc>
          <w:tcPr>
            <w:tcW w:w="3402" w:type="dxa"/>
            <w:tcBorders>
              <w:top w:val="nil"/>
              <w:left w:val="nil"/>
              <w:bottom w:val="nil"/>
              <w:right w:val="nil"/>
            </w:tcBorders>
            <w:shd w:val="clear" w:color="auto" w:fill="auto"/>
            <w:noWrap/>
            <w:vAlign w:val="bottom"/>
          </w:tcPr>
          <w:p w14:paraId="55A7D64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Solanum linnaeanum</w:t>
            </w:r>
          </w:p>
        </w:tc>
        <w:tc>
          <w:tcPr>
            <w:tcW w:w="1560" w:type="dxa"/>
            <w:tcBorders>
              <w:top w:val="nil"/>
              <w:left w:val="nil"/>
              <w:bottom w:val="nil"/>
              <w:right w:val="nil"/>
            </w:tcBorders>
            <w:shd w:val="clear" w:color="auto" w:fill="auto"/>
            <w:noWrap/>
            <w:vAlign w:val="bottom"/>
          </w:tcPr>
          <w:p w14:paraId="55A7D64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Solanales</w:t>
            </w:r>
          </w:p>
        </w:tc>
        <w:tc>
          <w:tcPr>
            <w:tcW w:w="1984" w:type="dxa"/>
            <w:tcBorders>
              <w:top w:val="nil"/>
              <w:left w:val="nil"/>
              <w:bottom w:val="nil"/>
              <w:right w:val="nil"/>
            </w:tcBorders>
            <w:shd w:val="clear" w:color="auto" w:fill="auto"/>
            <w:noWrap/>
            <w:vAlign w:val="bottom"/>
          </w:tcPr>
          <w:p w14:paraId="55A7D64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64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4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4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64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4.86</w:t>
            </w:r>
          </w:p>
        </w:tc>
        <w:tc>
          <w:tcPr>
            <w:tcW w:w="1417" w:type="dxa"/>
            <w:tcBorders>
              <w:top w:val="nil"/>
              <w:left w:val="nil"/>
              <w:bottom w:val="nil"/>
              <w:right w:val="nil"/>
            </w:tcBorders>
            <w:vAlign w:val="bottom"/>
          </w:tcPr>
          <w:p w14:paraId="55A7D64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4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384.92</w:t>
            </w:r>
          </w:p>
        </w:tc>
        <w:tc>
          <w:tcPr>
            <w:tcW w:w="1417" w:type="dxa"/>
            <w:tcBorders>
              <w:top w:val="nil"/>
              <w:left w:val="nil"/>
              <w:bottom w:val="nil"/>
              <w:right w:val="nil"/>
            </w:tcBorders>
          </w:tcPr>
          <w:p w14:paraId="333FDD4C" w14:textId="77777777" w:rsidR="00713B1D" w:rsidRPr="00270E7F" w:rsidRDefault="00713B1D" w:rsidP="00EB30B9">
            <w:pPr>
              <w:jc w:val="right"/>
              <w:rPr>
                <w:rFonts w:ascii="Times New Roman" w:hAnsi="Times New Roman" w:cs="Times New Roman"/>
                <w:color w:val="000000"/>
              </w:rPr>
            </w:pPr>
          </w:p>
        </w:tc>
      </w:tr>
      <w:tr w:rsidR="00713B1D" w:rsidRPr="005D47E4" w14:paraId="55A7D657" w14:textId="34196AA7" w:rsidTr="00713B1D">
        <w:trPr>
          <w:trHeight w:val="290"/>
        </w:trPr>
        <w:tc>
          <w:tcPr>
            <w:tcW w:w="3402" w:type="dxa"/>
            <w:tcBorders>
              <w:top w:val="nil"/>
              <w:left w:val="nil"/>
              <w:bottom w:val="nil"/>
              <w:right w:val="nil"/>
            </w:tcBorders>
            <w:shd w:val="clear" w:color="auto" w:fill="auto"/>
            <w:noWrap/>
            <w:vAlign w:val="bottom"/>
          </w:tcPr>
          <w:p w14:paraId="55A7D64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Solanum marginatum</w:t>
            </w:r>
          </w:p>
        </w:tc>
        <w:tc>
          <w:tcPr>
            <w:tcW w:w="1560" w:type="dxa"/>
            <w:tcBorders>
              <w:top w:val="nil"/>
              <w:left w:val="nil"/>
              <w:bottom w:val="nil"/>
              <w:right w:val="nil"/>
            </w:tcBorders>
            <w:shd w:val="clear" w:color="auto" w:fill="auto"/>
            <w:noWrap/>
            <w:vAlign w:val="bottom"/>
          </w:tcPr>
          <w:p w14:paraId="55A7D64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Solanales</w:t>
            </w:r>
          </w:p>
        </w:tc>
        <w:tc>
          <w:tcPr>
            <w:tcW w:w="1984" w:type="dxa"/>
            <w:tcBorders>
              <w:top w:val="nil"/>
              <w:left w:val="nil"/>
              <w:bottom w:val="nil"/>
              <w:right w:val="nil"/>
            </w:tcBorders>
            <w:shd w:val="clear" w:color="auto" w:fill="auto"/>
            <w:noWrap/>
            <w:vAlign w:val="bottom"/>
          </w:tcPr>
          <w:p w14:paraId="55A7D65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65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5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5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65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3.00</w:t>
            </w:r>
          </w:p>
        </w:tc>
        <w:tc>
          <w:tcPr>
            <w:tcW w:w="1417" w:type="dxa"/>
            <w:tcBorders>
              <w:top w:val="nil"/>
              <w:left w:val="nil"/>
              <w:bottom w:val="nil"/>
              <w:right w:val="nil"/>
            </w:tcBorders>
            <w:vAlign w:val="bottom"/>
          </w:tcPr>
          <w:p w14:paraId="55A7D65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5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1193.20</w:t>
            </w:r>
          </w:p>
        </w:tc>
        <w:tc>
          <w:tcPr>
            <w:tcW w:w="1417" w:type="dxa"/>
            <w:tcBorders>
              <w:top w:val="nil"/>
              <w:left w:val="nil"/>
              <w:bottom w:val="nil"/>
              <w:right w:val="nil"/>
            </w:tcBorders>
          </w:tcPr>
          <w:p w14:paraId="4E1D4B6E" w14:textId="77777777" w:rsidR="00713B1D" w:rsidRPr="00270E7F" w:rsidRDefault="00713B1D" w:rsidP="00EB30B9">
            <w:pPr>
              <w:jc w:val="right"/>
              <w:rPr>
                <w:rFonts w:ascii="Times New Roman" w:hAnsi="Times New Roman" w:cs="Times New Roman"/>
                <w:color w:val="000000"/>
              </w:rPr>
            </w:pPr>
          </w:p>
        </w:tc>
      </w:tr>
      <w:tr w:rsidR="00713B1D" w:rsidRPr="005D47E4" w14:paraId="55A7D661" w14:textId="54E38EBB" w:rsidTr="00713B1D">
        <w:trPr>
          <w:trHeight w:val="290"/>
        </w:trPr>
        <w:tc>
          <w:tcPr>
            <w:tcW w:w="3402" w:type="dxa"/>
            <w:tcBorders>
              <w:top w:val="nil"/>
              <w:left w:val="nil"/>
              <w:bottom w:val="nil"/>
              <w:right w:val="nil"/>
            </w:tcBorders>
            <w:shd w:val="clear" w:color="auto" w:fill="auto"/>
            <w:noWrap/>
            <w:vAlign w:val="bottom"/>
          </w:tcPr>
          <w:p w14:paraId="55A7D65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Solanum mauritianum</w:t>
            </w:r>
          </w:p>
        </w:tc>
        <w:tc>
          <w:tcPr>
            <w:tcW w:w="1560" w:type="dxa"/>
            <w:tcBorders>
              <w:top w:val="nil"/>
              <w:left w:val="nil"/>
              <w:bottom w:val="nil"/>
              <w:right w:val="nil"/>
            </w:tcBorders>
            <w:shd w:val="clear" w:color="auto" w:fill="auto"/>
            <w:noWrap/>
            <w:vAlign w:val="bottom"/>
          </w:tcPr>
          <w:p w14:paraId="55A7D65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Solanales</w:t>
            </w:r>
          </w:p>
        </w:tc>
        <w:tc>
          <w:tcPr>
            <w:tcW w:w="1984" w:type="dxa"/>
            <w:tcBorders>
              <w:top w:val="nil"/>
              <w:left w:val="nil"/>
              <w:bottom w:val="nil"/>
              <w:right w:val="nil"/>
            </w:tcBorders>
            <w:shd w:val="clear" w:color="auto" w:fill="auto"/>
            <w:noWrap/>
            <w:vAlign w:val="bottom"/>
          </w:tcPr>
          <w:p w14:paraId="55A7D65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65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5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5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D65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1.15</w:t>
            </w:r>
          </w:p>
        </w:tc>
        <w:tc>
          <w:tcPr>
            <w:tcW w:w="1417" w:type="dxa"/>
            <w:tcBorders>
              <w:top w:val="nil"/>
              <w:left w:val="nil"/>
              <w:bottom w:val="nil"/>
              <w:right w:val="nil"/>
            </w:tcBorders>
            <w:vAlign w:val="bottom"/>
          </w:tcPr>
          <w:p w14:paraId="55A7D65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6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2461.03</w:t>
            </w:r>
          </w:p>
        </w:tc>
        <w:tc>
          <w:tcPr>
            <w:tcW w:w="1417" w:type="dxa"/>
            <w:tcBorders>
              <w:top w:val="nil"/>
              <w:left w:val="nil"/>
              <w:bottom w:val="nil"/>
              <w:right w:val="nil"/>
            </w:tcBorders>
          </w:tcPr>
          <w:p w14:paraId="38E7789F" w14:textId="77777777" w:rsidR="00713B1D" w:rsidRPr="00270E7F" w:rsidRDefault="00713B1D" w:rsidP="00EB30B9">
            <w:pPr>
              <w:jc w:val="right"/>
              <w:rPr>
                <w:rFonts w:ascii="Times New Roman" w:hAnsi="Times New Roman" w:cs="Times New Roman"/>
                <w:color w:val="000000"/>
              </w:rPr>
            </w:pPr>
          </w:p>
        </w:tc>
      </w:tr>
      <w:tr w:rsidR="00713B1D" w:rsidRPr="005D47E4" w14:paraId="55A7D66B" w14:textId="230B39B0" w:rsidTr="00713B1D">
        <w:trPr>
          <w:trHeight w:val="290"/>
        </w:trPr>
        <w:tc>
          <w:tcPr>
            <w:tcW w:w="3402" w:type="dxa"/>
            <w:tcBorders>
              <w:top w:val="nil"/>
              <w:left w:val="nil"/>
              <w:bottom w:val="nil"/>
              <w:right w:val="nil"/>
            </w:tcBorders>
            <w:shd w:val="clear" w:color="auto" w:fill="auto"/>
            <w:noWrap/>
            <w:vAlign w:val="bottom"/>
          </w:tcPr>
          <w:p w14:paraId="55A7D66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Solanum pseudocapsicum</w:t>
            </w:r>
          </w:p>
        </w:tc>
        <w:tc>
          <w:tcPr>
            <w:tcW w:w="1560" w:type="dxa"/>
            <w:tcBorders>
              <w:top w:val="nil"/>
              <w:left w:val="nil"/>
              <w:bottom w:val="nil"/>
              <w:right w:val="nil"/>
            </w:tcBorders>
            <w:shd w:val="clear" w:color="auto" w:fill="auto"/>
            <w:noWrap/>
            <w:vAlign w:val="bottom"/>
          </w:tcPr>
          <w:p w14:paraId="55A7D66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Solanales</w:t>
            </w:r>
          </w:p>
        </w:tc>
        <w:tc>
          <w:tcPr>
            <w:tcW w:w="1984" w:type="dxa"/>
            <w:tcBorders>
              <w:top w:val="nil"/>
              <w:left w:val="nil"/>
              <w:bottom w:val="nil"/>
              <w:right w:val="nil"/>
            </w:tcBorders>
            <w:shd w:val="clear" w:color="auto" w:fill="auto"/>
            <w:noWrap/>
            <w:vAlign w:val="bottom"/>
          </w:tcPr>
          <w:p w14:paraId="55A7D66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Solanaceae</w:t>
            </w:r>
          </w:p>
        </w:tc>
        <w:tc>
          <w:tcPr>
            <w:tcW w:w="851" w:type="dxa"/>
            <w:tcBorders>
              <w:top w:val="nil"/>
              <w:left w:val="nil"/>
              <w:bottom w:val="nil"/>
              <w:right w:val="nil"/>
            </w:tcBorders>
            <w:vAlign w:val="bottom"/>
          </w:tcPr>
          <w:p w14:paraId="55A7D66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6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6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D66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2.78</w:t>
            </w:r>
          </w:p>
        </w:tc>
        <w:tc>
          <w:tcPr>
            <w:tcW w:w="1417" w:type="dxa"/>
            <w:tcBorders>
              <w:top w:val="nil"/>
              <w:left w:val="nil"/>
              <w:bottom w:val="nil"/>
              <w:right w:val="nil"/>
            </w:tcBorders>
            <w:vAlign w:val="bottom"/>
          </w:tcPr>
          <w:p w14:paraId="55A7D66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6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512.86</w:t>
            </w:r>
          </w:p>
        </w:tc>
        <w:tc>
          <w:tcPr>
            <w:tcW w:w="1417" w:type="dxa"/>
            <w:tcBorders>
              <w:top w:val="nil"/>
              <w:left w:val="nil"/>
              <w:bottom w:val="nil"/>
              <w:right w:val="nil"/>
            </w:tcBorders>
          </w:tcPr>
          <w:p w14:paraId="00B0EB2F" w14:textId="77777777" w:rsidR="00713B1D" w:rsidRPr="00270E7F" w:rsidRDefault="00713B1D" w:rsidP="00EB30B9">
            <w:pPr>
              <w:jc w:val="right"/>
              <w:rPr>
                <w:rFonts w:ascii="Times New Roman" w:hAnsi="Times New Roman" w:cs="Times New Roman"/>
                <w:color w:val="000000"/>
              </w:rPr>
            </w:pPr>
          </w:p>
        </w:tc>
      </w:tr>
      <w:tr w:rsidR="00713B1D" w:rsidRPr="005D47E4" w14:paraId="55A7D675" w14:textId="1E3B202D" w:rsidTr="00713B1D">
        <w:trPr>
          <w:trHeight w:val="290"/>
        </w:trPr>
        <w:tc>
          <w:tcPr>
            <w:tcW w:w="3402" w:type="dxa"/>
            <w:tcBorders>
              <w:top w:val="nil"/>
              <w:left w:val="nil"/>
              <w:bottom w:val="nil"/>
              <w:right w:val="nil"/>
            </w:tcBorders>
            <w:shd w:val="clear" w:color="auto" w:fill="auto"/>
            <w:noWrap/>
            <w:vAlign w:val="bottom"/>
          </w:tcPr>
          <w:p w14:paraId="55A7D66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Sorbus aucuparia</w:t>
            </w:r>
          </w:p>
        </w:tc>
        <w:tc>
          <w:tcPr>
            <w:tcW w:w="1560" w:type="dxa"/>
            <w:tcBorders>
              <w:top w:val="nil"/>
              <w:left w:val="nil"/>
              <w:bottom w:val="nil"/>
              <w:right w:val="nil"/>
            </w:tcBorders>
            <w:shd w:val="clear" w:color="auto" w:fill="auto"/>
            <w:noWrap/>
            <w:vAlign w:val="bottom"/>
          </w:tcPr>
          <w:p w14:paraId="55A7D6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66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66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7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67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8</w:t>
            </w:r>
          </w:p>
        </w:tc>
        <w:tc>
          <w:tcPr>
            <w:tcW w:w="1276" w:type="dxa"/>
            <w:tcBorders>
              <w:top w:val="nil"/>
              <w:left w:val="nil"/>
              <w:bottom w:val="nil"/>
              <w:right w:val="nil"/>
            </w:tcBorders>
            <w:vAlign w:val="bottom"/>
          </w:tcPr>
          <w:p w14:paraId="55A7D67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6.32</w:t>
            </w:r>
          </w:p>
        </w:tc>
        <w:tc>
          <w:tcPr>
            <w:tcW w:w="1417" w:type="dxa"/>
            <w:tcBorders>
              <w:top w:val="nil"/>
              <w:left w:val="nil"/>
              <w:bottom w:val="nil"/>
              <w:right w:val="nil"/>
            </w:tcBorders>
            <w:vAlign w:val="bottom"/>
          </w:tcPr>
          <w:p w14:paraId="55A7D67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7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1004.91</w:t>
            </w:r>
          </w:p>
        </w:tc>
        <w:tc>
          <w:tcPr>
            <w:tcW w:w="1417" w:type="dxa"/>
            <w:tcBorders>
              <w:top w:val="nil"/>
              <w:left w:val="nil"/>
              <w:bottom w:val="nil"/>
              <w:right w:val="nil"/>
            </w:tcBorders>
          </w:tcPr>
          <w:p w14:paraId="5D4E175E" w14:textId="77777777" w:rsidR="00713B1D" w:rsidRPr="00270E7F" w:rsidRDefault="00713B1D" w:rsidP="00EB30B9">
            <w:pPr>
              <w:jc w:val="right"/>
              <w:rPr>
                <w:rFonts w:ascii="Times New Roman" w:hAnsi="Times New Roman" w:cs="Times New Roman"/>
                <w:color w:val="000000"/>
              </w:rPr>
            </w:pPr>
          </w:p>
        </w:tc>
      </w:tr>
      <w:tr w:rsidR="00713B1D" w:rsidRPr="005D47E4" w14:paraId="55A7D67F" w14:textId="17E35F42" w:rsidTr="00713B1D">
        <w:trPr>
          <w:trHeight w:val="290"/>
        </w:trPr>
        <w:tc>
          <w:tcPr>
            <w:tcW w:w="3402" w:type="dxa"/>
            <w:tcBorders>
              <w:top w:val="nil"/>
              <w:left w:val="nil"/>
              <w:bottom w:val="nil"/>
              <w:right w:val="nil"/>
            </w:tcBorders>
            <w:shd w:val="clear" w:color="auto" w:fill="auto"/>
            <w:noWrap/>
            <w:vAlign w:val="bottom"/>
          </w:tcPr>
          <w:p w14:paraId="55A7D67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Spartium junceum</w:t>
            </w:r>
          </w:p>
        </w:tc>
        <w:tc>
          <w:tcPr>
            <w:tcW w:w="1560" w:type="dxa"/>
            <w:tcBorders>
              <w:top w:val="nil"/>
              <w:left w:val="nil"/>
              <w:bottom w:val="nil"/>
              <w:right w:val="nil"/>
            </w:tcBorders>
            <w:shd w:val="clear" w:color="auto" w:fill="auto"/>
            <w:noWrap/>
            <w:vAlign w:val="bottom"/>
          </w:tcPr>
          <w:p w14:paraId="55A7D6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D67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67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7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7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nil"/>
              <w:right w:val="nil"/>
            </w:tcBorders>
            <w:vAlign w:val="bottom"/>
          </w:tcPr>
          <w:p w14:paraId="55A7D67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14.54</w:t>
            </w:r>
          </w:p>
        </w:tc>
        <w:tc>
          <w:tcPr>
            <w:tcW w:w="1417" w:type="dxa"/>
            <w:tcBorders>
              <w:top w:val="nil"/>
              <w:left w:val="nil"/>
              <w:bottom w:val="nil"/>
              <w:right w:val="nil"/>
            </w:tcBorders>
            <w:vAlign w:val="bottom"/>
          </w:tcPr>
          <w:p w14:paraId="55A7D6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67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22.18</w:t>
            </w:r>
          </w:p>
        </w:tc>
        <w:tc>
          <w:tcPr>
            <w:tcW w:w="1417" w:type="dxa"/>
            <w:tcBorders>
              <w:top w:val="nil"/>
              <w:left w:val="nil"/>
              <w:bottom w:val="nil"/>
              <w:right w:val="nil"/>
            </w:tcBorders>
          </w:tcPr>
          <w:p w14:paraId="08CA2A91" w14:textId="77777777" w:rsidR="00713B1D" w:rsidRPr="00270E7F" w:rsidRDefault="00713B1D" w:rsidP="00EB30B9">
            <w:pPr>
              <w:jc w:val="right"/>
              <w:rPr>
                <w:rFonts w:ascii="Times New Roman" w:hAnsi="Times New Roman" w:cs="Times New Roman"/>
                <w:color w:val="000000"/>
              </w:rPr>
            </w:pPr>
          </w:p>
        </w:tc>
      </w:tr>
      <w:tr w:rsidR="00713B1D" w:rsidRPr="005D47E4" w14:paraId="55A7D689" w14:textId="4ECFAA02" w:rsidTr="00713B1D">
        <w:trPr>
          <w:trHeight w:val="290"/>
        </w:trPr>
        <w:tc>
          <w:tcPr>
            <w:tcW w:w="3402" w:type="dxa"/>
            <w:tcBorders>
              <w:top w:val="nil"/>
              <w:left w:val="nil"/>
              <w:bottom w:val="nil"/>
              <w:right w:val="nil"/>
            </w:tcBorders>
            <w:shd w:val="clear" w:color="auto" w:fill="auto"/>
            <w:noWrap/>
            <w:vAlign w:val="bottom"/>
          </w:tcPr>
          <w:p w14:paraId="55A7D680"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681"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682"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683"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684"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685"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686"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6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68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71.53</w:t>
            </w:r>
          </w:p>
        </w:tc>
        <w:tc>
          <w:tcPr>
            <w:tcW w:w="1417" w:type="dxa"/>
            <w:tcBorders>
              <w:top w:val="nil"/>
              <w:left w:val="nil"/>
              <w:bottom w:val="nil"/>
              <w:right w:val="nil"/>
            </w:tcBorders>
          </w:tcPr>
          <w:p w14:paraId="0FB9E473" w14:textId="77777777" w:rsidR="00713B1D" w:rsidRPr="00270E7F" w:rsidRDefault="00713B1D" w:rsidP="00EB30B9">
            <w:pPr>
              <w:jc w:val="right"/>
              <w:rPr>
                <w:rFonts w:ascii="Times New Roman" w:hAnsi="Times New Roman" w:cs="Times New Roman"/>
                <w:color w:val="000000"/>
              </w:rPr>
            </w:pPr>
          </w:p>
        </w:tc>
      </w:tr>
      <w:tr w:rsidR="00713B1D" w:rsidRPr="005D47E4" w14:paraId="55A7D693" w14:textId="697DBB75" w:rsidTr="00713B1D">
        <w:trPr>
          <w:trHeight w:val="290"/>
        </w:trPr>
        <w:tc>
          <w:tcPr>
            <w:tcW w:w="3402" w:type="dxa"/>
            <w:tcBorders>
              <w:top w:val="nil"/>
              <w:left w:val="nil"/>
              <w:bottom w:val="nil"/>
              <w:right w:val="nil"/>
            </w:tcBorders>
            <w:shd w:val="clear" w:color="auto" w:fill="auto"/>
            <w:noWrap/>
            <w:vAlign w:val="bottom"/>
          </w:tcPr>
          <w:p w14:paraId="55A7D68A"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68B"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68C"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68D"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68E"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68F"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690"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69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9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888.01</w:t>
            </w:r>
          </w:p>
        </w:tc>
        <w:tc>
          <w:tcPr>
            <w:tcW w:w="1417" w:type="dxa"/>
            <w:tcBorders>
              <w:top w:val="nil"/>
              <w:left w:val="nil"/>
              <w:bottom w:val="nil"/>
              <w:right w:val="nil"/>
            </w:tcBorders>
          </w:tcPr>
          <w:p w14:paraId="178D73BD" w14:textId="77777777" w:rsidR="00713B1D" w:rsidRPr="00270E7F" w:rsidRDefault="00713B1D" w:rsidP="00EB30B9">
            <w:pPr>
              <w:jc w:val="right"/>
              <w:rPr>
                <w:rFonts w:ascii="Times New Roman" w:hAnsi="Times New Roman" w:cs="Times New Roman"/>
                <w:color w:val="000000"/>
              </w:rPr>
            </w:pPr>
          </w:p>
        </w:tc>
      </w:tr>
      <w:tr w:rsidR="00713B1D" w:rsidRPr="005D47E4" w14:paraId="55A7D69D" w14:textId="289DD348" w:rsidTr="00713B1D">
        <w:trPr>
          <w:trHeight w:val="290"/>
        </w:trPr>
        <w:tc>
          <w:tcPr>
            <w:tcW w:w="3402" w:type="dxa"/>
            <w:tcBorders>
              <w:top w:val="nil"/>
              <w:left w:val="nil"/>
              <w:bottom w:val="nil"/>
              <w:right w:val="nil"/>
            </w:tcBorders>
            <w:shd w:val="clear" w:color="auto" w:fill="auto"/>
            <w:noWrap/>
            <w:vAlign w:val="bottom"/>
          </w:tcPr>
          <w:p w14:paraId="55A7D69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Spiraea japonica</w:t>
            </w:r>
          </w:p>
        </w:tc>
        <w:tc>
          <w:tcPr>
            <w:tcW w:w="1560" w:type="dxa"/>
            <w:tcBorders>
              <w:top w:val="nil"/>
              <w:left w:val="nil"/>
              <w:bottom w:val="nil"/>
              <w:right w:val="nil"/>
            </w:tcBorders>
            <w:shd w:val="clear" w:color="auto" w:fill="auto"/>
            <w:noWrap/>
            <w:vAlign w:val="bottom"/>
          </w:tcPr>
          <w:p w14:paraId="55A7D69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Rosales</w:t>
            </w:r>
          </w:p>
        </w:tc>
        <w:tc>
          <w:tcPr>
            <w:tcW w:w="1984" w:type="dxa"/>
            <w:tcBorders>
              <w:top w:val="nil"/>
              <w:left w:val="nil"/>
              <w:bottom w:val="nil"/>
              <w:right w:val="nil"/>
            </w:tcBorders>
            <w:shd w:val="clear" w:color="auto" w:fill="auto"/>
            <w:noWrap/>
            <w:vAlign w:val="bottom"/>
          </w:tcPr>
          <w:p w14:paraId="55A7D69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Rosaceae</w:t>
            </w:r>
          </w:p>
        </w:tc>
        <w:tc>
          <w:tcPr>
            <w:tcW w:w="851" w:type="dxa"/>
            <w:tcBorders>
              <w:top w:val="nil"/>
              <w:left w:val="nil"/>
              <w:bottom w:val="nil"/>
              <w:right w:val="nil"/>
            </w:tcBorders>
            <w:vAlign w:val="bottom"/>
          </w:tcPr>
          <w:p w14:paraId="55A7D69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9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9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69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0.05</w:t>
            </w:r>
          </w:p>
        </w:tc>
        <w:tc>
          <w:tcPr>
            <w:tcW w:w="1417" w:type="dxa"/>
            <w:tcBorders>
              <w:top w:val="nil"/>
              <w:left w:val="nil"/>
              <w:bottom w:val="nil"/>
              <w:right w:val="nil"/>
            </w:tcBorders>
            <w:vAlign w:val="bottom"/>
          </w:tcPr>
          <w:p w14:paraId="55A7D69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D69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5.61</w:t>
            </w:r>
          </w:p>
        </w:tc>
        <w:tc>
          <w:tcPr>
            <w:tcW w:w="1417" w:type="dxa"/>
            <w:tcBorders>
              <w:top w:val="nil"/>
              <w:left w:val="nil"/>
              <w:bottom w:val="nil"/>
              <w:right w:val="nil"/>
            </w:tcBorders>
          </w:tcPr>
          <w:p w14:paraId="49BF3EC8" w14:textId="77777777" w:rsidR="00713B1D" w:rsidRPr="00270E7F" w:rsidRDefault="00713B1D" w:rsidP="00EB30B9">
            <w:pPr>
              <w:jc w:val="right"/>
              <w:rPr>
                <w:rFonts w:ascii="Times New Roman" w:hAnsi="Times New Roman" w:cs="Times New Roman"/>
                <w:color w:val="000000"/>
              </w:rPr>
            </w:pPr>
          </w:p>
        </w:tc>
      </w:tr>
      <w:tr w:rsidR="00713B1D" w:rsidRPr="005D47E4" w14:paraId="55A7D6A7" w14:textId="48D85F63" w:rsidTr="00713B1D">
        <w:trPr>
          <w:trHeight w:val="290"/>
        </w:trPr>
        <w:tc>
          <w:tcPr>
            <w:tcW w:w="3402" w:type="dxa"/>
            <w:tcBorders>
              <w:top w:val="nil"/>
              <w:left w:val="nil"/>
              <w:bottom w:val="nil"/>
              <w:right w:val="nil"/>
            </w:tcBorders>
            <w:shd w:val="clear" w:color="auto" w:fill="auto"/>
            <w:noWrap/>
            <w:vAlign w:val="bottom"/>
          </w:tcPr>
          <w:p w14:paraId="55A7D69E"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Sporobolus anglicus</w:t>
            </w:r>
          </w:p>
        </w:tc>
        <w:tc>
          <w:tcPr>
            <w:tcW w:w="1560" w:type="dxa"/>
            <w:tcBorders>
              <w:top w:val="nil"/>
              <w:left w:val="nil"/>
              <w:bottom w:val="nil"/>
              <w:right w:val="nil"/>
            </w:tcBorders>
            <w:shd w:val="clear" w:color="auto" w:fill="auto"/>
            <w:noWrap/>
            <w:vAlign w:val="bottom"/>
          </w:tcPr>
          <w:p w14:paraId="55A7D69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6A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D6A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A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A3"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6A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6A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D6A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3.67</w:t>
            </w:r>
          </w:p>
        </w:tc>
        <w:tc>
          <w:tcPr>
            <w:tcW w:w="1417" w:type="dxa"/>
            <w:tcBorders>
              <w:top w:val="nil"/>
              <w:left w:val="nil"/>
              <w:bottom w:val="nil"/>
              <w:right w:val="nil"/>
            </w:tcBorders>
          </w:tcPr>
          <w:p w14:paraId="2FD045E9" w14:textId="77777777" w:rsidR="00713B1D" w:rsidRPr="00270E7F" w:rsidRDefault="00713B1D" w:rsidP="00EB30B9">
            <w:pPr>
              <w:jc w:val="right"/>
              <w:rPr>
                <w:rFonts w:ascii="Times New Roman" w:hAnsi="Times New Roman" w:cs="Times New Roman"/>
                <w:color w:val="000000"/>
              </w:rPr>
            </w:pPr>
          </w:p>
        </w:tc>
      </w:tr>
      <w:tr w:rsidR="00713B1D" w:rsidRPr="005D47E4" w14:paraId="55A7D6B1" w14:textId="6416D987" w:rsidTr="00713B1D">
        <w:trPr>
          <w:trHeight w:val="290"/>
        </w:trPr>
        <w:tc>
          <w:tcPr>
            <w:tcW w:w="3402" w:type="dxa"/>
            <w:tcBorders>
              <w:top w:val="nil"/>
              <w:left w:val="nil"/>
              <w:bottom w:val="nil"/>
              <w:right w:val="nil"/>
            </w:tcBorders>
            <w:shd w:val="clear" w:color="auto" w:fill="auto"/>
            <w:noWrap/>
            <w:vAlign w:val="bottom"/>
          </w:tcPr>
          <w:p w14:paraId="55A7D6A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Stenotaphrum secundatum</w:t>
            </w:r>
          </w:p>
        </w:tc>
        <w:tc>
          <w:tcPr>
            <w:tcW w:w="1560" w:type="dxa"/>
            <w:tcBorders>
              <w:top w:val="nil"/>
              <w:left w:val="nil"/>
              <w:bottom w:val="nil"/>
              <w:right w:val="nil"/>
            </w:tcBorders>
            <w:shd w:val="clear" w:color="auto" w:fill="auto"/>
            <w:noWrap/>
            <w:vAlign w:val="bottom"/>
          </w:tcPr>
          <w:p w14:paraId="55A7D6A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6A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D6A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A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A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0.25</w:t>
            </w:r>
          </w:p>
        </w:tc>
        <w:tc>
          <w:tcPr>
            <w:tcW w:w="1276" w:type="dxa"/>
            <w:tcBorders>
              <w:top w:val="nil"/>
              <w:left w:val="nil"/>
              <w:bottom w:val="nil"/>
              <w:right w:val="nil"/>
            </w:tcBorders>
            <w:vAlign w:val="bottom"/>
          </w:tcPr>
          <w:p w14:paraId="55A7D6A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1.77</w:t>
            </w:r>
          </w:p>
        </w:tc>
        <w:tc>
          <w:tcPr>
            <w:tcW w:w="1417" w:type="dxa"/>
            <w:tcBorders>
              <w:top w:val="nil"/>
              <w:left w:val="nil"/>
              <w:bottom w:val="nil"/>
              <w:right w:val="nil"/>
            </w:tcBorders>
            <w:vAlign w:val="bottom"/>
          </w:tcPr>
          <w:p w14:paraId="55A7D6A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D6B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1.56</w:t>
            </w:r>
          </w:p>
        </w:tc>
        <w:tc>
          <w:tcPr>
            <w:tcW w:w="1417" w:type="dxa"/>
            <w:tcBorders>
              <w:top w:val="nil"/>
              <w:left w:val="nil"/>
              <w:bottom w:val="nil"/>
              <w:right w:val="nil"/>
            </w:tcBorders>
          </w:tcPr>
          <w:p w14:paraId="5BA400BC" w14:textId="77777777" w:rsidR="00713B1D" w:rsidRPr="00270E7F" w:rsidRDefault="00713B1D" w:rsidP="00EB30B9">
            <w:pPr>
              <w:jc w:val="right"/>
              <w:rPr>
                <w:rFonts w:ascii="Times New Roman" w:hAnsi="Times New Roman" w:cs="Times New Roman"/>
                <w:color w:val="000000"/>
              </w:rPr>
            </w:pPr>
          </w:p>
        </w:tc>
      </w:tr>
      <w:tr w:rsidR="00713B1D" w:rsidRPr="005D47E4" w14:paraId="55A7D6BB" w14:textId="3DBD0D54" w:rsidTr="00713B1D">
        <w:trPr>
          <w:trHeight w:val="290"/>
        </w:trPr>
        <w:tc>
          <w:tcPr>
            <w:tcW w:w="3402" w:type="dxa"/>
            <w:tcBorders>
              <w:top w:val="nil"/>
              <w:left w:val="nil"/>
              <w:bottom w:val="nil"/>
              <w:right w:val="nil"/>
            </w:tcBorders>
            <w:shd w:val="clear" w:color="auto" w:fill="auto"/>
            <w:noWrap/>
            <w:vAlign w:val="bottom"/>
          </w:tcPr>
          <w:p w14:paraId="55A7D6B2"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6B3"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6B4"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6B5"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6B6"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6B7"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6B8"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6B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B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437.09</w:t>
            </w:r>
          </w:p>
        </w:tc>
        <w:tc>
          <w:tcPr>
            <w:tcW w:w="1417" w:type="dxa"/>
            <w:tcBorders>
              <w:top w:val="nil"/>
              <w:left w:val="nil"/>
              <w:bottom w:val="nil"/>
              <w:right w:val="nil"/>
            </w:tcBorders>
          </w:tcPr>
          <w:p w14:paraId="18B531F9" w14:textId="77777777" w:rsidR="00713B1D" w:rsidRPr="00270E7F" w:rsidRDefault="00713B1D" w:rsidP="00EB30B9">
            <w:pPr>
              <w:jc w:val="right"/>
              <w:rPr>
                <w:rFonts w:ascii="Times New Roman" w:hAnsi="Times New Roman" w:cs="Times New Roman"/>
                <w:color w:val="000000"/>
              </w:rPr>
            </w:pPr>
          </w:p>
        </w:tc>
      </w:tr>
      <w:tr w:rsidR="00713B1D" w:rsidRPr="005D47E4" w14:paraId="55A7D6C5" w14:textId="7A4AEADB" w:rsidTr="00713B1D">
        <w:trPr>
          <w:trHeight w:val="290"/>
        </w:trPr>
        <w:tc>
          <w:tcPr>
            <w:tcW w:w="3402" w:type="dxa"/>
            <w:tcBorders>
              <w:top w:val="nil"/>
              <w:left w:val="nil"/>
              <w:bottom w:val="nil"/>
              <w:right w:val="nil"/>
            </w:tcBorders>
            <w:shd w:val="clear" w:color="auto" w:fill="auto"/>
            <w:noWrap/>
            <w:vAlign w:val="bottom"/>
          </w:tcPr>
          <w:p w14:paraId="55A7D6B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Syzygium australe</w:t>
            </w:r>
          </w:p>
        </w:tc>
        <w:tc>
          <w:tcPr>
            <w:tcW w:w="1560" w:type="dxa"/>
            <w:tcBorders>
              <w:top w:val="nil"/>
              <w:left w:val="nil"/>
              <w:bottom w:val="nil"/>
              <w:right w:val="nil"/>
            </w:tcBorders>
            <w:shd w:val="clear" w:color="auto" w:fill="auto"/>
            <w:noWrap/>
            <w:vAlign w:val="bottom"/>
          </w:tcPr>
          <w:p w14:paraId="55A7D6B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6B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Myrtaceae</w:t>
            </w:r>
          </w:p>
        </w:tc>
        <w:tc>
          <w:tcPr>
            <w:tcW w:w="851" w:type="dxa"/>
            <w:tcBorders>
              <w:top w:val="nil"/>
              <w:left w:val="nil"/>
              <w:bottom w:val="nil"/>
              <w:right w:val="nil"/>
            </w:tcBorders>
            <w:vAlign w:val="bottom"/>
          </w:tcPr>
          <w:p w14:paraId="55A7D6B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C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6C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10</w:t>
            </w:r>
          </w:p>
        </w:tc>
        <w:tc>
          <w:tcPr>
            <w:tcW w:w="1276" w:type="dxa"/>
            <w:tcBorders>
              <w:top w:val="nil"/>
              <w:left w:val="nil"/>
              <w:bottom w:val="nil"/>
              <w:right w:val="nil"/>
            </w:tcBorders>
            <w:vAlign w:val="bottom"/>
          </w:tcPr>
          <w:p w14:paraId="55A7D6C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97.92</w:t>
            </w:r>
          </w:p>
        </w:tc>
        <w:tc>
          <w:tcPr>
            <w:tcW w:w="1417" w:type="dxa"/>
            <w:tcBorders>
              <w:top w:val="nil"/>
              <w:left w:val="nil"/>
              <w:bottom w:val="nil"/>
              <w:right w:val="nil"/>
            </w:tcBorders>
            <w:vAlign w:val="bottom"/>
          </w:tcPr>
          <w:p w14:paraId="55A7D6C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C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2014.20</w:t>
            </w:r>
          </w:p>
        </w:tc>
        <w:tc>
          <w:tcPr>
            <w:tcW w:w="1417" w:type="dxa"/>
            <w:tcBorders>
              <w:top w:val="nil"/>
              <w:left w:val="nil"/>
              <w:bottom w:val="nil"/>
              <w:right w:val="nil"/>
            </w:tcBorders>
          </w:tcPr>
          <w:p w14:paraId="2720C5C0" w14:textId="77777777" w:rsidR="00713B1D" w:rsidRPr="00270E7F" w:rsidRDefault="00713B1D" w:rsidP="00EB30B9">
            <w:pPr>
              <w:jc w:val="right"/>
              <w:rPr>
                <w:rFonts w:ascii="Times New Roman" w:hAnsi="Times New Roman" w:cs="Times New Roman"/>
                <w:color w:val="000000"/>
              </w:rPr>
            </w:pPr>
          </w:p>
        </w:tc>
      </w:tr>
      <w:tr w:rsidR="00713B1D" w:rsidRPr="005D47E4" w14:paraId="55A7D6CF" w14:textId="2F4F29B2" w:rsidTr="00713B1D">
        <w:trPr>
          <w:trHeight w:val="290"/>
        </w:trPr>
        <w:tc>
          <w:tcPr>
            <w:tcW w:w="3402" w:type="dxa"/>
            <w:tcBorders>
              <w:top w:val="nil"/>
              <w:left w:val="nil"/>
              <w:bottom w:val="nil"/>
              <w:right w:val="nil"/>
            </w:tcBorders>
            <w:shd w:val="clear" w:color="auto" w:fill="auto"/>
            <w:noWrap/>
            <w:vAlign w:val="bottom"/>
          </w:tcPr>
          <w:p w14:paraId="55A7D6C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Syzygium smithii</w:t>
            </w:r>
          </w:p>
        </w:tc>
        <w:tc>
          <w:tcPr>
            <w:tcW w:w="1560" w:type="dxa"/>
            <w:tcBorders>
              <w:top w:val="nil"/>
              <w:left w:val="nil"/>
              <w:bottom w:val="nil"/>
              <w:right w:val="nil"/>
            </w:tcBorders>
            <w:shd w:val="clear" w:color="auto" w:fill="auto"/>
            <w:noWrap/>
            <w:vAlign w:val="bottom"/>
          </w:tcPr>
          <w:p w14:paraId="55A7D6C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6C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Myrtaceae</w:t>
            </w:r>
          </w:p>
        </w:tc>
        <w:tc>
          <w:tcPr>
            <w:tcW w:w="851" w:type="dxa"/>
            <w:tcBorders>
              <w:top w:val="nil"/>
              <w:left w:val="nil"/>
              <w:bottom w:val="nil"/>
              <w:right w:val="nil"/>
            </w:tcBorders>
            <w:vAlign w:val="bottom"/>
          </w:tcPr>
          <w:p w14:paraId="55A7D6C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C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6C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6C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173.15</w:t>
            </w:r>
          </w:p>
        </w:tc>
        <w:tc>
          <w:tcPr>
            <w:tcW w:w="1417" w:type="dxa"/>
            <w:tcBorders>
              <w:top w:val="nil"/>
              <w:left w:val="nil"/>
              <w:bottom w:val="nil"/>
              <w:right w:val="nil"/>
            </w:tcBorders>
            <w:vAlign w:val="bottom"/>
          </w:tcPr>
          <w:p w14:paraId="55A7D6C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C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2008.22</w:t>
            </w:r>
          </w:p>
        </w:tc>
        <w:tc>
          <w:tcPr>
            <w:tcW w:w="1417" w:type="dxa"/>
            <w:tcBorders>
              <w:top w:val="nil"/>
              <w:left w:val="nil"/>
              <w:bottom w:val="nil"/>
              <w:right w:val="nil"/>
            </w:tcBorders>
          </w:tcPr>
          <w:p w14:paraId="0AFF6E6E" w14:textId="77777777" w:rsidR="00713B1D" w:rsidRPr="00270E7F" w:rsidRDefault="00713B1D" w:rsidP="00EB30B9">
            <w:pPr>
              <w:jc w:val="right"/>
              <w:rPr>
                <w:rFonts w:ascii="Times New Roman" w:hAnsi="Times New Roman" w:cs="Times New Roman"/>
                <w:color w:val="000000"/>
              </w:rPr>
            </w:pPr>
          </w:p>
        </w:tc>
      </w:tr>
      <w:tr w:rsidR="00713B1D" w:rsidRPr="005D47E4" w14:paraId="55A7D6D9" w14:textId="043C207F" w:rsidTr="00713B1D">
        <w:trPr>
          <w:trHeight w:val="290"/>
        </w:trPr>
        <w:tc>
          <w:tcPr>
            <w:tcW w:w="3402" w:type="dxa"/>
            <w:tcBorders>
              <w:top w:val="nil"/>
              <w:left w:val="nil"/>
              <w:bottom w:val="nil"/>
              <w:right w:val="nil"/>
            </w:tcBorders>
            <w:shd w:val="clear" w:color="auto" w:fill="auto"/>
            <w:noWrap/>
            <w:vAlign w:val="bottom"/>
          </w:tcPr>
          <w:p w14:paraId="55A7D6D0"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Thinopyrum acutum</w:t>
            </w:r>
          </w:p>
        </w:tc>
        <w:tc>
          <w:tcPr>
            <w:tcW w:w="1560" w:type="dxa"/>
            <w:tcBorders>
              <w:top w:val="nil"/>
              <w:left w:val="nil"/>
              <w:bottom w:val="nil"/>
              <w:right w:val="nil"/>
            </w:tcBorders>
            <w:shd w:val="clear" w:color="auto" w:fill="auto"/>
            <w:noWrap/>
            <w:vAlign w:val="bottom"/>
          </w:tcPr>
          <w:p w14:paraId="55A7D6D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6D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D6D3"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6D4"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herb</w:t>
            </w:r>
          </w:p>
        </w:tc>
        <w:tc>
          <w:tcPr>
            <w:tcW w:w="1276" w:type="dxa"/>
            <w:tcBorders>
              <w:top w:val="nil"/>
              <w:left w:val="nil"/>
              <w:bottom w:val="nil"/>
              <w:right w:val="nil"/>
            </w:tcBorders>
            <w:vAlign w:val="bottom"/>
          </w:tcPr>
          <w:p w14:paraId="55A7D6D5"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1.25</w:t>
            </w:r>
          </w:p>
        </w:tc>
        <w:tc>
          <w:tcPr>
            <w:tcW w:w="1276" w:type="dxa"/>
            <w:tcBorders>
              <w:top w:val="nil"/>
              <w:left w:val="nil"/>
              <w:bottom w:val="nil"/>
              <w:right w:val="nil"/>
            </w:tcBorders>
            <w:vAlign w:val="bottom"/>
          </w:tcPr>
          <w:p w14:paraId="55A7D6D6" w14:textId="28CE5151"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6D7"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D6D8" w14:textId="77777777" w:rsidR="00713B1D" w:rsidRPr="00270E7F" w:rsidRDefault="00713B1D" w:rsidP="00EB30B9">
            <w:pPr>
              <w:jc w:val="right"/>
              <w:rPr>
                <w:rFonts w:ascii="Times New Roman" w:hAnsi="Times New Roman" w:cs="Times New Roman"/>
                <w:color w:val="000000"/>
              </w:rPr>
            </w:pPr>
          </w:p>
        </w:tc>
        <w:tc>
          <w:tcPr>
            <w:tcW w:w="1417" w:type="dxa"/>
            <w:tcBorders>
              <w:top w:val="nil"/>
              <w:left w:val="nil"/>
              <w:bottom w:val="nil"/>
              <w:right w:val="nil"/>
            </w:tcBorders>
          </w:tcPr>
          <w:p w14:paraId="11B753E6" w14:textId="77777777" w:rsidR="00713B1D" w:rsidRPr="00270E7F" w:rsidRDefault="00713B1D" w:rsidP="00EB30B9">
            <w:pPr>
              <w:jc w:val="right"/>
              <w:rPr>
                <w:rFonts w:ascii="Times New Roman" w:hAnsi="Times New Roman" w:cs="Times New Roman"/>
                <w:color w:val="000000"/>
              </w:rPr>
            </w:pPr>
          </w:p>
        </w:tc>
      </w:tr>
      <w:tr w:rsidR="00713B1D" w:rsidRPr="005D47E4" w14:paraId="55A7D6E3" w14:textId="411A5507" w:rsidTr="00713B1D">
        <w:trPr>
          <w:trHeight w:val="290"/>
        </w:trPr>
        <w:tc>
          <w:tcPr>
            <w:tcW w:w="3402" w:type="dxa"/>
            <w:tcBorders>
              <w:top w:val="nil"/>
              <w:left w:val="nil"/>
              <w:bottom w:val="nil"/>
              <w:right w:val="nil"/>
            </w:tcBorders>
            <w:shd w:val="clear" w:color="auto" w:fill="auto"/>
            <w:noWrap/>
            <w:vAlign w:val="bottom"/>
          </w:tcPr>
          <w:p w14:paraId="55A7D6D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Thinopyrum obtusiflorum</w:t>
            </w:r>
          </w:p>
        </w:tc>
        <w:tc>
          <w:tcPr>
            <w:tcW w:w="1560" w:type="dxa"/>
            <w:tcBorders>
              <w:top w:val="nil"/>
              <w:left w:val="nil"/>
              <w:bottom w:val="nil"/>
              <w:right w:val="nil"/>
            </w:tcBorders>
            <w:shd w:val="clear" w:color="auto" w:fill="auto"/>
            <w:noWrap/>
            <w:vAlign w:val="bottom"/>
          </w:tcPr>
          <w:p w14:paraId="55A7D6D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nil"/>
              <w:right w:val="nil"/>
            </w:tcBorders>
            <w:shd w:val="clear" w:color="auto" w:fill="auto"/>
            <w:noWrap/>
            <w:vAlign w:val="bottom"/>
          </w:tcPr>
          <w:p w14:paraId="55A7D6D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nil"/>
              <w:right w:val="nil"/>
            </w:tcBorders>
            <w:vAlign w:val="bottom"/>
          </w:tcPr>
          <w:p w14:paraId="55A7D6D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D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D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6E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6E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6E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775.79</w:t>
            </w:r>
          </w:p>
        </w:tc>
        <w:tc>
          <w:tcPr>
            <w:tcW w:w="1417" w:type="dxa"/>
            <w:tcBorders>
              <w:top w:val="nil"/>
              <w:left w:val="nil"/>
              <w:bottom w:val="nil"/>
              <w:right w:val="nil"/>
            </w:tcBorders>
          </w:tcPr>
          <w:p w14:paraId="2A3CC968" w14:textId="77777777" w:rsidR="00713B1D" w:rsidRPr="00270E7F" w:rsidRDefault="00713B1D" w:rsidP="00EB30B9">
            <w:pPr>
              <w:jc w:val="right"/>
              <w:rPr>
                <w:rFonts w:ascii="Times New Roman" w:hAnsi="Times New Roman" w:cs="Times New Roman"/>
                <w:color w:val="000000"/>
              </w:rPr>
            </w:pPr>
          </w:p>
        </w:tc>
      </w:tr>
      <w:tr w:rsidR="00713B1D" w:rsidRPr="005D47E4" w14:paraId="55A7D6ED" w14:textId="790768C7" w:rsidTr="00713B1D">
        <w:trPr>
          <w:trHeight w:val="290"/>
        </w:trPr>
        <w:tc>
          <w:tcPr>
            <w:tcW w:w="3402" w:type="dxa"/>
            <w:tcBorders>
              <w:top w:val="nil"/>
              <w:left w:val="nil"/>
              <w:bottom w:val="nil"/>
              <w:right w:val="nil"/>
            </w:tcBorders>
            <w:shd w:val="clear" w:color="auto" w:fill="auto"/>
            <w:noWrap/>
            <w:vAlign w:val="bottom"/>
          </w:tcPr>
          <w:p w14:paraId="55A7D6E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Thunbergia alata</w:t>
            </w:r>
          </w:p>
        </w:tc>
        <w:tc>
          <w:tcPr>
            <w:tcW w:w="1560" w:type="dxa"/>
            <w:tcBorders>
              <w:top w:val="nil"/>
              <w:left w:val="nil"/>
              <w:bottom w:val="nil"/>
              <w:right w:val="nil"/>
            </w:tcBorders>
            <w:shd w:val="clear" w:color="auto" w:fill="auto"/>
            <w:noWrap/>
            <w:vAlign w:val="bottom"/>
          </w:tcPr>
          <w:p w14:paraId="55A7D6E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D6E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Acanthaceae</w:t>
            </w:r>
          </w:p>
        </w:tc>
        <w:tc>
          <w:tcPr>
            <w:tcW w:w="851" w:type="dxa"/>
            <w:tcBorders>
              <w:top w:val="nil"/>
              <w:left w:val="nil"/>
              <w:bottom w:val="nil"/>
              <w:right w:val="nil"/>
            </w:tcBorders>
            <w:vAlign w:val="bottom"/>
          </w:tcPr>
          <w:p w14:paraId="55A7D6E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6E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6E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6E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25.11</w:t>
            </w:r>
          </w:p>
        </w:tc>
        <w:tc>
          <w:tcPr>
            <w:tcW w:w="1417" w:type="dxa"/>
            <w:tcBorders>
              <w:top w:val="nil"/>
              <w:left w:val="nil"/>
              <w:bottom w:val="nil"/>
              <w:right w:val="nil"/>
            </w:tcBorders>
            <w:vAlign w:val="bottom"/>
          </w:tcPr>
          <w:p w14:paraId="55A7D6E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6E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2.43</w:t>
            </w:r>
          </w:p>
        </w:tc>
        <w:tc>
          <w:tcPr>
            <w:tcW w:w="1417" w:type="dxa"/>
            <w:tcBorders>
              <w:top w:val="nil"/>
              <w:left w:val="nil"/>
              <w:bottom w:val="nil"/>
              <w:right w:val="nil"/>
            </w:tcBorders>
          </w:tcPr>
          <w:p w14:paraId="2C4B9DDE" w14:textId="77777777" w:rsidR="00713B1D" w:rsidRPr="00270E7F" w:rsidRDefault="00713B1D" w:rsidP="00EB30B9">
            <w:pPr>
              <w:jc w:val="right"/>
              <w:rPr>
                <w:rFonts w:ascii="Times New Roman" w:hAnsi="Times New Roman" w:cs="Times New Roman"/>
                <w:color w:val="000000"/>
              </w:rPr>
            </w:pPr>
          </w:p>
        </w:tc>
      </w:tr>
      <w:tr w:rsidR="00713B1D" w:rsidRPr="005D47E4" w14:paraId="55A7D6F7" w14:textId="6BF425FD" w:rsidTr="00713B1D">
        <w:trPr>
          <w:trHeight w:val="290"/>
        </w:trPr>
        <w:tc>
          <w:tcPr>
            <w:tcW w:w="3402" w:type="dxa"/>
            <w:tcBorders>
              <w:top w:val="nil"/>
              <w:left w:val="nil"/>
              <w:bottom w:val="nil"/>
              <w:right w:val="nil"/>
            </w:tcBorders>
            <w:shd w:val="clear" w:color="auto" w:fill="auto"/>
            <w:noWrap/>
            <w:vAlign w:val="bottom"/>
          </w:tcPr>
          <w:p w14:paraId="55A7D6EE" w14:textId="77777777" w:rsidR="00713B1D" w:rsidRPr="000C4F46" w:rsidRDefault="00713B1D" w:rsidP="00EB30B9">
            <w:pPr>
              <w:rPr>
                <w:rFonts w:ascii="Times New Roman" w:hAnsi="Times New Roman" w:cs="Times New Roman"/>
                <w:i/>
              </w:rPr>
            </w:pPr>
            <w:r w:rsidRPr="000C4F46">
              <w:rPr>
                <w:rFonts w:ascii="Times New Roman" w:hAnsi="Times New Roman" w:cs="Times New Roman"/>
                <w:i/>
              </w:rPr>
              <w:t>Thymus vulgaris</w:t>
            </w:r>
          </w:p>
        </w:tc>
        <w:tc>
          <w:tcPr>
            <w:tcW w:w="1560" w:type="dxa"/>
            <w:tcBorders>
              <w:top w:val="nil"/>
              <w:left w:val="nil"/>
              <w:bottom w:val="nil"/>
              <w:right w:val="nil"/>
            </w:tcBorders>
            <w:shd w:val="clear" w:color="auto" w:fill="auto"/>
            <w:noWrap/>
            <w:vAlign w:val="bottom"/>
          </w:tcPr>
          <w:p w14:paraId="55A7D6E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D6F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Lamiaceae</w:t>
            </w:r>
          </w:p>
        </w:tc>
        <w:tc>
          <w:tcPr>
            <w:tcW w:w="851" w:type="dxa"/>
            <w:tcBorders>
              <w:top w:val="nil"/>
              <w:left w:val="nil"/>
              <w:bottom w:val="nil"/>
              <w:right w:val="nil"/>
            </w:tcBorders>
            <w:vAlign w:val="bottom"/>
          </w:tcPr>
          <w:p w14:paraId="55A7D6F1"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dry</w:t>
            </w:r>
          </w:p>
        </w:tc>
        <w:tc>
          <w:tcPr>
            <w:tcW w:w="992" w:type="dxa"/>
            <w:tcBorders>
              <w:top w:val="nil"/>
              <w:left w:val="nil"/>
              <w:bottom w:val="nil"/>
              <w:right w:val="nil"/>
            </w:tcBorders>
            <w:vAlign w:val="bottom"/>
          </w:tcPr>
          <w:p w14:paraId="55A7D6F2"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shrub</w:t>
            </w:r>
          </w:p>
        </w:tc>
        <w:tc>
          <w:tcPr>
            <w:tcW w:w="1276" w:type="dxa"/>
            <w:tcBorders>
              <w:top w:val="nil"/>
              <w:left w:val="nil"/>
              <w:bottom w:val="nil"/>
              <w:right w:val="nil"/>
            </w:tcBorders>
            <w:vAlign w:val="bottom"/>
          </w:tcPr>
          <w:p w14:paraId="55A7D6F3" w14:textId="77777777" w:rsidR="00713B1D" w:rsidRPr="00270E7F" w:rsidRDefault="00713B1D" w:rsidP="0022293B">
            <w:pPr>
              <w:jc w:val="center"/>
              <w:rPr>
                <w:rFonts w:ascii="Times New Roman" w:hAnsi="Times New Roman" w:cs="Times New Roman"/>
              </w:rPr>
            </w:pPr>
            <w:r w:rsidRPr="00270E7F">
              <w:rPr>
                <w:rFonts w:ascii="Times New Roman" w:hAnsi="Times New Roman" w:cs="Times New Roman"/>
              </w:rPr>
              <w:t>0.3</w:t>
            </w:r>
          </w:p>
        </w:tc>
        <w:tc>
          <w:tcPr>
            <w:tcW w:w="1276" w:type="dxa"/>
            <w:tcBorders>
              <w:top w:val="nil"/>
              <w:left w:val="nil"/>
              <w:bottom w:val="nil"/>
              <w:right w:val="nil"/>
            </w:tcBorders>
            <w:vAlign w:val="bottom"/>
          </w:tcPr>
          <w:p w14:paraId="55A7D6F4"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1.38</w:t>
            </w:r>
          </w:p>
        </w:tc>
        <w:tc>
          <w:tcPr>
            <w:tcW w:w="1417" w:type="dxa"/>
            <w:tcBorders>
              <w:top w:val="nil"/>
              <w:left w:val="nil"/>
              <w:bottom w:val="nil"/>
              <w:right w:val="nil"/>
            </w:tcBorders>
            <w:vAlign w:val="bottom"/>
          </w:tcPr>
          <w:p w14:paraId="55A7D6F5" w14:textId="77777777" w:rsidR="00713B1D" w:rsidRPr="00270E7F" w:rsidRDefault="00713B1D" w:rsidP="00EB30B9">
            <w:pPr>
              <w:rPr>
                <w:rFonts w:ascii="Times New Roman" w:hAnsi="Times New Roman" w:cs="Times New Roman"/>
              </w:rPr>
            </w:pPr>
            <w:r w:rsidRPr="00270E7F">
              <w:rPr>
                <w:rFonts w:ascii="Times New Roman" w:hAnsi="Times New Roman" w:cs="Times New Roman"/>
              </w:rPr>
              <w:t>water</w:t>
            </w:r>
          </w:p>
        </w:tc>
        <w:tc>
          <w:tcPr>
            <w:tcW w:w="1417" w:type="dxa"/>
            <w:tcBorders>
              <w:top w:val="nil"/>
              <w:left w:val="nil"/>
              <w:bottom w:val="nil"/>
              <w:right w:val="nil"/>
            </w:tcBorders>
            <w:vAlign w:val="bottom"/>
          </w:tcPr>
          <w:p w14:paraId="55A7D6F6" w14:textId="77777777" w:rsidR="00713B1D" w:rsidRPr="00270E7F" w:rsidRDefault="00713B1D" w:rsidP="00713B1D">
            <w:pPr>
              <w:jc w:val="right"/>
              <w:rPr>
                <w:rFonts w:ascii="Times New Roman" w:hAnsi="Times New Roman" w:cs="Times New Roman"/>
                <w:color w:val="000000"/>
              </w:rPr>
            </w:pPr>
            <w:r w:rsidRPr="00270E7F">
              <w:rPr>
                <w:rFonts w:ascii="Times New Roman" w:hAnsi="Times New Roman" w:cs="Times New Roman"/>
                <w:color w:val="000000"/>
              </w:rPr>
              <w:t>100*</w:t>
            </w:r>
          </w:p>
        </w:tc>
        <w:tc>
          <w:tcPr>
            <w:tcW w:w="1417" w:type="dxa"/>
            <w:tcBorders>
              <w:top w:val="nil"/>
              <w:left w:val="nil"/>
              <w:bottom w:val="nil"/>
              <w:right w:val="nil"/>
            </w:tcBorders>
          </w:tcPr>
          <w:p w14:paraId="10623AAC" w14:textId="77777777" w:rsidR="00713B1D" w:rsidRPr="00270E7F" w:rsidRDefault="00713B1D" w:rsidP="00713B1D">
            <w:pPr>
              <w:jc w:val="right"/>
              <w:rPr>
                <w:rFonts w:ascii="Times New Roman" w:hAnsi="Times New Roman" w:cs="Times New Roman"/>
                <w:color w:val="000000"/>
              </w:rPr>
            </w:pPr>
          </w:p>
        </w:tc>
      </w:tr>
      <w:tr w:rsidR="00713B1D" w:rsidRPr="005D47E4" w14:paraId="55A7D701" w14:textId="2371915B" w:rsidTr="00713B1D">
        <w:trPr>
          <w:trHeight w:val="290"/>
        </w:trPr>
        <w:tc>
          <w:tcPr>
            <w:tcW w:w="3402" w:type="dxa"/>
            <w:tcBorders>
              <w:top w:val="nil"/>
              <w:left w:val="nil"/>
              <w:bottom w:val="nil"/>
              <w:right w:val="nil"/>
            </w:tcBorders>
            <w:shd w:val="clear" w:color="auto" w:fill="auto"/>
            <w:noWrap/>
            <w:vAlign w:val="bottom"/>
          </w:tcPr>
          <w:p w14:paraId="55A7D6F8"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Toxicodendron succedaneum</w:t>
            </w:r>
          </w:p>
        </w:tc>
        <w:tc>
          <w:tcPr>
            <w:tcW w:w="1560" w:type="dxa"/>
            <w:tcBorders>
              <w:top w:val="nil"/>
              <w:left w:val="nil"/>
              <w:bottom w:val="nil"/>
              <w:right w:val="nil"/>
            </w:tcBorders>
            <w:shd w:val="clear" w:color="auto" w:fill="auto"/>
            <w:noWrap/>
            <w:vAlign w:val="bottom"/>
          </w:tcPr>
          <w:p w14:paraId="55A7D6F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Sapindales</w:t>
            </w:r>
          </w:p>
        </w:tc>
        <w:tc>
          <w:tcPr>
            <w:tcW w:w="1984" w:type="dxa"/>
            <w:tcBorders>
              <w:top w:val="nil"/>
              <w:left w:val="nil"/>
              <w:bottom w:val="nil"/>
              <w:right w:val="nil"/>
            </w:tcBorders>
            <w:shd w:val="clear" w:color="auto" w:fill="auto"/>
            <w:noWrap/>
            <w:vAlign w:val="bottom"/>
          </w:tcPr>
          <w:p w14:paraId="55A7D6F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Anacardiaceae</w:t>
            </w:r>
          </w:p>
        </w:tc>
        <w:tc>
          <w:tcPr>
            <w:tcW w:w="851" w:type="dxa"/>
            <w:tcBorders>
              <w:top w:val="nil"/>
              <w:left w:val="nil"/>
              <w:bottom w:val="nil"/>
              <w:right w:val="nil"/>
            </w:tcBorders>
            <w:vAlign w:val="bottom"/>
          </w:tcPr>
          <w:p w14:paraId="55A7D6F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6F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6FD"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5</w:t>
            </w:r>
          </w:p>
        </w:tc>
        <w:tc>
          <w:tcPr>
            <w:tcW w:w="1276" w:type="dxa"/>
            <w:tcBorders>
              <w:top w:val="nil"/>
              <w:left w:val="nil"/>
              <w:bottom w:val="nil"/>
              <w:right w:val="nil"/>
            </w:tcBorders>
            <w:vAlign w:val="bottom"/>
          </w:tcPr>
          <w:p w14:paraId="55A7D6FE"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63.08</w:t>
            </w:r>
          </w:p>
        </w:tc>
        <w:tc>
          <w:tcPr>
            <w:tcW w:w="1417" w:type="dxa"/>
            <w:tcBorders>
              <w:top w:val="nil"/>
              <w:left w:val="nil"/>
              <w:bottom w:val="nil"/>
              <w:right w:val="nil"/>
            </w:tcBorders>
            <w:vAlign w:val="bottom"/>
          </w:tcPr>
          <w:p w14:paraId="55A7D6F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0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975.10</w:t>
            </w:r>
          </w:p>
        </w:tc>
        <w:tc>
          <w:tcPr>
            <w:tcW w:w="1417" w:type="dxa"/>
            <w:tcBorders>
              <w:top w:val="nil"/>
              <w:left w:val="nil"/>
              <w:bottom w:val="nil"/>
              <w:right w:val="nil"/>
            </w:tcBorders>
          </w:tcPr>
          <w:p w14:paraId="56E224BA" w14:textId="77777777" w:rsidR="00713B1D" w:rsidRPr="00270E7F" w:rsidRDefault="00713B1D" w:rsidP="00EB30B9">
            <w:pPr>
              <w:jc w:val="right"/>
              <w:rPr>
                <w:rFonts w:ascii="Times New Roman" w:hAnsi="Times New Roman" w:cs="Times New Roman"/>
                <w:color w:val="000000"/>
              </w:rPr>
            </w:pPr>
          </w:p>
        </w:tc>
      </w:tr>
      <w:tr w:rsidR="00713B1D" w:rsidRPr="005D47E4" w14:paraId="55A7D70B" w14:textId="3CA7D727" w:rsidTr="00713B1D">
        <w:trPr>
          <w:trHeight w:val="290"/>
        </w:trPr>
        <w:tc>
          <w:tcPr>
            <w:tcW w:w="3402" w:type="dxa"/>
            <w:tcBorders>
              <w:top w:val="nil"/>
              <w:left w:val="nil"/>
              <w:bottom w:val="nil"/>
              <w:right w:val="nil"/>
            </w:tcBorders>
            <w:shd w:val="clear" w:color="auto" w:fill="auto"/>
            <w:noWrap/>
            <w:vAlign w:val="bottom"/>
          </w:tcPr>
          <w:p w14:paraId="55A7D70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Trachycarpus fortunei</w:t>
            </w:r>
          </w:p>
        </w:tc>
        <w:tc>
          <w:tcPr>
            <w:tcW w:w="1560" w:type="dxa"/>
            <w:tcBorders>
              <w:top w:val="nil"/>
              <w:left w:val="nil"/>
              <w:bottom w:val="nil"/>
              <w:right w:val="nil"/>
            </w:tcBorders>
            <w:shd w:val="clear" w:color="auto" w:fill="auto"/>
            <w:noWrap/>
            <w:vAlign w:val="bottom"/>
          </w:tcPr>
          <w:p w14:paraId="55A7D70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Arecales</w:t>
            </w:r>
          </w:p>
        </w:tc>
        <w:tc>
          <w:tcPr>
            <w:tcW w:w="1984" w:type="dxa"/>
            <w:tcBorders>
              <w:top w:val="nil"/>
              <w:left w:val="nil"/>
              <w:bottom w:val="nil"/>
              <w:right w:val="nil"/>
            </w:tcBorders>
            <w:shd w:val="clear" w:color="auto" w:fill="auto"/>
            <w:noWrap/>
            <w:vAlign w:val="bottom"/>
          </w:tcPr>
          <w:p w14:paraId="55A7D70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Arecaceae</w:t>
            </w:r>
          </w:p>
        </w:tc>
        <w:tc>
          <w:tcPr>
            <w:tcW w:w="851" w:type="dxa"/>
            <w:tcBorders>
              <w:top w:val="nil"/>
              <w:left w:val="nil"/>
              <w:bottom w:val="nil"/>
              <w:right w:val="nil"/>
            </w:tcBorders>
            <w:vAlign w:val="bottom"/>
          </w:tcPr>
          <w:p w14:paraId="55A7D70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70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tree</w:t>
            </w:r>
          </w:p>
        </w:tc>
        <w:tc>
          <w:tcPr>
            <w:tcW w:w="1276" w:type="dxa"/>
            <w:tcBorders>
              <w:top w:val="nil"/>
              <w:left w:val="nil"/>
              <w:bottom w:val="nil"/>
              <w:right w:val="nil"/>
            </w:tcBorders>
            <w:vAlign w:val="bottom"/>
          </w:tcPr>
          <w:p w14:paraId="55A7D70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12</w:t>
            </w:r>
          </w:p>
        </w:tc>
        <w:tc>
          <w:tcPr>
            <w:tcW w:w="1276" w:type="dxa"/>
            <w:tcBorders>
              <w:top w:val="nil"/>
              <w:left w:val="nil"/>
              <w:bottom w:val="nil"/>
              <w:right w:val="nil"/>
            </w:tcBorders>
            <w:vAlign w:val="bottom"/>
          </w:tcPr>
          <w:p w14:paraId="55A7D70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181.28</w:t>
            </w:r>
          </w:p>
        </w:tc>
        <w:tc>
          <w:tcPr>
            <w:tcW w:w="1417" w:type="dxa"/>
            <w:tcBorders>
              <w:top w:val="nil"/>
              <w:left w:val="nil"/>
              <w:bottom w:val="nil"/>
              <w:right w:val="nil"/>
            </w:tcBorders>
            <w:vAlign w:val="bottom"/>
          </w:tcPr>
          <w:p w14:paraId="55A7D70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0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761.53</w:t>
            </w:r>
          </w:p>
        </w:tc>
        <w:tc>
          <w:tcPr>
            <w:tcW w:w="1417" w:type="dxa"/>
            <w:tcBorders>
              <w:top w:val="nil"/>
              <w:left w:val="nil"/>
              <w:bottom w:val="nil"/>
              <w:right w:val="nil"/>
            </w:tcBorders>
          </w:tcPr>
          <w:p w14:paraId="0DF5B602" w14:textId="77777777" w:rsidR="00713B1D" w:rsidRPr="00270E7F" w:rsidRDefault="00713B1D" w:rsidP="00EB30B9">
            <w:pPr>
              <w:jc w:val="right"/>
              <w:rPr>
                <w:rFonts w:ascii="Times New Roman" w:hAnsi="Times New Roman" w:cs="Times New Roman"/>
                <w:color w:val="000000"/>
              </w:rPr>
            </w:pPr>
          </w:p>
        </w:tc>
      </w:tr>
      <w:tr w:rsidR="00713B1D" w:rsidRPr="005D47E4" w14:paraId="55A7D715" w14:textId="26541F1A" w:rsidTr="00713B1D">
        <w:trPr>
          <w:trHeight w:val="290"/>
        </w:trPr>
        <w:tc>
          <w:tcPr>
            <w:tcW w:w="3402" w:type="dxa"/>
            <w:tcBorders>
              <w:top w:val="nil"/>
              <w:left w:val="nil"/>
              <w:bottom w:val="nil"/>
              <w:right w:val="nil"/>
            </w:tcBorders>
            <w:shd w:val="clear" w:color="auto" w:fill="auto"/>
            <w:noWrap/>
            <w:vAlign w:val="bottom"/>
          </w:tcPr>
          <w:p w14:paraId="55A7D70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Tropaeolum majus</w:t>
            </w:r>
          </w:p>
        </w:tc>
        <w:tc>
          <w:tcPr>
            <w:tcW w:w="1560" w:type="dxa"/>
            <w:tcBorders>
              <w:top w:val="nil"/>
              <w:left w:val="nil"/>
              <w:bottom w:val="nil"/>
              <w:right w:val="nil"/>
            </w:tcBorders>
            <w:shd w:val="clear" w:color="auto" w:fill="auto"/>
            <w:noWrap/>
            <w:vAlign w:val="bottom"/>
          </w:tcPr>
          <w:p w14:paraId="55A7D70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Brassicales</w:t>
            </w:r>
          </w:p>
        </w:tc>
        <w:tc>
          <w:tcPr>
            <w:tcW w:w="1984" w:type="dxa"/>
            <w:tcBorders>
              <w:top w:val="nil"/>
              <w:left w:val="nil"/>
              <w:bottom w:val="nil"/>
              <w:right w:val="nil"/>
            </w:tcBorders>
            <w:shd w:val="clear" w:color="auto" w:fill="auto"/>
            <w:noWrap/>
            <w:vAlign w:val="bottom"/>
          </w:tcPr>
          <w:p w14:paraId="55A7D70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Tropaeolaceae</w:t>
            </w:r>
          </w:p>
        </w:tc>
        <w:tc>
          <w:tcPr>
            <w:tcW w:w="851" w:type="dxa"/>
            <w:tcBorders>
              <w:top w:val="nil"/>
              <w:left w:val="nil"/>
              <w:bottom w:val="nil"/>
              <w:right w:val="nil"/>
            </w:tcBorders>
            <w:vAlign w:val="bottom"/>
          </w:tcPr>
          <w:p w14:paraId="55A7D70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71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71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71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146.70</w:t>
            </w:r>
          </w:p>
        </w:tc>
        <w:tc>
          <w:tcPr>
            <w:tcW w:w="1417" w:type="dxa"/>
            <w:tcBorders>
              <w:top w:val="nil"/>
              <w:left w:val="nil"/>
              <w:bottom w:val="nil"/>
              <w:right w:val="nil"/>
            </w:tcBorders>
            <w:vAlign w:val="bottom"/>
          </w:tcPr>
          <w:p w14:paraId="55A7D71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1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63.62</w:t>
            </w:r>
          </w:p>
        </w:tc>
        <w:tc>
          <w:tcPr>
            <w:tcW w:w="1417" w:type="dxa"/>
            <w:tcBorders>
              <w:top w:val="nil"/>
              <w:left w:val="nil"/>
              <w:bottom w:val="nil"/>
              <w:right w:val="nil"/>
            </w:tcBorders>
          </w:tcPr>
          <w:p w14:paraId="043A0104" w14:textId="77777777" w:rsidR="00713B1D" w:rsidRPr="00270E7F" w:rsidRDefault="00713B1D" w:rsidP="00EB30B9">
            <w:pPr>
              <w:jc w:val="right"/>
              <w:rPr>
                <w:rFonts w:ascii="Times New Roman" w:hAnsi="Times New Roman" w:cs="Times New Roman"/>
                <w:color w:val="000000"/>
              </w:rPr>
            </w:pPr>
          </w:p>
        </w:tc>
      </w:tr>
      <w:tr w:rsidR="00713B1D" w:rsidRPr="005D47E4" w14:paraId="55A7D71F" w14:textId="40459E64" w:rsidTr="00713B1D">
        <w:trPr>
          <w:trHeight w:val="290"/>
        </w:trPr>
        <w:tc>
          <w:tcPr>
            <w:tcW w:w="3402" w:type="dxa"/>
            <w:tcBorders>
              <w:top w:val="nil"/>
              <w:left w:val="nil"/>
              <w:bottom w:val="nil"/>
              <w:right w:val="nil"/>
            </w:tcBorders>
            <w:shd w:val="clear" w:color="auto" w:fill="auto"/>
            <w:noWrap/>
            <w:vAlign w:val="bottom"/>
          </w:tcPr>
          <w:p w14:paraId="55A7D71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Tropaeolum speciosum</w:t>
            </w:r>
          </w:p>
        </w:tc>
        <w:tc>
          <w:tcPr>
            <w:tcW w:w="1560" w:type="dxa"/>
            <w:tcBorders>
              <w:top w:val="nil"/>
              <w:left w:val="nil"/>
              <w:bottom w:val="nil"/>
              <w:right w:val="nil"/>
            </w:tcBorders>
            <w:shd w:val="clear" w:color="auto" w:fill="auto"/>
            <w:noWrap/>
            <w:vAlign w:val="bottom"/>
          </w:tcPr>
          <w:p w14:paraId="55A7D71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Brassicales</w:t>
            </w:r>
          </w:p>
        </w:tc>
        <w:tc>
          <w:tcPr>
            <w:tcW w:w="1984" w:type="dxa"/>
            <w:tcBorders>
              <w:top w:val="nil"/>
              <w:left w:val="nil"/>
              <w:bottom w:val="nil"/>
              <w:right w:val="nil"/>
            </w:tcBorders>
            <w:shd w:val="clear" w:color="auto" w:fill="auto"/>
            <w:noWrap/>
            <w:vAlign w:val="bottom"/>
          </w:tcPr>
          <w:p w14:paraId="55A7D71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Tropaeolaceae</w:t>
            </w:r>
          </w:p>
        </w:tc>
        <w:tc>
          <w:tcPr>
            <w:tcW w:w="851" w:type="dxa"/>
            <w:tcBorders>
              <w:top w:val="nil"/>
              <w:left w:val="nil"/>
              <w:bottom w:val="nil"/>
              <w:right w:val="nil"/>
            </w:tcBorders>
            <w:vAlign w:val="bottom"/>
          </w:tcPr>
          <w:p w14:paraId="55A7D71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71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71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71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nil"/>
              <w:right w:val="nil"/>
            </w:tcBorders>
            <w:vAlign w:val="bottom"/>
          </w:tcPr>
          <w:p w14:paraId="55A7D71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1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115.98</w:t>
            </w:r>
          </w:p>
        </w:tc>
        <w:tc>
          <w:tcPr>
            <w:tcW w:w="1417" w:type="dxa"/>
            <w:tcBorders>
              <w:top w:val="nil"/>
              <w:left w:val="nil"/>
              <w:bottom w:val="nil"/>
              <w:right w:val="nil"/>
            </w:tcBorders>
          </w:tcPr>
          <w:p w14:paraId="49DA350C" w14:textId="77777777" w:rsidR="00713B1D" w:rsidRPr="00270E7F" w:rsidRDefault="00713B1D" w:rsidP="00EB30B9">
            <w:pPr>
              <w:jc w:val="right"/>
              <w:rPr>
                <w:rFonts w:ascii="Times New Roman" w:hAnsi="Times New Roman" w:cs="Times New Roman"/>
                <w:color w:val="000000"/>
              </w:rPr>
            </w:pPr>
          </w:p>
        </w:tc>
      </w:tr>
      <w:tr w:rsidR="00713B1D" w:rsidRPr="005D47E4" w14:paraId="55A7D729" w14:textId="5331FB94" w:rsidTr="00713B1D">
        <w:trPr>
          <w:trHeight w:val="290"/>
        </w:trPr>
        <w:tc>
          <w:tcPr>
            <w:tcW w:w="3402" w:type="dxa"/>
            <w:tcBorders>
              <w:top w:val="nil"/>
              <w:left w:val="nil"/>
              <w:bottom w:val="nil"/>
              <w:right w:val="nil"/>
            </w:tcBorders>
            <w:shd w:val="clear" w:color="auto" w:fill="auto"/>
            <w:noWrap/>
            <w:vAlign w:val="bottom"/>
          </w:tcPr>
          <w:p w14:paraId="55A7D72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Tussilago farfara</w:t>
            </w:r>
          </w:p>
        </w:tc>
        <w:tc>
          <w:tcPr>
            <w:tcW w:w="1560" w:type="dxa"/>
            <w:tcBorders>
              <w:top w:val="nil"/>
              <w:left w:val="nil"/>
              <w:bottom w:val="nil"/>
              <w:right w:val="nil"/>
            </w:tcBorders>
            <w:shd w:val="clear" w:color="auto" w:fill="auto"/>
            <w:noWrap/>
            <w:vAlign w:val="bottom"/>
          </w:tcPr>
          <w:p w14:paraId="55A7D72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Asterales</w:t>
            </w:r>
          </w:p>
        </w:tc>
        <w:tc>
          <w:tcPr>
            <w:tcW w:w="1984" w:type="dxa"/>
            <w:tcBorders>
              <w:top w:val="nil"/>
              <w:left w:val="nil"/>
              <w:bottom w:val="nil"/>
              <w:right w:val="nil"/>
            </w:tcBorders>
            <w:shd w:val="clear" w:color="auto" w:fill="auto"/>
            <w:noWrap/>
            <w:vAlign w:val="bottom"/>
          </w:tcPr>
          <w:p w14:paraId="55A7D72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Asteraceae</w:t>
            </w:r>
          </w:p>
        </w:tc>
        <w:tc>
          <w:tcPr>
            <w:tcW w:w="851" w:type="dxa"/>
            <w:tcBorders>
              <w:top w:val="nil"/>
              <w:left w:val="nil"/>
              <w:bottom w:val="nil"/>
              <w:right w:val="nil"/>
            </w:tcBorders>
            <w:vAlign w:val="bottom"/>
          </w:tcPr>
          <w:p w14:paraId="55A7D72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72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72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w:t>
            </w:r>
          </w:p>
        </w:tc>
        <w:tc>
          <w:tcPr>
            <w:tcW w:w="1276" w:type="dxa"/>
            <w:tcBorders>
              <w:top w:val="nil"/>
              <w:left w:val="nil"/>
              <w:bottom w:val="nil"/>
              <w:right w:val="nil"/>
            </w:tcBorders>
            <w:vAlign w:val="bottom"/>
          </w:tcPr>
          <w:p w14:paraId="55A7D72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0.30</w:t>
            </w:r>
          </w:p>
        </w:tc>
        <w:tc>
          <w:tcPr>
            <w:tcW w:w="1417" w:type="dxa"/>
            <w:tcBorders>
              <w:top w:val="nil"/>
              <w:left w:val="nil"/>
              <w:bottom w:val="nil"/>
              <w:right w:val="nil"/>
            </w:tcBorders>
            <w:vAlign w:val="bottom"/>
          </w:tcPr>
          <w:p w14:paraId="55A7D72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wind.special</w:t>
            </w:r>
          </w:p>
        </w:tc>
        <w:tc>
          <w:tcPr>
            <w:tcW w:w="1417" w:type="dxa"/>
            <w:tcBorders>
              <w:top w:val="nil"/>
              <w:left w:val="nil"/>
              <w:bottom w:val="nil"/>
              <w:right w:val="nil"/>
            </w:tcBorders>
            <w:vAlign w:val="bottom"/>
          </w:tcPr>
          <w:p w14:paraId="55A7D72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10.78</w:t>
            </w:r>
          </w:p>
        </w:tc>
        <w:tc>
          <w:tcPr>
            <w:tcW w:w="1417" w:type="dxa"/>
            <w:tcBorders>
              <w:top w:val="nil"/>
              <w:left w:val="nil"/>
              <w:bottom w:val="nil"/>
              <w:right w:val="nil"/>
            </w:tcBorders>
          </w:tcPr>
          <w:p w14:paraId="3F8D3E06" w14:textId="77777777" w:rsidR="00713B1D" w:rsidRPr="00270E7F" w:rsidRDefault="00713B1D" w:rsidP="00EB30B9">
            <w:pPr>
              <w:jc w:val="right"/>
              <w:rPr>
                <w:rFonts w:ascii="Times New Roman" w:hAnsi="Times New Roman" w:cs="Times New Roman"/>
                <w:color w:val="000000"/>
              </w:rPr>
            </w:pPr>
          </w:p>
        </w:tc>
      </w:tr>
      <w:tr w:rsidR="00713B1D" w:rsidRPr="005D47E4" w14:paraId="55A7D733" w14:textId="28913D2E" w:rsidTr="00713B1D">
        <w:trPr>
          <w:trHeight w:val="290"/>
        </w:trPr>
        <w:tc>
          <w:tcPr>
            <w:tcW w:w="3402" w:type="dxa"/>
            <w:tcBorders>
              <w:top w:val="nil"/>
              <w:left w:val="nil"/>
              <w:bottom w:val="nil"/>
              <w:right w:val="nil"/>
            </w:tcBorders>
            <w:shd w:val="clear" w:color="auto" w:fill="auto"/>
            <w:noWrap/>
            <w:vAlign w:val="bottom"/>
          </w:tcPr>
          <w:p w14:paraId="55A7D72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Ugni molinae</w:t>
            </w:r>
          </w:p>
        </w:tc>
        <w:tc>
          <w:tcPr>
            <w:tcW w:w="1560" w:type="dxa"/>
            <w:tcBorders>
              <w:top w:val="nil"/>
              <w:left w:val="nil"/>
              <w:bottom w:val="nil"/>
              <w:right w:val="nil"/>
            </w:tcBorders>
            <w:shd w:val="clear" w:color="auto" w:fill="auto"/>
            <w:noWrap/>
            <w:vAlign w:val="bottom"/>
          </w:tcPr>
          <w:p w14:paraId="55A7D72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Myrtales</w:t>
            </w:r>
          </w:p>
        </w:tc>
        <w:tc>
          <w:tcPr>
            <w:tcW w:w="1984" w:type="dxa"/>
            <w:tcBorders>
              <w:top w:val="nil"/>
              <w:left w:val="nil"/>
              <w:bottom w:val="nil"/>
              <w:right w:val="nil"/>
            </w:tcBorders>
            <w:shd w:val="clear" w:color="auto" w:fill="auto"/>
            <w:noWrap/>
            <w:vAlign w:val="bottom"/>
          </w:tcPr>
          <w:p w14:paraId="55A7D72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Myrtaceae</w:t>
            </w:r>
          </w:p>
        </w:tc>
        <w:tc>
          <w:tcPr>
            <w:tcW w:w="851" w:type="dxa"/>
            <w:tcBorders>
              <w:top w:val="nil"/>
              <w:left w:val="nil"/>
              <w:bottom w:val="nil"/>
              <w:right w:val="nil"/>
            </w:tcBorders>
            <w:vAlign w:val="bottom"/>
          </w:tcPr>
          <w:p w14:paraId="55A7D72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72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72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73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0.91</w:t>
            </w:r>
          </w:p>
        </w:tc>
        <w:tc>
          <w:tcPr>
            <w:tcW w:w="1417" w:type="dxa"/>
            <w:tcBorders>
              <w:top w:val="nil"/>
              <w:left w:val="nil"/>
              <w:bottom w:val="nil"/>
              <w:right w:val="nil"/>
            </w:tcBorders>
            <w:vAlign w:val="bottom"/>
          </w:tcPr>
          <w:p w14:paraId="55A7D73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3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3061.81</w:t>
            </w:r>
          </w:p>
        </w:tc>
        <w:tc>
          <w:tcPr>
            <w:tcW w:w="1417" w:type="dxa"/>
            <w:tcBorders>
              <w:top w:val="nil"/>
              <w:left w:val="nil"/>
              <w:bottom w:val="nil"/>
              <w:right w:val="nil"/>
            </w:tcBorders>
          </w:tcPr>
          <w:p w14:paraId="66E4CEBF" w14:textId="77777777" w:rsidR="00713B1D" w:rsidRPr="00270E7F" w:rsidRDefault="00713B1D" w:rsidP="00EB30B9">
            <w:pPr>
              <w:jc w:val="right"/>
              <w:rPr>
                <w:rFonts w:ascii="Times New Roman" w:hAnsi="Times New Roman" w:cs="Times New Roman"/>
                <w:color w:val="000000"/>
              </w:rPr>
            </w:pPr>
          </w:p>
        </w:tc>
      </w:tr>
      <w:tr w:rsidR="00713B1D" w:rsidRPr="005D47E4" w14:paraId="55A7D73D" w14:textId="72DC68B3" w:rsidTr="00713B1D">
        <w:trPr>
          <w:trHeight w:val="290"/>
        </w:trPr>
        <w:tc>
          <w:tcPr>
            <w:tcW w:w="3402" w:type="dxa"/>
            <w:tcBorders>
              <w:top w:val="nil"/>
              <w:left w:val="nil"/>
              <w:bottom w:val="nil"/>
              <w:right w:val="nil"/>
            </w:tcBorders>
            <w:shd w:val="clear" w:color="auto" w:fill="auto"/>
            <w:noWrap/>
            <w:vAlign w:val="bottom"/>
          </w:tcPr>
          <w:p w14:paraId="55A7D73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Ulex europaeus</w:t>
            </w:r>
          </w:p>
        </w:tc>
        <w:tc>
          <w:tcPr>
            <w:tcW w:w="1560" w:type="dxa"/>
            <w:tcBorders>
              <w:top w:val="nil"/>
              <w:left w:val="nil"/>
              <w:bottom w:val="nil"/>
              <w:right w:val="nil"/>
            </w:tcBorders>
            <w:shd w:val="clear" w:color="auto" w:fill="auto"/>
            <w:noWrap/>
            <w:vAlign w:val="bottom"/>
          </w:tcPr>
          <w:p w14:paraId="55A7D73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Fabales</w:t>
            </w:r>
          </w:p>
        </w:tc>
        <w:tc>
          <w:tcPr>
            <w:tcW w:w="1984" w:type="dxa"/>
            <w:tcBorders>
              <w:top w:val="nil"/>
              <w:left w:val="nil"/>
              <w:bottom w:val="nil"/>
              <w:right w:val="nil"/>
            </w:tcBorders>
            <w:shd w:val="clear" w:color="auto" w:fill="auto"/>
            <w:noWrap/>
            <w:vAlign w:val="bottom"/>
          </w:tcPr>
          <w:p w14:paraId="55A7D73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Fabaceae</w:t>
            </w:r>
          </w:p>
        </w:tc>
        <w:tc>
          <w:tcPr>
            <w:tcW w:w="851" w:type="dxa"/>
            <w:tcBorders>
              <w:top w:val="nil"/>
              <w:left w:val="nil"/>
              <w:bottom w:val="nil"/>
              <w:right w:val="nil"/>
            </w:tcBorders>
            <w:vAlign w:val="bottom"/>
          </w:tcPr>
          <w:p w14:paraId="55A7D73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73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73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w:t>
            </w:r>
          </w:p>
        </w:tc>
        <w:tc>
          <w:tcPr>
            <w:tcW w:w="1276" w:type="dxa"/>
            <w:tcBorders>
              <w:top w:val="nil"/>
              <w:left w:val="nil"/>
              <w:bottom w:val="nil"/>
              <w:right w:val="nil"/>
            </w:tcBorders>
            <w:vAlign w:val="bottom"/>
          </w:tcPr>
          <w:p w14:paraId="55A7D73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6.54</w:t>
            </w:r>
          </w:p>
        </w:tc>
        <w:tc>
          <w:tcPr>
            <w:tcW w:w="1417" w:type="dxa"/>
            <w:tcBorders>
              <w:top w:val="nil"/>
              <w:left w:val="nil"/>
              <w:bottom w:val="nil"/>
              <w:right w:val="nil"/>
            </w:tcBorders>
            <w:vAlign w:val="bottom"/>
          </w:tcPr>
          <w:p w14:paraId="55A7D73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ballistic</w:t>
            </w:r>
          </w:p>
        </w:tc>
        <w:tc>
          <w:tcPr>
            <w:tcW w:w="1417" w:type="dxa"/>
            <w:tcBorders>
              <w:top w:val="nil"/>
              <w:left w:val="nil"/>
              <w:bottom w:val="nil"/>
              <w:right w:val="nil"/>
            </w:tcBorders>
            <w:vAlign w:val="bottom"/>
          </w:tcPr>
          <w:p w14:paraId="55A7D73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22.58</w:t>
            </w:r>
          </w:p>
        </w:tc>
        <w:tc>
          <w:tcPr>
            <w:tcW w:w="1417" w:type="dxa"/>
            <w:tcBorders>
              <w:top w:val="nil"/>
              <w:left w:val="nil"/>
              <w:bottom w:val="nil"/>
              <w:right w:val="nil"/>
            </w:tcBorders>
          </w:tcPr>
          <w:p w14:paraId="0CA989C6" w14:textId="77777777" w:rsidR="00713B1D" w:rsidRPr="00270E7F" w:rsidRDefault="00713B1D" w:rsidP="00EB30B9">
            <w:pPr>
              <w:jc w:val="right"/>
              <w:rPr>
                <w:rFonts w:ascii="Times New Roman" w:hAnsi="Times New Roman" w:cs="Times New Roman"/>
                <w:color w:val="000000"/>
              </w:rPr>
            </w:pPr>
          </w:p>
        </w:tc>
      </w:tr>
      <w:tr w:rsidR="00713B1D" w:rsidRPr="005D47E4" w14:paraId="55A7D747" w14:textId="5F173663" w:rsidTr="00713B1D">
        <w:trPr>
          <w:trHeight w:val="290"/>
        </w:trPr>
        <w:tc>
          <w:tcPr>
            <w:tcW w:w="3402" w:type="dxa"/>
            <w:tcBorders>
              <w:top w:val="nil"/>
              <w:left w:val="nil"/>
              <w:bottom w:val="nil"/>
              <w:right w:val="nil"/>
            </w:tcBorders>
            <w:shd w:val="clear" w:color="auto" w:fill="auto"/>
            <w:noWrap/>
            <w:vAlign w:val="bottom"/>
          </w:tcPr>
          <w:p w14:paraId="55A7D73E"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73F"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740"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741"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742"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743"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744"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74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46"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903.94</w:t>
            </w:r>
          </w:p>
        </w:tc>
        <w:tc>
          <w:tcPr>
            <w:tcW w:w="1417" w:type="dxa"/>
            <w:tcBorders>
              <w:top w:val="nil"/>
              <w:left w:val="nil"/>
              <w:bottom w:val="nil"/>
              <w:right w:val="nil"/>
            </w:tcBorders>
          </w:tcPr>
          <w:p w14:paraId="188E5C6B" w14:textId="77777777" w:rsidR="00713B1D" w:rsidRPr="00270E7F" w:rsidRDefault="00713B1D" w:rsidP="00EB30B9">
            <w:pPr>
              <w:jc w:val="right"/>
              <w:rPr>
                <w:rFonts w:ascii="Times New Roman" w:hAnsi="Times New Roman" w:cs="Times New Roman"/>
                <w:color w:val="000000"/>
              </w:rPr>
            </w:pPr>
          </w:p>
        </w:tc>
      </w:tr>
      <w:tr w:rsidR="00713B1D" w:rsidRPr="005D47E4" w14:paraId="55A7D751" w14:textId="287C304A" w:rsidTr="00713B1D">
        <w:trPr>
          <w:trHeight w:val="290"/>
        </w:trPr>
        <w:tc>
          <w:tcPr>
            <w:tcW w:w="3402" w:type="dxa"/>
            <w:tcBorders>
              <w:top w:val="nil"/>
              <w:left w:val="nil"/>
              <w:bottom w:val="nil"/>
              <w:right w:val="nil"/>
            </w:tcBorders>
            <w:shd w:val="clear" w:color="auto" w:fill="auto"/>
            <w:noWrap/>
            <w:vAlign w:val="bottom"/>
          </w:tcPr>
          <w:p w14:paraId="55A7D748" w14:textId="77777777" w:rsidR="00713B1D" w:rsidRPr="000C4F46" w:rsidRDefault="00713B1D" w:rsidP="00EB30B9">
            <w:pPr>
              <w:rPr>
                <w:rFonts w:ascii="Times New Roman" w:hAnsi="Times New Roman" w:cs="Times New Roman"/>
                <w:i/>
                <w:color w:val="000000"/>
              </w:rPr>
            </w:pPr>
          </w:p>
        </w:tc>
        <w:tc>
          <w:tcPr>
            <w:tcW w:w="1560" w:type="dxa"/>
            <w:tcBorders>
              <w:top w:val="nil"/>
              <w:left w:val="nil"/>
              <w:bottom w:val="nil"/>
              <w:right w:val="nil"/>
            </w:tcBorders>
            <w:shd w:val="clear" w:color="auto" w:fill="auto"/>
            <w:noWrap/>
            <w:vAlign w:val="bottom"/>
          </w:tcPr>
          <w:p w14:paraId="55A7D749" w14:textId="77777777" w:rsidR="00713B1D" w:rsidRPr="00270E7F" w:rsidRDefault="00713B1D" w:rsidP="00EB30B9">
            <w:pPr>
              <w:rPr>
                <w:rFonts w:ascii="Times New Roman" w:hAnsi="Times New Roman" w:cs="Times New Roman"/>
                <w:color w:val="000000"/>
              </w:rPr>
            </w:pPr>
          </w:p>
        </w:tc>
        <w:tc>
          <w:tcPr>
            <w:tcW w:w="1984" w:type="dxa"/>
            <w:tcBorders>
              <w:top w:val="nil"/>
              <w:left w:val="nil"/>
              <w:bottom w:val="nil"/>
              <w:right w:val="nil"/>
            </w:tcBorders>
            <w:shd w:val="clear" w:color="auto" w:fill="auto"/>
            <w:noWrap/>
            <w:vAlign w:val="bottom"/>
          </w:tcPr>
          <w:p w14:paraId="55A7D74A" w14:textId="77777777" w:rsidR="00713B1D" w:rsidRPr="00270E7F" w:rsidRDefault="00713B1D" w:rsidP="00EB30B9">
            <w:pPr>
              <w:rPr>
                <w:rFonts w:ascii="Times New Roman" w:hAnsi="Times New Roman" w:cs="Times New Roman"/>
                <w:color w:val="000000"/>
              </w:rPr>
            </w:pPr>
          </w:p>
        </w:tc>
        <w:tc>
          <w:tcPr>
            <w:tcW w:w="851" w:type="dxa"/>
            <w:tcBorders>
              <w:top w:val="nil"/>
              <w:left w:val="nil"/>
              <w:bottom w:val="nil"/>
              <w:right w:val="nil"/>
            </w:tcBorders>
            <w:vAlign w:val="bottom"/>
          </w:tcPr>
          <w:p w14:paraId="55A7D74B" w14:textId="77777777" w:rsidR="00713B1D" w:rsidRPr="00270E7F" w:rsidRDefault="00713B1D" w:rsidP="00EB30B9">
            <w:pPr>
              <w:rPr>
                <w:rFonts w:ascii="Times New Roman" w:hAnsi="Times New Roman" w:cs="Times New Roman"/>
                <w:color w:val="000000"/>
              </w:rPr>
            </w:pPr>
          </w:p>
        </w:tc>
        <w:tc>
          <w:tcPr>
            <w:tcW w:w="992" w:type="dxa"/>
            <w:tcBorders>
              <w:top w:val="nil"/>
              <w:left w:val="nil"/>
              <w:bottom w:val="nil"/>
              <w:right w:val="nil"/>
            </w:tcBorders>
            <w:vAlign w:val="bottom"/>
          </w:tcPr>
          <w:p w14:paraId="55A7D74C" w14:textId="77777777" w:rsidR="00713B1D" w:rsidRPr="00270E7F" w:rsidRDefault="00713B1D" w:rsidP="00EB30B9">
            <w:pPr>
              <w:rPr>
                <w:rFonts w:ascii="Times New Roman" w:hAnsi="Times New Roman" w:cs="Times New Roman"/>
                <w:color w:val="000000"/>
              </w:rPr>
            </w:pPr>
          </w:p>
        </w:tc>
        <w:tc>
          <w:tcPr>
            <w:tcW w:w="1276" w:type="dxa"/>
            <w:tcBorders>
              <w:top w:val="nil"/>
              <w:left w:val="nil"/>
              <w:bottom w:val="nil"/>
              <w:right w:val="nil"/>
            </w:tcBorders>
            <w:vAlign w:val="bottom"/>
          </w:tcPr>
          <w:p w14:paraId="55A7D74D" w14:textId="77777777" w:rsidR="00713B1D" w:rsidRPr="00270E7F" w:rsidRDefault="00713B1D" w:rsidP="0022293B">
            <w:pPr>
              <w:jc w:val="center"/>
              <w:rPr>
                <w:rFonts w:ascii="Times New Roman" w:hAnsi="Times New Roman" w:cs="Times New Roman"/>
                <w:color w:val="000000"/>
              </w:rPr>
            </w:pPr>
          </w:p>
        </w:tc>
        <w:tc>
          <w:tcPr>
            <w:tcW w:w="1276" w:type="dxa"/>
            <w:tcBorders>
              <w:top w:val="nil"/>
              <w:left w:val="nil"/>
              <w:bottom w:val="nil"/>
              <w:right w:val="nil"/>
            </w:tcBorders>
            <w:vAlign w:val="bottom"/>
          </w:tcPr>
          <w:p w14:paraId="55A7D74E" w14:textId="77777777" w:rsidR="00713B1D" w:rsidRPr="00270E7F" w:rsidRDefault="00713B1D" w:rsidP="0022293B">
            <w:pPr>
              <w:jc w:val="center"/>
              <w:rPr>
                <w:rFonts w:ascii="Times New Roman" w:hAnsi="Times New Roman" w:cs="Times New Roman"/>
                <w:color w:val="000000"/>
              </w:rPr>
            </w:pPr>
          </w:p>
        </w:tc>
        <w:tc>
          <w:tcPr>
            <w:tcW w:w="1417" w:type="dxa"/>
            <w:tcBorders>
              <w:top w:val="nil"/>
              <w:left w:val="nil"/>
              <w:bottom w:val="nil"/>
              <w:right w:val="nil"/>
            </w:tcBorders>
            <w:vAlign w:val="bottom"/>
          </w:tcPr>
          <w:p w14:paraId="55A7D74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750"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72.82</w:t>
            </w:r>
          </w:p>
        </w:tc>
        <w:tc>
          <w:tcPr>
            <w:tcW w:w="1417" w:type="dxa"/>
            <w:tcBorders>
              <w:top w:val="nil"/>
              <w:left w:val="nil"/>
              <w:bottom w:val="nil"/>
              <w:right w:val="nil"/>
            </w:tcBorders>
          </w:tcPr>
          <w:p w14:paraId="3F55624C" w14:textId="77777777" w:rsidR="00713B1D" w:rsidRPr="00270E7F" w:rsidRDefault="00713B1D" w:rsidP="00EB30B9">
            <w:pPr>
              <w:jc w:val="right"/>
              <w:rPr>
                <w:rFonts w:ascii="Times New Roman" w:hAnsi="Times New Roman" w:cs="Times New Roman"/>
                <w:color w:val="000000"/>
              </w:rPr>
            </w:pPr>
          </w:p>
        </w:tc>
      </w:tr>
      <w:tr w:rsidR="00713B1D" w:rsidRPr="005D47E4" w14:paraId="55A7D75B" w14:textId="49A8C82A" w:rsidTr="00713B1D">
        <w:trPr>
          <w:trHeight w:val="290"/>
        </w:trPr>
        <w:tc>
          <w:tcPr>
            <w:tcW w:w="3402" w:type="dxa"/>
            <w:tcBorders>
              <w:top w:val="nil"/>
              <w:left w:val="nil"/>
              <w:bottom w:val="nil"/>
              <w:right w:val="nil"/>
            </w:tcBorders>
            <w:shd w:val="clear" w:color="auto" w:fill="auto"/>
            <w:noWrap/>
            <w:vAlign w:val="bottom"/>
          </w:tcPr>
          <w:p w14:paraId="55A7D752"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Utricularia gibba</w:t>
            </w:r>
          </w:p>
        </w:tc>
        <w:tc>
          <w:tcPr>
            <w:tcW w:w="1560" w:type="dxa"/>
            <w:tcBorders>
              <w:top w:val="nil"/>
              <w:left w:val="nil"/>
              <w:bottom w:val="nil"/>
              <w:right w:val="nil"/>
            </w:tcBorders>
            <w:shd w:val="clear" w:color="auto" w:fill="auto"/>
            <w:noWrap/>
            <w:vAlign w:val="bottom"/>
          </w:tcPr>
          <w:p w14:paraId="55A7D75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D75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Lentibulariaceae</w:t>
            </w:r>
          </w:p>
        </w:tc>
        <w:tc>
          <w:tcPr>
            <w:tcW w:w="851" w:type="dxa"/>
            <w:tcBorders>
              <w:top w:val="nil"/>
              <w:left w:val="nil"/>
              <w:bottom w:val="nil"/>
              <w:right w:val="nil"/>
            </w:tcBorders>
            <w:vAlign w:val="bottom"/>
          </w:tcPr>
          <w:p w14:paraId="55A7D75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75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757"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0.3</w:t>
            </w:r>
          </w:p>
        </w:tc>
        <w:tc>
          <w:tcPr>
            <w:tcW w:w="1276" w:type="dxa"/>
            <w:tcBorders>
              <w:top w:val="nil"/>
              <w:left w:val="nil"/>
              <w:bottom w:val="nil"/>
              <w:right w:val="nil"/>
            </w:tcBorders>
            <w:vAlign w:val="bottom"/>
          </w:tcPr>
          <w:p w14:paraId="55A7D758"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0.05</w:t>
            </w:r>
          </w:p>
        </w:tc>
        <w:tc>
          <w:tcPr>
            <w:tcW w:w="1417" w:type="dxa"/>
            <w:tcBorders>
              <w:top w:val="nil"/>
              <w:left w:val="nil"/>
              <w:bottom w:val="nil"/>
              <w:right w:val="nil"/>
            </w:tcBorders>
            <w:vAlign w:val="bottom"/>
          </w:tcPr>
          <w:p w14:paraId="55A7D75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5A"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219.24</w:t>
            </w:r>
          </w:p>
        </w:tc>
        <w:tc>
          <w:tcPr>
            <w:tcW w:w="1417" w:type="dxa"/>
            <w:tcBorders>
              <w:top w:val="nil"/>
              <w:left w:val="nil"/>
              <w:bottom w:val="nil"/>
              <w:right w:val="nil"/>
            </w:tcBorders>
          </w:tcPr>
          <w:p w14:paraId="6B13C2D4" w14:textId="77777777" w:rsidR="00713B1D" w:rsidRPr="00270E7F" w:rsidRDefault="00713B1D" w:rsidP="00EB30B9">
            <w:pPr>
              <w:jc w:val="right"/>
              <w:rPr>
                <w:rFonts w:ascii="Times New Roman" w:hAnsi="Times New Roman" w:cs="Times New Roman"/>
                <w:color w:val="000000"/>
              </w:rPr>
            </w:pPr>
          </w:p>
        </w:tc>
      </w:tr>
      <w:tr w:rsidR="00713B1D" w:rsidRPr="005D47E4" w14:paraId="55A7D765" w14:textId="70263B78" w:rsidTr="00713B1D">
        <w:trPr>
          <w:trHeight w:val="290"/>
        </w:trPr>
        <w:tc>
          <w:tcPr>
            <w:tcW w:w="3402" w:type="dxa"/>
            <w:tcBorders>
              <w:top w:val="nil"/>
              <w:left w:val="nil"/>
              <w:bottom w:val="nil"/>
              <w:right w:val="nil"/>
            </w:tcBorders>
            <w:shd w:val="clear" w:color="auto" w:fill="auto"/>
            <w:noWrap/>
            <w:vAlign w:val="bottom"/>
          </w:tcPr>
          <w:p w14:paraId="55A7D75C"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Verbascum thapsus</w:t>
            </w:r>
          </w:p>
        </w:tc>
        <w:tc>
          <w:tcPr>
            <w:tcW w:w="1560" w:type="dxa"/>
            <w:tcBorders>
              <w:top w:val="nil"/>
              <w:left w:val="nil"/>
              <w:bottom w:val="nil"/>
              <w:right w:val="nil"/>
            </w:tcBorders>
            <w:shd w:val="clear" w:color="auto" w:fill="auto"/>
            <w:noWrap/>
            <w:vAlign w:val="bottom"/>
          </w:tcPr>
          <w:p w14:paraId="55A7D75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Lamiales</w:t>
            </w:r>
          </w:p>
        </w:tc>
        <w:tc>
          <w:tcPr>
            <w:tcW w:w="1984" w:type="dxa"/>
            <w:tcBorders>
              <w:top w:val="nil"/>
              <w:left w:val="nil"/>
              <w:bottom w:val="nil"/>
              <w:right w:val="nil"/>
            </w:tcBorders>
            <w:shd w:val="clear" w:color="auto" w:fill="auto"/>
            <w:noWrap/>
            <w:vAlign w:val="bottom"/>
          </w:tcPr>
          <w:p w14:paraId="55A7D75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Scrophulariaceae</w:t>
            </w:r>
          </w:p>
        </w:tc>
        <w:tc>
          <w:tcPr>
            <w:tcW w:w="851" w:type="dxa"/>
            <w:tcBorders>
              <w:top w:val="nil"/>
              <w:left w:val="nil"/>
              <w:bottom w:val="nil"/>
              <w:right w:val="nil"/>
            </w:tcBorders>
            <w:vAlign w:val="bottom"/>
          </w:tcPr>
          <w:p w14:paraId="55A7D75F"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760"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761"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w:t>
            </w:r>
          </w:p>
        </w:tc>
        <w:tc>
          <w:tcPr>
            <w:tcW w:w="1276" w:type="dxa"/>
            <w:tcBorders>
              <w:top w:val="nil"/>
              <w:left w:val="nil"/>
              <w:bottom w:val="nil"/>
              <w:right w:val="nil"/>
            </w:tcBorders>
            <w:vAlign w:val="bottom"/>
          </w:tcPr>
          <w:p w14:paraId="55A7D762"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0.10</w:t>
            </w:r>
          </w:p>
        </w:tc>
        <w:tc>
          <w:tcPr>
            <w:tcW w:w="1417" w:type="dxa"/>
            <w:tcBorders>
              <w:top w:val="nil"/>
              <w:left w:val="nil"/>
              <w:bottom w:val="nil"/>
              <w:right w:val="nil"/>
            </w:tcBorders>
            <w:vAlign w:val="bottom"/>
          </w:tcPr>
          <w:p w14:paraId="55A7D76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wind.none</w:t>
            </w:r>
          </w:p>
        </w:tc>
        <w:tc>
          <w:tcPr>
            <w:tcW w:w="1417" w:type="dxa"/>
            <w:tcBorders>
              <w:top w:val="nil"/>
              <w:left w:val="nil"/>
              <w:bottom w:val="nil"/>
              <w:right w:val="nil"/>
            </w:tcBorders>
            <w:vAlign w:val="bottom"/>
          </w:tcPr>
          <w:p w14:paraId="55A7D764"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0.95</w:t>
            </w:r>
          </w:p>
        </w:tc>
        <w:tc>
          <w:tcPr>
            <w:tcW w:w="1417" w:type="dxa"/>
            <w:tcBorders>
              <w:top w:val="nil"/>
              <w:left w:val="nil"/>
              <w:bottom w:val="nil"/>
              <w:right w:val="nil"/>
            </w:tcBorders>
          </w:tcPr>
          <w:p w14:paraId="05C45F90" w14:textId="77777777" w:rsidR="00713B1D" w:rsidRPr="00270E7F" w:rsidRDefault="00713B1D" w:rsidP="00EB30B9">
            <w:pPr>
              <w:jc w:val="right"/>
              <w:rPr>
                <w:rFonts w:ascii="Times New Roman" w:hAnsi="Times New Roman" w:cs="Times New Roman"/>
                <w:color w:val="000000"/>
              </w:rPr>
            </w:pPr>
          </w:p>
        </w:tc>
      </w:tr>
      <w:tr w:rsidR="00713B1D" w:rsidRPr="005D47E4" w14:paraId="55A7D76F" w14:textId="5992B941" w:rsidTr="00713B1D">
        <w:trPr>
          <w:trHeight w:val="290"/>
        </w:trPr>
        <w:tc>
          <w:tcPr>
            <w:tcW w:w="3402" w:type="dxa"/>
            <w:tcBorders>
              <w:top w:val="nil"/>
              <w:left w:val="nil"/>
              <w:bottom w:val="nil"/>
              <w:right w:val="nil"/>
            </w:tcBorders>
            <w:shd w:val="clear" w:color="auto" w:fill="auto"/>
            <w:noWrap/>
            <w:vAlign w:val="bottom"/>
          </w:tcPr>
          <w:p w14:paraId="55A7D766"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Vinca major</w:t>
            </w:r>
          </w:p>
        </w:tc>
        <w:tc>
          <w:tcPr>
            <w:tcW w:w="1560" w:type="dxa"/>
            <w:tcBorders>
              <w:top w:val="nil"/>
              <w:left w:val="nil"/>
              <w:bottom w:val="nil"/>
              <w:right w:val="nil"/>
            </w:tcBorders>
            <w:shd w:val="clear" w:color="auto" w:fill="auto"/>
            <w:noWrap/>
            <w:vAlign w:val="bottom"/>
          </w:tcPr>
          <w:p w14:paraId="55A7D76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Gentianales</w:t>
            </w:r>
          </w:p>
        </w:tc>
        <w:tc>
          <w:tcPr>
            <w:tcW w:w="1984" w:type="dxa"/>
            <w:tcBorders>
              <w:top w:val="nil"/>
              <w:left w:val="nil"/>
              <w:bottom w:val="nil"/>
              <w:right w:val="nil"/>
            </w:tcBorders>
            <w:shd w:val="clear" w:color="auto" w:fill="auto"/>
            <w:noWrap/>
            <w:vAlign w:val="bottom"/>
          </w:tcPr>
          <w:p w14:paraId="55A7D76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Apocynaceae</w:t>
            </w:r>
          </w:p>
        </w:tc>
        <w:tc>
          <w:tcPr>
            <w:tcW w:w="851" w:type="dxa"/>
            <w:tcBorders>
              <w:top w:val="nil"/>
              <w:left w:val="nil"/>
              <w:bottom w:val="nil"/>
              <w:right w:val="nil"/>
            </w:tcBorders>
            <w:vAlign w:val="bottom"/>
          </w:tcPr>
          <w:p w14:paraId="55A7D769"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nil"/>
              <w:right w:val="nil"/>
            </w:tcBorders>
            <w:vAlign w:val="bottom"/>
          </w:tcPr>
          <w:p w14:paraId="55A7D76A"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76B"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76C"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19.41</w:t>
            </w:r>
          </w:p>
        </w:tc>
        <w:tc>
          <w:tcPr>
            <w:tcW w:w="1417" w:type="dxa"/>
            <w:tcBorders>
              <w:top w:val="nil"/>
              <w:left w:val="nil"/>
              <w:bottom w:val="nil"/>
              <w:right w:val="nil"/>
            </w:tcBorders>
            <w:vAlign w:val="bottom"/>
          </w:tcPr>
          <w:p w14:paraId="55A7D76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ant</w:t>
            </w:r>
          </w:p>
        </w:tc>
        <w:tc>
          <w:tcPr>
            <w:tcW w:w="1417" w:type="dxa"/>
            <w:tcBorders>
              <w:top w:val="nil"/>
              <w:left w:val="nil"/>
              <w:bottom w:val="nil"/>
              <w:right w:val="nil"/>
            </w:tcBorders>
            <w:vAlign w:val="bottom"/>
          </w:tcPr>
          <w:p w14:paraId="55A7D76E"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13.69</w:t>
            </w:r>
          </w:p>
        </w:tc>
        <w:tc>
          <w:tcPr>
            <w:tcW w:w="1417" w:type="dxa"/>
            <w:tcBorders>
              <w:top w:val="nil"/>
              <w:left w:val="nil"/>
              <w:bottom w:val="nil"/>
              <w:right w:val="nil"/>
            </w:tcBorders>
          </w:tcPr>
          <w:p w14:paraId="6CD9D751" w14:textId="77777777" w:rsidR="00713B1D" w:rsidRPr="00270E7F" w:rsidRDefault="00713B1D" w:rsidP="00EB30B9">
            <w:pPr>
              <w:jc w:val="right"/>
              <w:rPr>
                <w:rFonts w:ascii="Times New Roman" w:hAnsi="Times New Roman" w:cs="Times New Roman"/>
                <w:color w:val="000000"/>
              </w:rPr>
            </w:pPr>
          </w:p>
        </w:tc>
      </w:tr>
      <w:tr w:rsidR="00713B1D" w:rsidRPr="005D47E4" w14:paraId="55A7D779" w14:textId="7C261D0F" w:rsidTr="00713B1D">
        <w:trPr>
          <w:trHeight w:val="290"/>
        </w:trPr>
        <w:tc>
          <w:tcPr>
            <w:tcW w:w="3402" w:type="dxa"/>
            <w:tcBorders>
              <w:top w:val="nil"/>
              <w:left w:val="nil"/>
              <w:bottom w:val="nil"/>
              <w:right w:val="nil"/>
            </w:tcBorders>
            <w:shd w:val="clear" w:color="auto" w:fill="auto"/>
            <w:noWrap/>
            <w:vAlign w:val="bottom"/>
          </w:tcPr>
          <w:p w14:paraId="55A7D770"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Vitis vinifera</w:t>
            </w:r>
          </w:p>
        </w:tc>
        <w:tc>
          <w:tcPr>
            <w:tcW w:w="1560" w:type="dxa"/>
            <w:tcBorders>
              <w:top w:val="nil"/>
              <w:left w:val="nil"/>
              <w:bottom w:val="nil"/>
              <w:right w:val="nil"/>
            </w:tcBorders>
            <w:shd w:val="clear" w:color="auto" w:fill="auto"/>
            <w:noWrap/>
            <w:vAlign w:val="bottom"/>
          </w:tcPr>
          <w:p w14:paraId="55A7D77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Vitales</w:t>
            </w:r>
          </w:p>
        </w:tc>
        <w:tc>
          <w:tcPr>
            <w:tcW w:w="1984" w:type="dxa"/>
            <w:tcBorders>
              <w:top w:val="nil"/>
              <w:left w:val="nil"/>
              <w:bottom w:val="nil"/>
              <w:right w:val="nil"/>
            </w:tcBorders>
            <w:shd w:val="clear" w:color="auto" w:fill="auto"/>
            <w:noWrap/>
            <w:vAlign w:val="bottom"/>
          </w:tcPr>
          <w:p w14:paraId="55A7D772"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Vitaceae</w:t>
            </w:r>
          </w:p>
        </w:tc>
        <w:tc>
          <w:tcPr>
            <w:tcW w:w="851" w:type="dxa"/>
            <w:tcBorders>
              <w:top w:val="nil"/>
              <w:left w:val="nil"/>
              <w:bottom w:val="nil"/>
              <w:right w:val="nil"/>
            </w:tcBorders>
            <w:vAlign w:val="bottom"/>
          </w:tcPr>
          <w:p w14:paraId="55A7D773"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774"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shrub</w:t>
            </w:r>
          </w:p>
        </w:tc>
        <w:tc>
          <w:tcPr>
            <w:tcW w:w="1276" w:type="dxa"/>
            <w:tcBorders>
              <w:top w:val="nil"/>
              <w:left w:val="nil"/>
              <w:bottom w:val="nil"/>
              <w:right w:val="nil"/>
            </w:tcBorders>
            <w:vAlign w:val="bottom"/>
          </w:tcPr>
          <w:p w14:paraId="55A7D775"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276" w:type="dxa"/>
            <w:tcBorders>
              <w:top w:val="nil"/>
              <w:left w:val="nil"/>
              <w:bottom w:val="nil"/>
              <w:right w:val="nil"/>
            </w:tcBorders>
            <w:vAlign w:val="bottom"/>
          </w:tcPr>
          <w:p w14:paraId="55A7D776"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30.50</w:t>
            </w:r>
          </w:p>
        </w:tc>
        <w:tc>
          <w:tcPr>
            <w:tcW w:w="1417" w:type="dxa"/>
            <w:tcBorders>
              <w:top w:val="nil"/>
              <w:left w:val="nil"/>
              <w:bottom w:val="nil"/>
              <w:right w:val="nil"/>
            </w:tcBorders>
            <w:vAlign w:val="bottom"/>
          </w:tcPr>
          <w:p w14:paraId="55A7D77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78"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66.82</w:t>
            </w:r>
          </w:p>
        </w:tc>
        <w:tc>
          <w:tcPr>
            <w:tcW w:w="1417" w:type="dxa"/>
            <w:tcBorders>
              <w:top w:val="nil"/>
              <w:left w:val="nil"/>
              <w:bottom w:val="nil"/>
              <w:right w:val="nil"/>
            </w:tcBorders>
          </w:tcPr>
          <w:p w14:paraId="5D35B22C" w14:textId="77777777" w:rsidR="00713B1D" w:rsidRPr="00270E7F" w:rsidRDefault="00713B1D" w:rsidP="00EB30B9">
            <w:pPr>
              <w:jc w:val="right"/>
              <w:rPr>
                <w:rFonts w:ascii="Times New Roman" w:hAnsi="Times New Roman" w:cs="Times New Roman"/>
                <w:color w:val="000000"/>
              </w:rPr>
            </w:pPr>
          </w:p>
        </w:tc>
      </w:tr>
      <w:tr w:rsidR="00713B1D" w:rsidRPr="005D47E4" w14:paraId="55A7D783" w14:textId="70012736" w:rsidTr="00713B1D">
        <w:trPr>
          <w:trHeight w:val="290"/>
        </w:trPr>
        <w:tc>
          <w:tcPr>
            <w:tcW w:w="3402" w:type="dxa"/>
            <w:tcBorders>
              <w:top w:val="nil"/>
              <w:left w:val="nil"/>
              <w:bottom w:val="nil"/>
              <w:right w:val="nil"/>
            </w:tcBorders>
            <w:shd w:val="clear" w:color="auto" w:fill="auto"/>
            <w:noWrap/>
            <w:vAlign w:val="bottom"/>
          </w:tcPr>
          <w:p w14:paraId="55A7D77A"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Zantedeschia aethiopica</w:t>
            </w:r>
          </w:p>
        </w:tc>
        <w:tc>
          <w:tcPr>
            <w:tcW w:w="1560" w:type="dxa"/>
            <w:tcBorders>
              <w:top w:val="nil"/>
              <w:left w:val="nil"/>
              <w:bottom w:val="nil"/>
              <w:right w:val="nil"/>
            </w:tcBorders>
            <w:shd w:val="clear" w:color="auto" w:fill="auto"/>
            <w:noWrap/>
            <w:vAlign w:val="bottom"/>
          </w:tcPr>
          <w:p w14:paraId="55A7D77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Alismatales</w:t>
            </w:r>
          </w:p>
        </w:tc>
        <w:tc>
          <w:tcPr>
            <w:tcW w:w="1984" w:type="dxa"/>
            <w:tcBorders>
              <w:top w:val="nil"/>
              <w:left w:val="nil"/>
              <w:bottom w:val="nil"/>
              <w:right w:val="nil"/>
            </w:tcBorders>
            <w:shd w:val="clear" w:color="auto" w:fill="auto"/>
            <w:noWrap/>
            <w:vAlign w:val="bottom"/>
          </w:tcPr>
          <w:p w14:paraId="55A7D77C"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Araceae</w:t>
            </w:r>
          </w:p>
        </w:tc>
        <w:tc>
          <w:tcPr>
            <w:tcW w:w="851" w:type="dxa"/>
            <w:tcBorders>
              <w:top w:val="nil"/>
              <w:left w:val="nil"/>
              <w:bottom w:val="nil"/>
              <w:right w:val="nil"/>
            </w:tcBorders>
            <w:vAlign w:val="bottom"/>
          </w:tcPr>
          <w:p w14:paraId="55A7D77D"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fleshy</w:t>
            </w:r>
          </w:p>
        </w:tc>
        <w:tc>
          <w:tcPr>
            <w:tcW w:w="992" w:type="dxa"/>
            <w:tcBorders>
              <w:top w:val="nil"/>
              <w:left w:val="nil"/>
              <w:bottom w:val="nil"/>
              <w:right w:val="nil"/>
            </w:tcBorders>
            <w:vAlign w:val="bottom"/>
          </w:tcPr>
          <w:p w14:paraId="55A7D77E"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nil"/>
              <w:right w:val="nil"/>
            </w:tcBorders>
            <w:vAlign w:val="bottom"/>
          </w:tcPr>
          <w:p w14:paraId="55A7D77F"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1.5</w:t>
            </w:r>
          </w:p>
        </w:tc>
        <w:tc>
          <w:tcPr>
            <w:tcW w:w="1276" w:type="dxa"/>
            <w:tcBorders>
              <w:top w:val="nil"/>
              <w:left w:val="nil"/>
              <w:bottom w:val="nil"/>
              <w:right w:val="nil"/>
            </w:tcBorders>
            <w:vAlign w:val="bottom"/>
          </w:tcPr>
          <w:p w14:paraId="55A7D780"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20.26</w:t>
            </w:r>
          </w:p>
        </w:tc>
        <w:tc>
          <w:tcPr>
            <w:tcW w:w="1417" w:type="dxa"/>
            <w:tcBorders>
              <w:top w:val="nil"/>
              <w:left w:val="nil"/>
              <w:bottom w:val="nil"/>
              <w:right w:val="nil"/>
            </w:tcBorders>
            <w:vAlign w:val="bottom"/>
          </w:tcPr>
          <w:p w14:paraId="55A7D781"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nil"/>
              <w:right w:val="nil"/>
            </w:tcBorders>
            <w:vAlign w:val="bottom"/>
          </w:tcPr>
          <w:p w14:paraId="55A7D782"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120.26</w:t>
            </w:r>
          </w:p>
        </w:tc>
        <w:tc>
          <w:tcPr>
            <w:tcW w:w="1417" w:type="dxa"/>
            <w:tcBorders>
              <w:top w:val="nil"/>
              <w:left w:val="nil"/>
              <w:bottom w:val="nil"/>
              <w:right w:val="nil"/>
            </w:tcBorders>
          </w:tcPr>
          <w:p w14:paraId="774A2BAA" w14:textId="77777777" w:rsidR="00713B1D" w:rsidRPr="00270E7F" w:rsidRDefault="00713B1D" w:rsidP="00EB30B9">
            <w:pPr>
              <w:jc w:val="right"/>
              <w:rPr>
                <w:rFonts w:ascii="Times New Roman" w:hAnsi="Times New Roman" w:cs="Times New Roman"/>
                <w:color w:val="000000"/>
              </w:rPr>
            </w:pPr>
          </w:p>
        </w:tc>
      </w:tr>
      <w:tr w:rsidR="00713B1D" w:rsidRPr="005D47E4" w14:paraId="55A7D78D" w14:textId="737A0C12" w:rsidTr="00713B1D">
        <w:trPr>
          <w:trHeight w:val="290"/>
        </w:trPr>
        <w:tc>
          <w:tcPr>
            <w:tcW w:w="3402" w:type="dxa"/>
            <w:tcBorders>
              <w:top w:val="nil"/>
              <w:left w:val="nil"/>
              <w:bottom w:val="single" w:sz="4" w:space="0" w:color="auto"/>
              <w:right w:val="nil"/>
            </w:tcBorders>
            <w:shd w:val="clear" w:color="auto" w:fill="auto"/>
            <w:noWrap/>
            <w:vAlign w:val="bottom"/>
          </w:tcPr>
          <w:p w14:paraId="55A7D784" w14:textId="77777777" w:rsidR="00713B1D" w:rsidRPr="000C4F46" w:rsidRDefault="00713B1D" w:rsidP="00EB30B9">
            <w:pPr>
              <w:rPr>
                <w:rFonts w:ascii="Times New Roman" w:hAnsi="Times New Roman" w:cs="Times New Roman"/>
                <w:i/>
                <w:color w:val="000000"/>
              </w:rPr>
            </w:pPr>
            <w:r w:rsidRPr="000C4F46">
              <w:rPr>
                <w:rFonts w:ascii="Times New Roman" w:hAnsi="Times New Roman" w:cs="Times New Roman"/>
                <w:i/>
                <w:color w:val="000000"/>
              </w:rPr>
              <w:t>Zizania latifolia</w:t>
            </w:r>
          </w:p>
        </w:tc>
        <w:tc>
          <w:tcPr>
            <w:tcW w:w="1560" w:type="dxa"/>
            <w:tcBorders>
              <w:top w:val="nil"/>
              <w:left w:val="nil"/>
              <w:bottom w:val="single" w:sz="4" w:space="0" w:color="auto"/>
              <w:right w:val="nil"/>
            </w:tcBorders>
            <w:shd w:val="clear" w:color="auto" w:fill="auto"/>
            <w:noWrap/>
            <w:vAlign w:val="bottom"/>
          </w:tcPr>
          <w:p w14:paraId="55A7D785"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Poales</w:t>
            </w:r>
          </w:p>
        </w:tc>
        <w:tc>
          <w:tcPr>
            <w:tcW w:w="1984" w:type="dxa"/>
            <w:tcBorders>
              <w:top w:val="nil"/>
              <w:left w:val="nil"/>
              <w:bottom w:val="single" w:sz="4" w:space="0" w:color="auto"/>
              <w:right w:val="nil"/>
            </w:tcBorders>
            <w:shd w:val="clear" w:color="auto" w:fill="auto"/>
            <w:noWrap/>
            <w:vAlign w:val="bottom"/>
          </w:tcPr>
          <w:p w14:paraId="55A7D786"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Poaceae</w:t>
            </w:r>
          </w:p>
        </w:tc>
        <w:tc>
          <w:tcPr>
            <w:tcW w:w="851" w:type="dxa"/>
            <w:tcBorders>
              <w:top w:val="nil"/>
              <w:left w:val="nil"/>
              <w:bottom w:val="single" w:sz="4" w:space="0" w:color="auto"/>
              <w:right w:val="nil"/>
            </w:tcBorders>
            <w:vAlign w:val="bottom"/>
          </w:tcPr>
          <w:p w14:paraId="55A7D787"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dry</w:t>
            </w:r>
          </w:p>
        </w:tc>
        <w:tc>
          <w:tcPr>
            <w:tcW w:w="992" w:type="dxa"/>
            <w:tcBorders>
              <w:top w:val="nil"/>
              <w:left w:val="nil"/>
              <w:bottom w:val="single" w:sz="4" w:space="0" w:color="auto"/>
              <w:right w:val="nil"/>
            </w:tcBorders>
            <w:vAlign w:val="bottom"/>
          </w:tcPr>
          <w:p w14:paraId="55A7D788"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herb</w:t>
            </w:r>
          </w:p>
        </w:tc>
        <w:tc>
          <w:tcPr>
            <w:tcW w:w="1276" w:type="dxa"/>
            <w:tcBorders>
              <w:top w:val="nil"/>
              <w:left w:val="nil"/>
              <w:bottom w:val="single" w:sz="4" w:space="0" w:color="auto"/>
              <w:right w:val="nil"/>
            </w:tcBorders>
            <w:vAlign w:val="bottom"/>
          </w:tcPr>
          <w:p w14:paraId="55A7D789"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3</w:t>
            </w:r>
          </w:p>
        </w:tc>
        <w:tc>
          <w:tcPr>
            <w:tcW w:w="1276" w:type="dxa"/>
            <w:tcBorders>
              <w:top w:val="nil"/>
              <w:left w:val="nil"/>
              <w:bottom w:val="single" w:sz="4" w:space="0" w:color="auto"/>
              <w:right w:val="nil"/>
            </w:tcBorders>
            <w:vAlign w:val="bottom"/>
          </w:tcPr>
          <w:p w14:paraId="55A7D78A" w14:textId="77777777" w:rsidR="00713B1D" w:rsidRPr="00270E7F" w:rsidRDefault="00713B1D" w:rsidP="0022293B">
            <w:pPr>
              <w:jc w:val="center"/>
              <w:rPr>
                <w:rFonts w:ascii="Times New Roman" w:hAnsi="Times New Roman" w:cs="Times New Roman"/>
                <w:color w:val="000000"/>
              </w:rPr>
            </w:pPr>
            <w:r w:rsidRPr="00270E7F">
              <w:rPr>
                <w:rFonts w:ascii="Times New Roman" w:hAnsi="Times New Roman" w:cs="Times New Roman"/>
                <w:color w:val="000000"/>
              </w:rPr>
              <w:t>–</w:t>
            </w:r>
          </w:p>
        </w:tc>
        <w:tc>
          <w:tcPr>
            <w:tcW w:w="1417" w:type="dxa"/>
            <w:tcBorders>
              <w:top w:val="nil"/>
              <w:left w:val="nil"/>
              <w:bottom w:val="single" w:sz="4" w:space="0" w:color="auto"/>
              <w:right w:val="nil"/>
            </w:tcBorders>
            <w:vAlign w:val="bottom"/>
          </w:tcPr>
          <w:p w14:paraId="55A7D78B" w14:textId="77777777" w:rsidR="00713B1D" w:rsidRPr="00270E7F" w:rsidRDefault="00713B1D" w:rsidP="00EB30B9">
            <w:pPr>
              <w:rPr>
                <w:rFonts w:ascii="Times New Roman" w:hAnsi="Times New Roman" w:cs="Times New Roman"/>
                <w:color w:val="000000"/>
              </w:rPr>
            </w:pPr>
            <w:r w:rsidRPr="00270E7F">
              <w:rPr>
                <w:rFonts w:ascii="Times New Roman" w:hAnsi="Times New Roman" w:cs="Times New Roman"/>
                <w:color w:val="000000"/>
              </w:rPr>
              <w:t>animal</w:t>
            </w:r>
          </w:p>
        </w:tc>
        <w:tc>
          <w:tcPr>
            <w:tcW w:w="1417" w:type="dxa"/>
            <w:tcBorders>
              <w:top w:val="nil"/>
              <w:left w:val="nil"/>
              <w:bottom w:val="single" w:sz="4" w:space="0" w:color="auto"/>
              <w:right w:val="nil"/>
            </w:tcBorders>
            <w:vAlign w:val="bottom"/>
          </w:tcPr>
          <w:p w14:paraId="55A7D78C" w14:textId="77777777" w:rsidR="00713B1D" w:rsidRPr="00270E7F" w:rsidRDefault="00713B1D" w:rsidP="00EB30B9">
            <w:pPr>
              <w:jc w:val="right"/>
              <w:rPr>
                <w:rFonts w:ascii="Times New Roman" w:hAnsi="Times New Roman" w:cs="Times New Roman"/>
                <w:color w:val="000000"/>
              </w:rPr>
            </w:pPr>
            <w:r w:rsidRPr="00270E7F">
              <w:rPr>
                <w:rFonts w:ascii="Times New Roman" w:hAnsi="Times New Roman" w:cs="Times New Roman"/>
                <w:color w:val="000000"/>
              </w:rPr>
              <w:t>880.37</w:t>
            </w:r>
          </w:p>
        </w:tc>
        <w:tc>
          <w:tcPr>
            <w:tcW w:w="1417" w:type="dxa"/>
            <w:tcBorders>
              <w:top w:val="nil"/>
              <w:left w:val="nil"/>
              <w:bottom w:val="single" w:sz="4" w:space="0" w:color="auto"/>
              <w:right w:val="nil"/>
            </w:tcBorders>
          </w:tcPr>
          <w:p w14:paraId="2C2DFD5C" w14:textId="77777777" w:rsidR="00713B1D" w:rsidRPr="00270E7F" w:rsidRDefault="00713B1D" w:rsidP="00EB30B9">
            <w:pPr>
              <w:jc w:val="right"/>
              <w:rPr>
                <w:rFonts w:ascii="Times New Roman" w:hAnsi="Times New Roman" w:cs="Times New Roman"/>
                <w:color w:val="000000"/>
              </w:rPr>
            </w:pPr>
          </w:p>
        </w:tc>
      </w:tr>
    </w:tbl>
    <w:p w14:paraId="55A7D78E" w14:textId="77777777" w:rsidR="004D4DCA" w:rsidRPr="002C022F" w:rsidRDefault="004D4DCA">
      <w:pPr>
        <w:rPr>
          <w:rFonts w:ascii="Times New Roman" w:hAnsi="Times New Roman" w:cs="Times New Roman"/>
        </w:rPr>
      </w:pPr>
    </w:p>
    <w:sectPr w:rsidR="004D4DCA" w:rsidRPr="002C022F" w:rsidSect="00A377C2">
      <w:pgSz w:w="16838" w:h="11906" w:orient="landscape"/>
      <w:pgMar w:top="1800" w:right="1440" w:bottom="180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Debra" w:date="2024-08-29T14:57:00Z" w:initials="D">
    <w:p w14:paraId="450291F1" w14:textId="01D7818F" w:rsidR="00713B1D" w:rsidRDefault="00713B1D">
      <w:pPr>
        <w:pStyle w:val="CommentText"/>
      </w:pPr>
      <w:r>
        <w:rPr>
          <w:rStyle w:val="CommentReference"/>
        </w:rPr>
        <w:annotationRef/>
      </w:r>
      <w:r>
        <w:t>Do we need to use a threshold for the number of records</w:t>
      </w:r>
      <w:r w:rsidR="009C1B61">
        <w:t>? Observations</w:t>
      </w:r>
      <w:r>
        <w:t xml:space="preserve"> won’t necessarily reflect the actual distrib</w:t>
      </w:r>
      <w:r w:rsidR="009C1B61">
        <w:t>ution, but few observations of a species is likely to be a useful indicator that it is currently uncommon.</w:t>
      </w:r>
    </w:p>
  </w:comment>
  <w:comment w:id="4" w:author="Debra" w:date="2024-09-02T14:12:00Z" w:initials="D">
    <w:p w14:paraId="3E8ABE66" w14:textId="0AA3FCEE" w:rsidR="00CC6C1B" w:rsidRDefault="00CC6C1B">
      <w:pPr>
        <w:pStyle w:val="CommentText"/>
      </w:pPr>
      <w:r>
        <w:rPr>
          <w:rStyle w:val="CommentReference"/>
        </w:rPr>
        <w:annotationRef/>
      </w:r>
      <w:r>
        <w:t>I think we need to tighten up the criteria for which species to include. For instance, Solanum marginatum has only 64 observations, even though it is found from Dunedin to Whangarei.</w:t>
      </w:r>
    </w:p>
  </w:comment>
  <w:comment w:id="6" w:author="Kate McAlpine" w:date="2024-08-02T09:25:00Z" w:initials="KM">
    <w:p w14:paraId="0B3BE4B1" w14:textId="77777777" w:rsidR="00713B1D" w:rsidRDefault="00713B1D" w:rsidP="00B128AC">
      <w:pPr>
        <w:pStyle w:val="CommentText"/>
      </w:pPr>
      <w:r>
        <w:rPr>
          <w:rStyle w:val="CommentReference"/>
        </w:rPr>
        <w:annotationRef/>
      </w:r>
      <w:r>
        <w:t>In the rest of the paper you just use ‘wind’ for this category. Suggest changing one or the for consistency.</w:t>
      </w:r>
    </w:p>
  </w:comment>
  <w:comment w:id="7" w:author="Debra" w:date="2024-09-02T12:59:00Z" w:initials="D">
    <w:p w14:paraId="42B7771D" w14:textId="4C343B9A" w:rsidR="00713B1D" w:rsidRDefault="00713B1D">
      <w:pPr>
        <w:pStyle w:val="CommentText"/>
      </w:pPr>
      <w:r>
        <w:rPr>
          <w:rStyle w:val="CommentReference"/>
        </w:rPr>
        <w:annotationRef/>
      </w:r>
      <w:r>
        <w:t>I’ll change this once we know the modelled dispersal distances are final.</w:t>
      </w:r>
    </w:p>
  </w:comment>
  <w:comment w:id="8" w:author="Debra" w:date="2024-09-02T13:02:00Z" w:initials="D">
    <w:p w14:paraId="3D339847" w14:textId="275B6F6A" w:rsidR="00713B1D" w:rsidRDefault="00713B1D">
      <w:pPr>
        <w:pStyle w:val="CommentText"/>
      </w:pPr>
      <w:r>
        <w:rPr>
          <w:rStyle w:val="CommentReference"/>
        </w:rPr>
        <w:annotationRef/>
      </w:r>
      <w:r>
        <w:t>To be added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50291F1" w15:done="0"/>
  <w15:commentEx w15:paraId="3E8ABE66" w15:done="0"/>
  <w15:commentEx w15:paraId="0B3BE4B1" w15:done="0"/>
  <w15:commentEx w15:paraId="42B7771D" w15:paraIdParent="0B3BE4B1" w15:done="0"/>
  <w15:commentEx w15:paraId="3D3398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E90794" w16cex:dateUtc="2024-08-01T04:23:00Z"/>
  <w16cex:commentExtensible w16cex:durableId="34E7716B" w16cex:dateUtc="2024-08-01T04:27:00Z"/>
  <w16cex:commentExtensible w16cex:durableId="3EDEEA93" w16cex:dateUtc="2024-08-01T21:47:00Z"/>
  <w16cex:commentExtensible w16cex:durableId="2DBAF749" w16cex:dateUtc="2024-08-01T04:29:00Z"/>
  <w16cex:commentExtensible w16cex:durableId="0DBD30D0" w16cex:dateUtc="2024-08-01T04:32:00Z"/>
  <w16cex:commentExtensible w16cex:durableId="2498120F" w16cex:dateUtc="2024-08-01T04:33:00Z"/>
  <w16cex:commentExtensible w16cex:durableId="3B008E87" w16cex:dateUtc="2024-08-01T04:40:00Z"/>
  <w16cex:commentExtensible w16cex:durableId="0F14A9AC" w16cex:dateUtc="2024-08-01T05:27:00Z"/>
  <w16cex:commentExtensible w16cex:durableId="7CF0F7D2" w16cex:dateUtc="2024-08-01T05:28:00Z"/>
  <w16cex:commentExtensible w16cex:durableId="4D1961D9" w16cex:dateUtc="2024-08-01T05:28:00Z"/>
  <w16cex:commentExtensible w16cex:durableId="562BF34E" w16cex:dateUtc="2024-08-01T21:25:00Z"/>
  <w16cex:commentExtensible w16cex:durableId="1F10A5AA" w16cex:dateUtc="2024-08-01T22:26:00Z"/>
  <w16cex:commentExtensible w16cex:durableId="57C1FF12" w16cex:dateUtc="2024-08-01T21:56:00Z"/>
  <w16cex:commentExtensible w16cex:durableId="6164D112" w16cex:dateUtc="2024-08-01T21:55:00Z"/>
  <w16cex:commentExtensible w16cex:durableId="67069BB8" w16cex:dateUtc="2024-08-01T22:12:00Z"/>
  <w16cex:commentExtensible w16cex:durableId="1ADAD1E0" w16cex:dateUtc="2024-08-01T22:19:00Z"/>
  <w16cex:commentExtensible w16cex:durableId="2D074630" w16cex:dateUtc="2024-08-01T2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DBA2B5C" w16cid:durableId="29E90794"/>
  <w16cid:commentId w16cid:paraId="35041092" w16cid:durableId="34E7716B"/>
  <w16cid:commentId w16cid:paraId="26107CCD" w16cid:durableId="3EDEEA93"/>
  <w16cid:commentId w16cid:paraId="6BC4EAC1" w16cid:durableId="2DBAF749"/>
  <w16cid:commentId w16cid:paraId="5944AD3F" w16cid:durableId="0DBD30D0"/>
  <w16cid:commentId w16cid:paraId="30B6005A" w16cid:durableId="2498120F"/>
  <w16cid:commentId w16cid:paraId="7EEE740A" w16cid:durableId="3B008E87"/>
  <w16cid:commentId w16cid:paraId="074E7446" w16cid:durableId="0F14A9AC"/>
  <w16cid:commentId w16cid:paraId="0ECC1346" w16cid:durableId="7CF0F7D2"/>
  <w16cid:commentId w16cid:paraId="2192B661" w16cid:durableId="4D1961D9"/>
  <w16cid:commentId w16cid:paraId="0B3BE4B1" w16cid:durableId="562BF34E"/>
  <w16cid:commentId w16cid:paraId="05F1946D" w16cid:durableId="1F10A5AA"/>
  <w16cid:commentId w16cid:paraId="7437FC9F" w16cid:durableId="57C1FF12"/>
  <w16cid:commentId w16cid:paraId="199ED2D5" w16cid:durableId="6164D112"/>
  <w16cid:commentId w16cid:paraId="44791A59" w16cid:durableId="67069BB8"/>
  <w16cid:commentId w16cid:paraId="0704921C" w16cid:durableId="1ADAD1E0"/>
  <w16cid:commentId w16cid:paraId="0C355E39" w16cid:durableId="2D07463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B42DA7" w14:textId="77777777" w:rsidR="00AB6A24" w:rsidRDefault="00AB6A24" w:rsidP="00131489">
      <w:r>
        <w:separator/>
      </w:r>
    </w:p>
  </w:endnote>
  <w:endnote w:type="continuationSeparator" w:id="0">
    <w:p w14:paraId="7AE6C9F8" w14:textId="77777777" w:rsidR="00AB6A24" w:rsidRDefault="00AB6A24" w:rsidP="00131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0709402"/>
      <w:docPartObj>
        <w:docPartGallery w:val="Page Numbers (Bottom of Page)"/>
        <w:docPartUnique/>
      </w:docPartObj>
    </w:sdtPr>
    <w:sdtEndPr>
      <w:rPr>
        <w:noProof/>
      </w:rPr>
    </w:sdtEndPr>
    <w:sdtContent>
      <w:p w14:paraId="55A7D799" w14:textId="77777777" w:rsidR="00713B1D" w:rsidRDefault="00713B1D">
        <w:pPr>
          <w:pStyle w:val="Footer"/>
          <w:jc w:val="right"/>
        </w:pPr>
        <w:r>
          <w:fldChar w:fldCharType="begin"/>
        </w:r>
        <w:r>
          <w:instrText xml:space="preserve"> PAGE   \* MERGEFORMAT </w:instrText>
        </w:r>
        <w:r>
          <w:fldChar w:fldCharType="separate"/>
        </w:r>
        <w:r w:rsidR="000B5D74">
          <w:rPr>
            <w:noProof/>
          </w:rPr>
          <w:t>1</w:t>
        </w:r>
        <w:r>
          <w:rPr>
            <w:noProof/>
          </w:rPr>
          <w:fldChar w:fldCharType="end"/>
        </w:r>
      </w:p>
    </w:sdtContent>
  </w:sdt>
  <w:p w14:paraId="55A7D79A" w14:textId="77777777" w:rsidR="00713B1D" w:rsidRDefault="00713B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7C4660" w14:textId="77777777" w:rsidR="00AB6A24" w:rsidRDefault="00AB6A24" w:rsidP="00131489">
      <w:r>
        <w:separator/>
      </w:r>
    </w:p>
  </w:footnote>
  <w:footnote w:type="continuationSeparator" w:id="0">
    <w:p w14:paraId="51585317" w14:textId="77777777" w:rsidR="00AB6A24" w:rsidRDefault="00AB6A24" w:rsidP="0013148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50749"/>
    <w:multiLevelType w:val="hybridMultilevel"/>
    <w:tmpl w:val="76FAF6F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F8C56C7"/>
    <w:multiLevelType w:val="hybridMultilevel"/>
    <w:tmpl w:val="D4B22B2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3CFF376F"/>
    <w:multiLevelType w:val="hybridMultilevel"/>
    <w:tmpl w:val="B8D452B0"/>
    <w:lvl w:ilvl="0" w:tplc="14090001">
      <w:start w:val="1"/>
      <w:numFmt w:val="bullet"/>
      <w:lvlText w:val=""/>
      <w:lvlJc w:val="left"/>
      <w:pPr>
        <w:ind w:left="720" w:hanging="360"/>
      </w:pPr>
      <w:rPr>
        <w:rFonts w:ascii="Symbol" w:hAnsi="Symbol" w:hint="default"/>
      </w:rPr>
    </w:lvl>
    <w:lvl w:ilvl="1" w:tplc="B6427CCC">
      <w:numFmt w:val="bullet"/>
      <w:lvlText w:val="•"/>
      <w:lvlJc w:val="left"/>
      <w:pPr>
        <w:ind w:left="1800" w:hanging="720"/>
      </w:pPr>
      <w:rPr>
        <w:rFonts w:ascii="Times New Roman" w:eastAsiaTheme="minorHAnsi" w:hAnsi="Times New Roman" w:cs="Times New Roman"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53245082"/>
    <w:multiLevelType w:val="hybridMultilevel"/>
    <w:tmpl w:val="B63C9656"/>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69C45586"/>
    <w:multiLevelType w:val="hybridMultilevel"/>
    <w:tmpl w:val="430446B6"/>
    <w:lvl w:ilvl="0" w:tplc="DB748218">
      <w:start w:val="1"/>
      <w:numFmt w:val="decimal"/>
      <w:lvlText w:val="%1."/>
      <w:lvlJc w:val="left"/>
      <w:pPr>
        <w:ind w:left="1440" w:hanging="720"/>
      </w:pPr>
      <w:rPr>
        <w:rFonts w:hint="default"/>
      </w:rPr>
    </w:lvl>
    <w:lvl w:ilvl="1" w:tplc="36221936">
      <w:start w:val="1"/>
      <w:numFmt w:val="lowerLetter"/>
      <w:lvlText w:val="%2."/>
      <w:lvlJc w:val="left"/>
      <w:pPr>
        <w:ind w:left="2160" w:hanging="720"/>
      </w:pPr>
      <w:rPr>
        <w:rFonts w:hint="default"/>
      </w:r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5" w15:restartNumberingAfterBreak="0">
    <w:nsid w:val="6CF713D7"/>
    <w:multiLevelType w:val="hybridMultilevel"/>
    <w:tmpl w:val="CADCFD84"/>
    <w:lvl w:ilvl="0" w:tplc="DB748218">
      <w:start w:val="1"/>
      <w:numFmt w:val="decimal"/>
      <w:lvlText w:val="%1."/>
      <w:lvlJc w:val="left"/>
      <w:pPr>
        <w:ind w:left="1440" w:hanging="720"/>
      </w:pPr>
      <w:rPr>
        <w:rFonts w:hint="default"/>
      </w:rPr>
    </w:lvl>
    <w:lvl w:ilvl="1" w:tplc="14090019" w:tentative="1">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3"/>
  </w:num>
  <w:num w:numId="2">
    <w:abstractNumId w:val="4"/>
  </w:num>
  <w:num w:numId="3">
    <w:abstractNumId w:val="5"/>
  </w:num>
  <w:num w:numId="4">
    <w:abstractNumId w:val="1"/>
  </w:num>
  <w:num w:numId="5">
    <w:abstractNumId w:val="2"/>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ebra">
    <w15:presenceInfo w15:providerId="None" w15:userId="Debra"/>
  </w15:person>
  <w15:person w15:author="Kate McAlpine">
    <w15:presenceInfo w15:providerId="AD" w15:userId="S::kmcalpine@doc.govt.nz::5cffc6c8-cb22-4a83-a9b4-4dfe73dcc4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22F"/>
    <w:rsid w:val="0000058F"/>
    <w:rsid w:val="000027F8"/>
    <w:rsid w:val="0002100B"/>
    <w:rsid w:val="00022E16"/>
    <w:rsid w:val="00024858"/>
    <w:rsid w:val="00035AD6"/>
    <w:rsid w:val="00040552"/>
    <w:rsid w:val="000417CD"/>
    <w:rsid w:val="000419D9"/>
    <w:rsid w:val="00043C3C"/>
    <w:rsid w:val="00044916"/>
    <w:rsid w:val="00061A7F"/>
    <w:rsid w:val="000628B9"/>
    <w:rsid w:val="00072BBA"/>
    <w:rsid w:val="0007497B"/>
    <w:rsid w:val="000753DA"/>
    <w:rsid w:val="000770A8"/>
    <w:rsid w:val="000805E7"/>
    <w:rsid w:val="00082863"/>
    <w:rsid w:val="00082B12"/>
    <w:rsid w:val="00085F2E"/>
    <w:rsid w:val="00086851"/>
    <w:rsid w:val="00090F96"/>
    <w:rsid w:val="00093594"/>
    <w:rsid w:val="00093772"/>
    <w:rsid w:val="00094D60"/>
    <w:rsid w:val="00095557"/>
    <w:rsid w:val="000A40E2"/>
    <w:rsid w:val="000B2F57"/>
    <w:rsid w:val="000B5814"/>
    <w:rsid w:val="000B5D74"/>
    <w:rsid w:val="000C1E2A"/>
    <w:rsid w:val="000C41F2"/>
    <w:rsid w:val="000C4F46"/>
    <w:rsid w:val="000E03DF"/>
    <w:rsid w:val="000E3DB1"/>
    <w:rsid w:val="000E44D8"/>
    <w:rsid w:val="000F07DA"/>
    <w:rsid w:val="000F1A94"/>
    <w:rsid w:val="000F262E"/>
    <w:rsid w:val="000F2B62"/>
    <w:rsid w:val="000F3B3E"/>
    <w:rsid w:val="00100D91"/>
    <w:rsid w:val="00101830"/>
    <w:rsid w:val="001026AA"/>
    <w:rsid w:val="00102B75"/>
    <w:rsid w:val="00105077"/>
    <w:rsid w:val="001117CC"/>
    <w:rsid w:val="00114BE8"/>
    <w:rsid w:val="00114FFB"/>
    <w:rsid w:val="001208D7"/>
    <w:rsid w:val="00122960"/>
    <w:rsid w:val="00131489"/>
    <w:rsid w:val="00133885"/>
    <w:rsid w:val="001404A7"/>
    <w:rsid w:val="0014208C"/>
    <w:rsid w:val="00142DCD"/>
    <w:rsid w:val="00145588"/>
    <w:rsid w:val="001475D5"/>
    <w:rsid w:val="00154C04"/>
    <w:rsid w:val="0016101D"/>
    <w:rsid w:val="001650E8"/>
    <w:rsid w:val="00166369"/>
    <w:rsid w:val="0017441D"/>
    <w:rsid w:val="0017556E"/>
    <w:rsid w:val="00190AFF"/>
    <w:rsid w:val="001912B5"/>
    <w:rsid w:val="001972C5"/>
    <w:rsid w:val="0019770F"/>
    <w:rsid w:val="001A183F"/>
    <w:rsid w:val="001A20EC"/>
    <w:rsid w:val="001B0513"/>
    <w:rsid w:val="001B2944"/>
    <w:rsid w:val="001C35B8"/>
    <w:rsid w:val="001D625D"/>
    <w:rsid w:val="001D706F"/>
    <w:rsid w:val="00202741"/>
    <w:rsid w:val="00206545"/>
    <w:rsid w:val="00207BC6"/>
    <w:rsid w:val="00217D1B"/>
    <w:rsid w:val="002217E4"/>
    <w:rsid w:val="0022293B"/>
    <w:rsid w:val="00234B14"/>
    <w:rsid w:val="0023613F"/>
    <w:rsid w:val="00236612"/>
    <w:rsid w:val="00243822"/>
    <w:rsid w:val="00243A7E"/>
    <w:rsid w:val="00245273"/>
    <w:rsid w:val="00262DDE"/>
    <w:rsid w:val="00265699"/>
    <w:rsid w:val="002701ED"/>
    <w:rsid w:val="00270E7F"/>
    <w:rsid w:val="002718D9"/>
    <w:rsid w:val="00272D20"/>
    <w:rsid w:val="00286E44"/>
    <w:rsid w:val="00287396"/>
    <w:rsid w:val="0029129A"/>
    <w:rsid w:val="0029214A"/>
    <w:rsid w:val="002926E3"/>
    <w:rsid w:val="002A0577"/>
    <w:rsid w:val="002A4969"/>
    <w:rsid w:val="002B0A1C"/>
    <w:rsid w:val="002B5291"/>
    <w:rsid w:val="002B6030"/>
    <w:rsid w:val="002C022F"/>
    <w:rsid w:val="002C0C7E"/>
    <w:rsid w:val="002C18A5"/>
    <w:rsid w:val="002C6465"/>
    <w:rsid w:val="002D0F81"/>
    <w:rsid w:val="002D4544"/>
    <w:rsid w:val="002D4741"/>
    <w:rsid w:val="002D4D6C"/>
    <w:rsid w:val="002E6080"/>
    <w:rsid w:val="0030218F"/>
    <w:rsid w:val="00313CAE"/>
    <w:rsid w:val="003224E6"/>
    <w:rsid w:val="00331FAB"/>
    <w:rsid w:val="00333117"/>
    <w:rsid w:val="0033489D"/>
    <w:rsid w:val="0033639F"/>
    <w:rsid w:val="00352D66"/>
    <w:rsid w:val="003539DB"/>
    <w:rsid w:val="00356CA6"/>
    <w:rsid w:val="00360917"/>
    <w:rsid w:val="00361C12"/>
    <w:rsid w:val="00362478"/>
    <w:rsid w:val="00365144"/>
    <w:rsid w:val="00371056"/>
    <w:rsid w:val="00371C7D"/>
    <w:rsid w:val="003761C4"/>
    <w:rsid w:val="00382785"/>
    <w:rsid w:val="00383C15"/>
    <w:rsid w:val="003840F3"/>
    <w:rsid w:val="00392862"/>
    <w:rsid w:val="00392C47"/>
    <w:rsid w:val="00393B35"/>
    <w:rsid w:val="003A2F5F"/>
    <w:rsid w:val="003B0179"/>
    <w:rsid w:val="003B41B3"/>
    <w:rsid w:val="003B68C1"/>
    <w:rsid w:val="003B6A13"/>
    <w:rsid w:val="003B78B1"/>
    <w:rsid w:val="003C04CA"/>
    <w:rsid w:val="003C193C"/>
    <w:rsid w:val="003C4947"/>
    <w:rsid w:val="003C5463"/>
    <w:rsid w:val="003D462D"/>
    <w:rsid w:val="003E1F9B"/>
    <w:rsid w:val="003E72C2"/>
    <w:rsid w:val="003F72C0"/>
    <w:rsid w:val="0040226A"/>
    <w:rsid w:val="00402F96"/>
    <w:rsid w:val="004106BB"/>
    <w:rsid w:val="00417844"/>
    <w:rsid w:val="00424773"/>
    <w:rsid w:val="00425485"/>
    <w:rsid w:val="00450F12"/>
    <w:rsid w:val="00452F7D"/>
    <w:rsid w:val="00454219"/>
    <w:rsid w:val="00456F1F"/>
    <w:rsid w:val="004605C6"/>
    <w:rsid w:val="00461A30"/>
    <w:rsid w:val="00471F72"/>
    <w:rsid w:val="00472B8B"/>
    <w:rsid w:val="004731D3"/>
    <w:rsid w:val="004748A4"/>
    <w:rsid w:val="00475156"/>
    <w:rsid w:val="00484893"/>
    <w:rsid w:val="00484EF6"/>
    <w:rsid w:val="00486688"/>
    <w:rsid w:val="004A1E6B"/>
    <w:rsid w:val="004A2C3E"/>
    <w:rsid w:val="004A3F97"/>
    <w:rsid w:val="004A4D8B"/>
    <w:rsid w:val="004A66E2"/>
    <w:rsid w:val="004B028C"/>
    <w:rsid w:val="004B1858"/>
    <w:rsid w:val="004B3F75"/>
    <w:rsid w:val="004B500D"/>
    <w:rsid w:val="004B5D6E"/>
    <w:rsid w:val="004B5F16"/>
    <w:rsid w:val="004B61F3"/>
    <w:rsid w:val="004B6273"/>
    <w:rsid w:val="004B72A4"/>
    <w:rsid w:val="004C139B"/>
    <w:rsid w:val="004C4B4A"/>
    <w:rsid w:val="004D4DCA"/>
    <w:rsid w:val="004D5799"/>
    <w:rsid w:val="004D7804"/>
    <w:rsid w:val="004E3012"/>
    <w:rsid w:val="004E6822"/>
    <w:rsid w:val="004F7AB1"/>
    <w:rsid w:val="00502EB1"/>
    <w:rsid w:val="00503736"/>
    <w:rsid w:val="0051516C"/>
    <w:rsid w:val="00517DBD"/>
    <w:rsid w:val="00520E3F"/>
    <w:rsid w:val="00522079"/>
    <w:rsid w:val="00524313"/>
    <w:rsid w:val="00524E9E"/>
    <w:rsid w:val="00526DB2"/>
    <w:rsid w:val="0052775A"/>
    <w:rsid w:val="00540530"/>
    <w:rsid w:val="00543DF8"/>
    <w:rsid w:val="00546A39"/>
    <w:rsid w:val="005546B0"/>
    <w:rsid w:val="00567545"/>
    <w:rsid w:val="00570C58"/>
    <w:rsid w:val="00571563"/>
    <w:rsid w:val="00574DF6"/>
    <w:rsid w:val="00575076"/>
    <w:rsid w:val="005770CE"/>
    <w:rsid w:val="00577AB1"/>
    <w:rsid w:val="00581E16"/>
    <w:rsid w:val="00587C8E"/>
    <w:rsid w:val="00594BE9"/>
    <w:rsid w:val="005A53EB"/>
    <w:rsid w:val="005B02C7"/>
    <w:rsid w:val="005B376F"/>
    <w:rsid w:val="005B6D22"/>
    <w:rsid w:val="005C124D"/>
    <w:rsid w:val="005C1C9E"/>
    <w:rsid w:val="005C691F"/>
    <w:rsid w:val="005C7915"/>
    <w:rsid w:val="005D0A60"/>
    <w:rsid w:val="005D10A4"/>
    <w:rsid w:val="005D1288"/>
    <w:rsid w:val="005D42C6"/>
    <w:rsid w:val="005D47E4"/>
    <w:rsid w:val="005D7D53"/>
    <w:rsid w:val="005E398B"/>
    <w:rsid w:val="005E5F35"/>
    <w:rsid w:val="005E7719"/>
    <w:rsid w:val="005F064A"/>
    <w:rsid w:val="00600965"/>
    <w:rsid w:val="0060758B"/>
    <w:rsid w:val="00611AD8"/>
    <w:rsid w:val="00611EE4"/>
    <w:rsid w:val="00612C5C"/>
    <w:rsid w:val="00620824"/>
    <w:rsid w:val="00621809"/>
    <w:rsid w:val="00625D39"/>
    <w:rsid w:val="00625DE9"/>
    <w:rsid w:val="00627265"/>
    <w:rsid w:val="006278A3"/>
    <w:rsid w:val="0064236D"/>
    <w:rsid w:val="006423AF"/>
    <w:rsid w:val="006434DC"/>
    <w:rsid w:val="00644D1D"/>
    <w:rsid w:val="006519C8"/>
    <w:rsid w:val="0065649B"/>
    <w:rsid w:val="00657B55"/>
    <w:rsid w:val="006607E4"/>
    <w:rsid w:val="006648C7"/>
    <w:rsid w:val="00666A65"/>
    <w:rsid w:val="006715D6"/>
    <w:rsid w:val="00672359"/>
    <w:rsid w:val="00690502"/>
    <w:rsid w:val="00691346"/>
    <w:rsid w:val="00693103"/>
    <w:rsid w:val="006A057D"/>
    <w:rsid w:val="006A46D4"/>
    <w:rsid w:val="006A7E0D"/>
    <w:rsid w:val="006B5412"/>
    <w:rsid w:val="006B54FD"/>
    <w:rsid w:val="006B669A"/>
    <w:rsid w:val="006C63CC"/>
    <w:rsid w:val="006D3650"/>
    <w:rsid w:val="006D36F1"/>
    <w:rsid w:val="006D69A2"/>
    <w:rsid w:val="006E4D18"/>
    <w:rsid w:val="006E4D4F"/>
    <w:rsid w:val="006E5020"/>
    <w:rsid w:val="006E61A4"/>
    <w:rsid w:val="007132B6"/>
    <w:rsid w:val="00713335"/>
    <w:rsid w:val="00713B1D"/>
    <w:rsid w:val="0071509A"/>
    <w:rsid w:val="007172E5"/>
    <w:rsid w:val="007240F2"/>
    <w:rsid w:val="0073191B"/>
    <w:rsid w:val="00731A7F"/>
    <w:rsid w:val="007334E2"/>
    <w:rsid w:val="00735381"/>
    <w:rsid w:val="00750540"/>
    <w:rsid w:val="007508E6"/>
    <w:rsid w:val="007520F4"/>
    <w:rsid w:val="00752908"/>
    <w:rsid w:val="00752B10"/>
    <w:rsid w:val="007542EA"/>
    <w:rsid w:val="0075571C"/>
    <w:rsid w:val="00760218"/>
    <w:rsid w:val="007706A3"/>
    <w:rsid w:val="0077102B"/>
    <w:rsid w:val="007806A4"/>
    <w:rsid w:val="00786099"/>
    <w:rsid w:val="00790C71"/>
    <w:rsid w:val="007928D5"/>
    <w:rsid w:val="007A3302"/>
    <w:rsid w:val="007A6729"/>
    <w:rsid w:val="007B30CA"/>
    <w:rsid w:val="007B7CB9"/>
    <w:rsid w:val="007C13CE"/>
    <w:rsid w:val="007C18B2"/>
    <w:rsid w:val="007C40FB"/>
    <w:rsid w:val="007E1E35"/>
    <w:rsid w:val="007E451B"/>
    <w:rsid w:val="007E5E86"/>
    <w:rsid w:val="007E681A"/>
    <w:rsid w:val="007E6B25"/>
    <w:rsid w:val="007F4BC6"/>
    <w:rsid w:val="007F771E"/>
    <w:rsid w:val="007F78EB"/>
    <w:rsid w:val="008008C5"/>
    <w:rsid w:val="00805C7E"/>
    <w:rsid w:val="00807333"/>
    <w:rsid w:val="00807FC7"/>
    <w:rsid w:val="008133CF"/>
    <w:rsid w:val="0081508A"/>
    <w:rsid w:val="00815819"/>
    <w:rsid w:val="008175D6"/>
    <w:rsid w:val="00817E83"/>
    <w:rsid w:val="00821340"/>
    <w:rsid w:val="00821D44"/>
    <w:rsid w:val="008221C1"/>
    <w:rsid w:val="00824A90"/>
    <w:rsid w:val="008279A3"/>
    <w:rsid w:val="00830799"/>
    <w:rsid w:val="0084259C"/>
    <w:rsid w:val="00843217"/>
    <w:rsid w:val="0084408A"/>
    <w:rsid w:val="008509A9"/>
    <w:rsid w:val="008536A4"/>
    <w:rsid w:val="00853FF2"/>
    <w:rsid w:val="008614D8"/>
    <w:rsid w:val="00862F66"/>
    <w:rsid w:val="008636C2"/>
    <w:rsid w:val="0086473C"/>
    <w:rsid w:val="008667C2"/>
    <w:rsid w:val="00867A75"/>
    <w:rsid w:val="00870B99"/>
    <w:rsid w:val="00870CD8"/>
    <w:rsid w:val="008728AB"/>
    <w:rsid w:val="00875CDA"/>
    <w:rsid w:val="0087672D"/>
    <w:rsid w:val="00877D41"/>
    <w:rsid w:val="00887623"/>
    <w:rsid w:val="00894165"/>
    <w:rsid w:val="00894B16"/>
    <w:rsid w:val="00894CAD"/>
    <w:rsid w:val="00895EA8"/>
    <w:rsid w:val="0089606E"/>
    <w:rsid w:val="008A37E0"/>
    <w:rsid w:val="008A6D5D"/>
    <w:rsid w:val="008B4F72"/>
    <w:rsid w:val="008C13B5"/>
    <w:rsid w:val="008C4F9B"/>
    <w:rsid w:val="008E0F03"/>
    <w:rsid w:val="0090016F"/>
    <w:rsid w:val="009021DC"/>
    <w:rsid w:val="00902F81"/>
    <w:rsid w:val="00906B35"/>
    <w:rsid w:val="00907800"/>
    <w:rsid w:val="009117D7"/>
    <w:rsid w:val="009155BD"/>
    <w:rsid w:val="009216C1"/>
    <w:rsid w:val="009252F9"/>
    <w:rsid w:val="009274B5"/>
    <w:rsid w:val="009335B0"/>
    <w:rsid w:val="00936241"/>
    <w:rsid w:val="00936EBD"/>
    <w:rsid w:val="00940D07"/>
    <w:rsid w:val="009436A3"/>
    <w:rsid w:val="00956FC9"/>
    <w:rsid w:val="0096068F"/>
    <w:rsid w:val="00971955"/>
    <w:rsid w:val="00972109"/>
    <w:rsid w:val="00972271"/>
    <w:rsid w:val="00972B12"/>
    <w:rsid w:val="00976BA8"/>
    <w:rsid w:val="00977535"/>
    <w:rsid w:val="00990474"/>
    <w:rsid w:val="009921F4"/>
    <w:rsid w:val="009940CE"/>
    <w:rsid w:val="00995BA9"/>
    <w:rsid w:val="00996348"/>
    <w:rsid w:val="0099661D"/>
    <w:rsid w:val="009A354C"/>
    <w:rsid w:val="009B6A95"/>
    <w:rsid w:val="009B6D62"/>
    <w:rsid w:val="009B7A6A"/>
    <w:rsid w:val="009C1B61"/>
    <w:rsid w:val="009D0826"/>
    <w:rsid w:val="009D7387"/>
    <w:rsid w:val="009E0296"/>
    <w:rsid w:val="009E1355"/>
    <w:rsid w:val="009E3167"/>
    <w:rsid w:val="009E7EDD"/>
    <w:rsid w:val="009F3B76"/>
    <w:rsid w:val="009F6041"/>
    <w:rsid w:val="00A01968"/>
    <w:rsid w:val="00A029F0"/>
    <w:rsid w:val="00A04607"/>
    <w:rsid w:val="00A1406A"/>
    <w:rsid w:val="00A20F8D"/>
    <w:rsid w:val="00A239B8"/>
    <w:rsid w:val="00A23A5A"/>
    <w:rsid w:val="00A262A4"/>
    <w:rsid w:val="00A27B30"/>
    <w:rsid w:val="00A320E2"/>
    <w:rsid w:val="00A33CB3"/>
    <w:rsid w:val="00A350B1"/>
    <w:rsid w:val="00A377C2"/>
    <w:rsid w:val="00A43FEA"/>
    <w:rsid w:val="00A51BC2"/>
    <w:rsid w:val="00A52649"/>
    <w:rsid w:val="00A560D5"/>
    <w:rsid w:val="00A5742E"/>
    <w:rsid w:val="00A6059F"/>
    <w:rsid w:val="00A72DF7"/>
    <w:rsid w:val="00A81998"/>
    <w:rsid w:val="00A858D1"/>
    <w:rsid w:val="00A8763D"/>
    <w:rsid w:val="00A90E86"/>
    <w:rsid w:val="00A91473"/>
    <w:rsid w:val="00A95102"/>
    <w:rsid w:val="00AB45B2"/>
    <w:rsid w:val="00AB4724"/>
    <w:rsid w:val="00AB6A24"/>
    <w:rsid w:val="00AB6DE1"/>
    <w:rsid w:val="00AC3B3D"/>
    <w:rsid w:val="00AC6474"/>
    <w:rsid w:val="00AD3030"/>
    <w:rsid w:val="00AE572D"/>
    <w:rsid w:val="00AE779E"/>
    <w:rsid w:val="00AF13A8"/>
    <w:rsid w:val="00AF555A"/>
    <w:rsid w:val="00B006DB"/>
    <w:rsid w:val="00B0369E"/>
    <w:rsid w:val="00B03DED"/>
    <w:rsid w:val="00B0570C"/>
    <w:rsid w:val="00B076E9"/>
    <w:rsid w:val="00B128AC"/>
    <w:rsid w:val="00B17AB0"/>
    <w:rsid w:val="00B2530E"/>
    <w:rsid w:val="00B25A58"/>
    <w:rsid w:val="00B2602A"/>
    <w:rsid w:val="00B32AE8"/>
    <w:rsid w:val="00B42AB6"/>
    <w:rsid w:val="00B42B47"/>
    <w:rsid w:val="00B42F97"/>
    <w:rsid w:val="00B54820"/>
    <w:rsid w:val="00B5510A"/>
    <w:rsid w:val="00B7250C"/>
    <w:rsid w:val="00B75336"/>
    <w:rsid w:val="00B90C1F"/>
    <w:rsid w:val="00B91B74"/>
    <w:rsid w:val="00BA3065"/>
    <w:rsid w:val="00BA3F8F"/>
    <w:rsid w:val="00BB5154"/>
    <w:rsid w:val="00BB7D05"/>
    <w:rsid w:val="00BC0DDE"/>
    <w:rsid w:val="00BC6E00"/>
    <w:rsid w:val="00BD20CF"/>
    <w:rsid w:val="00BD436B"/>
    <w:rsid w:val="00BE1DD6"/>
    <w:rsid w:val="00BE3A40"/>
    <w:rsid w:val="00BE404A"/>
    <w:rsid w:val="00BE7563"/>
    <w:rsid w:val="00C01ECA"/>
    <w:rsid w:val="00C02914"/>
    <w:rsid w:val="00C10A9D"/>
    <w:rsid w:val="00C1161B"/>
    <w:rsid w:val="00C21E3F"/>
    <w:rsid w:val="00C25665"/>
    <w:rsid w:val="00C2712A"/>
    <w:rsid w:val="00C31FF2"/>
    <w:rsid w:val="00C341D6"/>
    <w:rsid w:val="00C409D5"/>
    <w:rsid w:val="00C40D25"/>
    <w:rsid w:val="00C43280"/>
    <w:rsid w:val="00C5011A"/>
    <w:rsid w:val="00C50240"/>
    <w:rsid w:val="00C52D07"/>
    <w:rsid w:val="00C54F32"/>
    <w:rsid w:val="00C564F9"/>
    <w:rsid w:val="00C57042"/>
    <w:rsid w:val="00C57282"/>
    <w:rsid w:val="00C60F51"/>
    <w:rsid w:val="00C6182F"/>
    <w:rsid w:val="00C6578C"/>
    <w:rsid w:val="00C66134"/>
    <w:rsid w:val="00C714C0"/>
    <w:rsid w:val="00C73E31"/>
    <w:rsid w:val="00C81F81"/>
    <w:rsid w:val="00C8207C"/>
    <w:rsid w:val="00C85DD3"/>
    <w:rsid w:val="00C9165D"/>
    <w:rsid w:val="00C943CF"/>
    <w:rsid w:val="00C95850"/>
    <w:rsid w:val="00C96602"/>
    <w:rsid w:val="00C9784C"/>
    <w:rsid w:val="00CA473F"/>
    <w:rsid w:val="00CB1352"/>
    <w:rsid w:val="00CB2C84"/>
    <w:rsid w:val="00CB429F"/>
    <w:rsid w:val="00CC6C1B"/>
    <w:rsid w:val="00CD1ADC"/>
    <w:rsid w:val="00CD274A"/>
    <w:rsid w:val="00CD5EC3"/>
    <w:rsid w:val="00CD6AB6"/>
    <w:rsid w:val="00CD6C1D"/>
    <w:rsid w:val="00CE5064"/>
    <w:rsid w:val="00CE7B70"/>
    <w:rsid w:val="00CF056E"/>
    <w:rsid w:val="00CF568E"/>
    <w:rsid w:val="00CF60AF"/>
    <w:rsid w:val="00D049C8"/>
    <w:rsid w:val="00D11E75"/>
    <w:rsid w:val="00D12909"/>
    <w:rsid w:val="00D148EC"/>
    <w:rsid w:val="00D22531"/>
    <w:rsid w:val="00D27676"/>
    <w:rsid w:val="00D420C9"/>
    <w:rsid w:val="00D42ECF"/>
    <w:rsid w:val="00D445A2"/>
    <w:rsid w:val="00D44C23"/>
    <w:rsid w:val="00D53CA7"/>
    <w:rsid w:val="00D56308"/>
    <w:rsid w:val="00D57211"/>
    <w:rsid w:val="00D627C5"/>
    <w:rsid w:val="00D744A7"/>
    <w:rsid w:val="00D77CC0"/>
    <w:rsid w:val="00D9157B"/>
    <w:rsid w:val="00D91F9B"/>
    <w:rsid w:val="00D927D6"/>
    <w:rsid w:val="00D94D7E"/>
    <w:rsid w:val="00D951C5"/>
    <w:rsid w:val="00DA502E"/>
    <w:rsid w:val="00DB3796"/>
    <w:rsid w:val="00DB3FEC"/>
    <w:rsid w:val="00DB7104"/>
    <w:rsid w:val="00DC151E"/>
    <w:rsid w:val="00DC1677"/>
    <w:rsid w:val="00DC3F88"/>
    <w:rsid w:val="00DC5680"/>
    <w:rsid w:val="00DC6813"/>
    <w:rsid w:val="00DD1F04"/>
    <w:rsid w:val="00DD2659"/>
    <w:rsid w:val="00DD6C95"/>
    <w:rsid w:val="00DE12A9"/>
    <w:rsid w:val="00DE689B"/>
    <w:rsid w:val="00DE6CB3"/>
    <w:rsid w:val="00DF2132"/>
    <w:rsid w:val="00DF7A17"/>
    <w:rsid w:val="00E0440E"/>
    <w:rsid w:val="00E05486"/>
    <w:rsid w:val="00E13669"/>
    <w:rsid w:val="00E14BB2"/>
    <w:rsid w:val="00E16FF5"/>
    <w:rsid w:val="00E2346D"/>
    <w:rsid w:val="00E259C8"/>
    <w:rsid w:val="00E275DF"/>
    <w:rsid w:val="00E27629"/>
    <w:rsid w:val="00E360EA"/>
    <w:rsid w:val="00E41A3A"/>
    <w:rsid w:val="00E42E54"/>
    <w:rsid w:val="00E572F8"/>
    <w:rsid w:val="00E60938"/>
    <w:rsid w:val="00E659FD"/>
    <w:rsid w:val="00E66795"/>
    <w:rsid w:val="00E6749C"/>
    <w:rsid w:val="00E76B7C"/>
    <w:rsid w:val="00E82025"/>
    <w:rsid w:val="00E86A9F"/>
    <w:rsid w:val="00E87D1A"/>
    <w:rsid w:val="00E87D9C"/>
    <w:rsid w:val="00E911EE"/>
    <w:rsid w:val="00E91698"/>
    <w:rsid w:val="00E92702"/>
    <w:rsid w:val="00E93684"/>
    <w:rsid w:val="00EA01F3"/>
    <w:rsid w:val="00EA295E"/>
    <w:rsid w:val="00EA66DA"/>
    <w:rsid w:val="00EA6CDA"/>
    <w:rsid w:val="00EB30B9"/>
    <w:rsid w:val="00EB4373"/>
    <w:rsid w:val="00EB727A"/>
    <w:rsid w:val="00EC3122"/>
    <w:rsid w:val="00EC5C62"/>
    <w:rsid w:val="00EE418B"/>
    <w:rsid w:val="00EE7E6B"/>
    <w:rsid w:val="00F033AE"/>
    <w:rsid w:val="00F0473F"/>
    <w:rsid w:val="00F04AF1"/>
    <w:rsid w:val="00F128C1"/>
    <w:rsid w:val="00F137EF"/>
    <w:rsid w:val="00F14F22"/>
    <w:rsid w:val="00F22BB8"/>
    <w:rsid w:val="00F304FC"/>
    <w:rsid w:val="00F321F3"/>
    <w:rsid w:val="00F32915"/>
    <w:rsid w:val="00F32A49"/>
    <w:rsid w:val="00F362E0"/>
    <w:rsid w:val="00F36A86"/>
    <w:rsid w:val="00F527EA"/>
    <w:rsid w:val="00F56531"/>
    <w:rsid w:val="00F633CC"/>
    <w:rsid w:val="00F670B6"/>
    <w:rsid w:val="00F704CA"/>
    <w:rsid w:val="00F72D9D"/>
    <w:rsid w:val="00F760E7"/>
    <w:rsid w:val="00F76520"/>
    <w:rsid w:val="00F765B3"/>
    <w:rsid w:val="00F77034"/>
    <w:rsid w:val="00F77909"/>
    <w:rsid w:val="00F80D06"/>
    <w:rsid w:val="00F8559F"/>
    <w:rsid w:val="00F865D0"/>
    <w:rsid w:val="00F9217F"/>
    <w:rsid w:val="00F93266"/>
    <w:rsid w:val="00F955C8"/>
    <w:rsid w:val="00F95F89"/>
    <w:rsid w:val="00FA50B5"/>
    <w:rsid w:val="00FA7AB7"/>
    <w:rsid w:val="00FB53B6"/>
    <w:rsid w:val="00FB5A55"/>
    <w:rsid w:val="00FB60A8"/>
    <w:rsid w:val="00FC3FC5"/>
    <w:rsid w:val="00FC420A"/>
    <w:rsid w:val="00FC48F3"/>
    <w:rsid w:val="00FD773E"/>
    <w:rsid w:val="00FF0AB5"/>
    <w:rsid w:val="00FF2344"/>
    <w:rsid w:val="00FF3B92"/>
    <w:rsid w:val="00FF3C92"/>
    <w:rsid w:val="00FF4CFC"/>
    <w:rsid w:val="00FF67A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7C5F7"/>
  <w15:chartTrackingRefBased/>
  <w15:docId w15:val="{B699A291-5BC0-4492-898E-3AC8DF763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NZ"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qFormat/>
    <w:rsid w:val="00D91F9B"/>
    <w:pPr>
      <w:keepNext/>
      <w:spacing w:before="240" w:after="60"/>
      <w:outlineLvl w:val="0"/>
    </w:pPr>
    <w:rPr>
      <w:rFonts w:ascii="Times New Roman" w:eastAsia="Times New Roman" w:hAnsi="Times New Roman" w:cs="Times New Roman"/>
      <w:bCs/>
      <w:kern w:val="32"/>
      <w:sz w:val="32"/>
      <w:szCs w:val="32"/>
      <w:lang w:eastAsia="en-GB"/>
    </w:rPr>
  </w:style>
  <w:style w:type="paragraph" w:styleId="Heading2">
    <w:name w:val="heading 2"/>
    <w:basedOn w:val="Normal"/>
    <w:next w:val="Normal"/>
    <w:link w:val="Heading2Char"/>
    <w:autoRedefine/>
    <w:qFormat/>
    <w:rsid w:val="008509A9"/>
    <w:pPr>
      <w:keepNext/>
      <w:spacing w:before="240" w:after="60"/>
      <w:outlineLvl w:val="1"/>
    </w:pPr>
    <w:rPr>
      <w:rFonts w:ascii="Times New Roman" w:eastAsia="Times New Roman" w:hAnsi="Times New Roman" w:cs="Times New Roman"/>
      <w:bCs/>
      <w:iCs/>
      <w:sz w:val="28"/>
      <w:szCs w:val="28"/>
      <w:lang w:eastAsia="en-GB"/>
    </w:rPr>
  </w:style>
  <w:style w:type="paragraph" w:styleId="Heading3">
    <w:name w:val="heading 3"/>
    <w:basedOn w:val="Normal"/>
    <w:next w:val="Normal"/>
    <w:link w:val="Heading3Char"/>
    <w:qFormat/>
    <w:rsid w:val="002C022F"/>
    <w:pPr>
      <w:spacing w:before="240" w:after="120"/>
      <w:outlineLvl w:val="2"/>
    </w:pPr>
    <w:rPr>
      <w:rFonts w:ascii="Times New Roman" w:eastAsia="Times New Roman" w:hAnsi="Times New Roman" w:cs="Times New Roman"/>
      <w:b/>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1F9B"/>
    <w:rPr>
      <w:rFonts w:ascii="Times New Roman" w:eastAsia="Times New Roman" w:hAnsi="Times New Roman" w:cs="Times New Roman"/>
      <w:bCs/>
      <w:kern w:val="32"/>
      <w:sz w:val="32"/>
      <w:szCs w:val="32"/>
      <w:lang w:eastAsia="en-GB"/>
    </w:rPr>
  </w:style>
  <w:style w:type="character" w:customStyle="1" w:styleId="Heading2Char">
    <w:name w:val="Heading 2 Char"/>
    <w:basedOn w:val="DefaultParagraphFont"/>
    <w:link w:val="Heading2"/>
    <w:rsid w:val="008509A9"/>
    <w:rPr>
      <w:rFonts w:ascii="Times New Roman" w:eastAsia="Times New Roman" w:hAnsi="Times New Roman" w:cs="Times New Roman"/>
      <w:bCs/>
      <w:iCs/>
      <w:sz w:val="28"/>
      <w:szCs w:val="28"/>
      <w:lang w:eastAsia="en-GB"/>
    </w:rPr>
  </w:style>
  <w:style w:type="character" w:customStyle="1" w:styleId="Heading3Char">
    <w:name w:val="Heading 3 Char"/>
    <w:basedOn w:val="DefaultParagraphFont"/>
    <w:link w:val="Heading3"/>
    <w:rsid w:val="002C022F"/>
    <w:rPr>
      <w:rFonts w:ascii="Times New Roman" w:eastAsia="Times New Roman" w:hAnsi="Times New Roman" w:cs="Times New Roman"/>
      <w:b/>
      <w:sz w:val="24"/>
      <w:szCs w:val="24"/>
      <w:lang w:eastAsia="en-GB"/>
    </w:rPr>
  </w:style>
  <w:style w:type="table" w:styleId="TableGrid">
    <w:name w:val="Table Grid"/>
    <w:basedOn w:val="TableNormal"/>
    <w:uiPriority w:val="39"/>
    <w:rsid w:val="00853F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2D07"/>
    <w:pPr>
      <w:ind w:left="720"/>
      <w:contextualSpacing/>
    </w:pPr>
  </w:style>
  <w:style w:type="paragraph" w:styleId="Header">
    <w:name w:val="header"/>
    <w:basedOn w:val="Normal"/>
    <w:link w:val="HeaderChar"/>
    <w:uiPriority w:val="99"/>
    <w:unhideWhenUsed/>
    <w:rsid w:val="00131489"/>
    <w:pPr>
      <w:tabs>
        <w:tab w:val="center" w:pos="4513"/>
        <w:tab w:val="right" w:pos="9026"/>
      </w:tabs>
    </w:pPr>
  </w:style>
  <w:style w:type="character" w:customStyle="1" w:styleId="HeaderChar">
    <w:name w:val="Header Char"/>
    <w:basedOn w:val="DefaultParagraphFont"/>
    <w:link w:val="Header"/>
    <w:uiPriority w:val="99"/>
    <w:rsid w:val="00131489"/>
  </w:style>
  <w:style w:type="paragraph" w:styleId="Footer">
    <w:name w:val="footer"/>
    <w:basedOn w:val="Normal"/>
    <w:link w:val="FooterChar"/>
    <w:uiPriority w:val="99"/>
    <w:unhideWhenUsed/>
    <w:rsid w:val="00131489"/>
    <w:pPr>
      <w:tabs>
        <w:tab w:val="center" w:pos="4513"/>
        <w:tab w:val="right" w:pos="9026"/>
      </w:tabs>
    </w:pPr>
  </w:style>
  <w:style w:type="character" w:customStyle="1" w:styleId="FooterChar">
    <w:name w:val="Footer Char"/>
    <w:basedOn w:val="DefaultParagraphFont"/>
    <w:link w:val="Footer"/>
    <w:uiPriority w:val="99"/>
    <w:rsid w:val="00131489"/>
  </w:style>
  <w:style w:type="character" w:styleId="Hyperlink">
    <w:name w:val="Hyperlink"/>
    <w:basedOn w:val="DefaultParagraphFont"/>
    <w:uiPriority w:val="99"/>
    <w:unhideWhenUsed/>
    <w:rsid w:val="007928D5"/>
    <w:rPr>
      <w:color w:val="0563C1" w:themeColor="hyperlink"/>
      <w:u w:val="single"/>
    </w:rPr>
  </w:style>
  <w:style w:type="numbering" w:customStyle="1" w:styleId="NoList1">
    <w:name w:val="No List1"/>
    <w:next w:val="NoList"/>
    <w:uiPriority w:val="99"/>
    <w:semiHidden/>
    <w:unhideWhenUsed/>
    <w:rsid w:val="005D47E4"/>
  </w:style>
  <w:style w:type="character" w:styleId="FollowedHyperlink">
    <w:name w:val="FollowedHyperlink"/>
    <w:basedOn w:val="DefaultParagraphFont"/>
    <w:uiPriority w:val="99"/>
    <w:semiHidden/>
    <w:unhideWhenUsed/>
    <w:rsid w:val="005D47E4"/>
    <w:rPr>
      <w:color w:val="954F72"/>
      <w:u w:val="single"/>
    </w:rPr>
  </w:style>
  <w:style w:type="character" w:styleId="CommentReference">
    <w:name w:val="annotation reference"/>
    <w:basedOn w:val="DefaultParagraphFont"/>
    <w:uiPriority w:val="99"/>
    <w:semiHidden/>
    <w:unhideWhenUsed/>
    <w:rsid w:val="00082863"/>
    <w:rPr>
      <w:sz w:val="16"/>
      <w:szCs w:val="16"/>
    </w:rPr>
  </w:style>
  <w:style w:type="paragraph" w:styleId="CommentText">
    <w:name w:val="annotation text"/>
    <w:basedOn w:val="Normal"/>
    <w:link w:val="CommentTextChar"/>
    <w:uiPriority w:val="99"/>
    <w:unhideWhenUsed/>
    <w:rsid w:val="00082863"/>
    <w:rPr>
      <w:sz w:val="20"/>
      <w:szCs w:val="20"/>
    </w:rPr>
  </w:style>
  <w:style w:type="character" w:customStyle="1" w:styleId="CommentTextChar">
    <w:name w:val="Comment Text Char"/>
    <w:basedOn w:val="DefaultParagraphFont"/>
    <w:link w:val="CommentText"/>
    <w:uiPriority w:val="99"/>
    <w:rsid w:val="00082863"/>
    <w:rPr>
      <w:sz w:val="20"/>
      <w:szCs w:val="20"/>
    </w:rPr>
  </w:style>
  <w:style w:type="paragraph" w:styleId="CommentSubject">
    <w:name w:val="annotation subject"/>
    <w:basedOn w:val="CommentText"/>
    <w:next w:val="CommentText"/>
    <w:link w:val="CommentSubjectChar"/>
    <w:uiPriority w:val="99"/>
    <w:semiHidden/>
    <w:unhideWhenUsed/>
    <w:rsid w:val="00082863"/>
    <w:rPr>
      <w:b/>
      <w:bCs/>
    </w:rPr>
  </w:style>
  <w:style w:type="character" w:customStyle="1" w:styleId="CommentSubjectChar">
    <w:name w:val="Comment Subject Char"/>
    <w:basedOn w:val="CommentTextChar"/>
    <w:link w:val="CommentSubject"/>
    <w:uiPriority w:val="99"/>
    <w:semiHidden/>
    <w:rsid w:val="00082863"/>
    <w:rPr>
      <w:b/>
      <w:bCs/>
      <w:sz w:val="20"/>
      <w:szCs w:val="20"/>
    </w:rPr>
  </w:style>
  <w:style w:type="paragraph" w:styleId="Revision">
    <w:name w:val="Revision"/>
    <w:hidden/>
    <w:uiPriority w:val="99"/>
    <w:semiHidden/>
    <w:rsid w:val="00082863"/>
  </w:style>
  <w:style w:type="character" w:customStyle="1" w:styleId="UnresolvedMention">
    <w:name w:val="Unresolved Mention"/>
    <w:basedOn w:val="DefaultParagraphFont"/>
    <w:uiPriority w:val="99"/>
    <w:semiHidden/>
    <w:unhideWhenUsed/>
    <w:rsid w:val="00D42ECF"/>
    <w:rPr>
      <w:color w:val="605E5C"/>
      <w:shd w:val="clear" w:color="auto" w:fill="E1DFDD"/>
    </w:rPr>
  </w:style>
  <w:style w:type="paragraph" w:styleId="BalloonText">
    <w:name w:val="Balloon Text"/>
    <w:basedOn w:val="Normal"/>
    <w:link w:val="BalloonTextChar"/>
    <w:uiPriority w:val="99"/>
    <w:semiHidden/>
    <w:unhideWhenUsed/>
    <w:rsid w:val="0002485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485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3414733">
      <w:bodyDiv w:val="1"/>
      <w:marLeft w:val="0"/>
      <w:marRight w:val="0"/>
      <w:marTop w:val="0"/>
      <w:marBottom w:val="0"/>
      <w:divBdr>
        <w:top w:val="none" w:sz="0" w:space="0" w:color="auto"/>
        <w:left w:val="none" w:sz="0" w:space="0" w:color="auto"/>
        <w:bottom w:val="none" w:sz="0" w:space="0" w:color="auto"/>
        <w:right w:val="none" w:sz="0" w:space="0" w:color="auto"/>
      </w:divBdr>
    </w:div>
    <w:div w:id="675041967">
      <w:bodyDiv w:val="1"/>
      <w:marLeft w:val="0"/>
      <w:marRight w:val="0"/>
      <w:marTop w:val="0"/>
      <w:marBottom w:val="0"/>
      <w:divBdr>
        <w:top w:val="none" w:sz="0" w:space="0" w:color="auto"/>
        <w:left w:val="none" w:sz="0" w:space="0" w:color="auto"/>
        <w:bottom w:val="none" w:sz="0" w:space="0" w:color="auto"/>
        <w:right w:val="none" w:sz="0" w:space="0" w:color="auto"/>
      </w:divBdr>
    </w:div>
    <w:div w:id="161140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styles" Target="styles.xml"/><Relationship Id="rId16" Type="http://schemas.microsoft.com/office/2018/08/relationships/commentsExtensible" Target="commentsExtensi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33</Pages>
  <Words>10435</Words>
  <Characters>59481</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Debra</cp:lastModifiedBy>
  <cp:revision>11</cp:revision>
  <dcterms:created xsi:type="dcterms:W3CDTF">2024-08-29T02:32:00Z</dcterms:created>
  <dcterms:modified xsi:type="dcterms:W3CDTF">2024-09-02T03:15:00Z</dcterms:modified>
</cp:coreProperties>
</file>